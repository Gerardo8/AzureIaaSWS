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7C9BF2" w14:textId="77777777" w:rsidR="009F5A24" w:rsidRDefault="009F5A24" w:rsidP="009F5A24">
      <w:pPr>
        <w:pStyle w:val="HOLTitle1"/>
        <w:rPr>
          <w:noProof/>
          <w:sz w:val="56"/>
        </w:rPr>
      </w:pPr>
    </w:p>
    <w:p w14:paraId="757C9BF3" w14:textId="77777777" w:rsidR="002A153E" w:rsidRDefault="002A153E" w:rsidP="002A153E">
      <w:pPr>
        <w:pStyle w:val="Title"/>
        <w:ind w:right="288"/>
        <w:rPr>
          <w:rFonts w:cs="Calibri"/>
          <w:color w:val="4F81BD"/>
          <w:sz w:val="60"/>
          <w:szCs w:val="60"/>
          <w:lang w:val="en-IN"/>
        </w:rPr>
      </w:pPr>
      <w:r>
        <w:rPr>
          <w:rFonts w:cs="Calibri"/>
          <w:color w:val="4F81BD"/>
          <w:sz w:val="60"/>
          <w:szCs w:val="60"/>
          <w:lang w:val="en-IN"/>
        </w:rPr>
        <w:t>WorkshopPLUS</w:t>
      </w:r>
    </w:p>
    <w:p w14:paraId="757C9BF4" w14:textId="77777777" w:rsidR="002A153E" w:rsidRPr="00C12267" w:rsidRDefault="002A153E" w:rsidP="002A153E">
      <w:pPr>
        <w:pStyle w:val="Title"/>
        <w:ind w:right="288"/>
        <w:rPr>
          <w:rFonts w:cs="Calibri"/>
          <w:color w:val="4F81BD"/>
          <w:sz w:val="60"/>
          <w:szCs w:val="60"/>
        </w:rPr>
      </w:pPr>
      <w:r>
        <w:rPr>
          <w:rFonts w:cs="Calibri"/>
          <w:color w:val="4F81BD"/>
          <w:sz w:val="60"/>
          <w:szCs w:val="60"/>
          <w:lang w:val="en-IN"/>
        </w:rPr>
        <w:t>Microsoft Azure</w:t>
      </w:r>
      <w:r w:rsidR="00012BC0">
        <w:rPr>
          <w:rFonts w:cs="Calibri"/>
          <w:color w:val="4F81BD"/>
          <w:sz w:val="60"/>
          <w:szCs w:val="60"/>
          <w:lang w:val="en-IN"/>
        </w:rPr>
        <w:t xml:space="preserve"> Infrastructure as a Service (IaaS)</w:t>
      </w:r>
    </w:p>
    <w:p w14:paraId="757C9BF5" w14:textId="5203ECEF" w:rsidR="002A153E" w:rsidRDefault="002A153E" w:rsidP="002A153E">
      <w:pPr>
        <w:pStyle w:val="DocumentTitleSecond"/>
        <w:rPr>
          <w:lang w:val="en-IN" w:eastAsia="en-US"/>
        </w:rPr>
      </w:pPr>
      <w:r>
        <w:rPr>
          <w:lang w:val="en-IN" w:eastAsia="en-US"/>
        </w:rPr>
        <w:t xml:space="preserve">Introduction to </w:t>
      </w:r>
      <w:r w:rsidR="00F15E76">
        <w:rPr>
          <w:lang w:val="en-IN" w:eastAsia="en-US"/>
        </w:rPr>
        <w:t xml:space="preserve">Microsoft </w:t>
      </w:r>
      <w:r>
        <w:rPr>
          <w:lang w:val="en-IN" w:eastAsia="en-US"/>
        </w:rPr>
        <w:t>Azure Virtual Machines</w:t>
      </w:r>
      <w:r w:rsidR="00ED2DC8">
        <w:rPr>
          <w:lang w:val="en-IN" w:eastAsia="en-US"/>
        </w:rPr>
        <w:t xml:space="preserve"> – </w:t>
      </w:r>
      <w:r w:rsidR="00706E4B">
        <w:rPr>
          <w:lang w:val="en-IN" w:eastAsia="en-US"/>
        </w:rPr>
        <w:t>ARM</w:t>
      </w:r>
    </w:p>
    <w:p w14:paraId="757C9BF6" w14:textId="77777777" w:rsidR="009F5A24" w:rsidRDefault="002A153E" w:rsidP="00FB2B43">
      <w:pPr>
        <w:pStyle w:val="DocumentTitleSecond"/>
      </w:pPr>
      <w:r w:rsidRPr="007840F3">
        <w:t>Student Lab Manual</w:t>
      </w:r>
    </w:p>
    <w:p w14:paraId="757C9BF7" w14:textId="77777777" w:rsidR="009F5A24" w:rsidRDefault="009F5A24" w:rsidP="009F5A24"/>
    <w:p w14:paraId="757C9BF8" w14:textId="77777777" w:rsidR="009F5A24" w:rsidRDefault="009F5A24" w:rsidP="009F5A24"/>
    <w:p w14:paraId="757C9BF9" w14:textId="77777777" w:rsidR="009F5A24" w:rsidRDefault="009F5A24" w:rsidP="009F5A24"/>
    <w:p w14:paraId="757C9BFA" w14:textId="77777777" w:rsidR="009F5A24" w:rsidRDefault="009F5A24" w:rsidP="009F5A24">
      <w:pPr>
        <w:jc w:val="right"/>
      </w:pPr>
    </w:p>
    <w:p w14:paraId="757C9BFB" w14:textId="77777777" w:rsidR="009F5A24" w:rsidRDefault="009F5A24" w:rsidP="009F5A24">
      <w:pPr>
        <w:jc w:val="right"/>
      </w:pPr>
    </w:p>
    <w:p w14:paraId="757C9BFC" w14:textId="77777777" w:rsidR="009F5A24" w:rsidRDefault="009F5A24" w:rsidP="009F5A24">
      <w:pPr>
        <w:jc w:val="right"/>
      </w:pPr>
    </w:p>
    <w:p w14:paraId="757C9BFD" w14:textId="77777777" w:rsidR="009F5A24" w:rsidRDefault="009F5A24" w:rsidP="009F5A24">
      <w:pPr>
        <w:jc w:val="right"/>
      </w:pPr>
    </w:p>
    <w:p w14:paraId="757C9BFE" w14:textId="77777777" w:rsidR="009F5A24" w:rsidRDefault="009F5A24" w:rsidP="009F5A24">
      <w:pPr>
        <w:jc w:val="right"/>
      </w:pPr>
    </w:p>
    <w:p w14:paraId="757C9BFF" w14:textId="77777777" w:rsidR="009F5A24" w:rsidRDefault="009F5A24" w:rsidP="009F5A24">
      <w:pPr>
        <w:jc w:val="right"/>
      </w:pPr>
    </w:p>
    <w:p w14:paraId="757C9C00" w14:textId="77777777" w:rsidR="009F5A24" w:rsidRDefault="009F5A24" w:rsidP="009F5A24">
      <w:pPr>
        <w:jc w:val="right"/>
      </w:pPr>
    </w:p>
    <w:p w14:paraId="757C9C01" w14:textId="77777777" w:rsidR="009F5A24" w:rsidRDefault="009F5A24" w:rsidP="009F5A24">
      <w:pPr>
        <w:jc w:val="right"/>
      </w:pPr>
    </w:p>
    <w:p w14:paraId="757C9C02" w14:textId="77777777" w:rsidR="007B4EF8" w:rsidRDefault="007B4EF8" w:rsidP="009F5A24">
      <w:pPr>
        <w:jc w:val="right"/>
      </w:pPr>
    </w:p>
    <w:p w14:paraId="757C9C03" w14:textId="77777777" w:rsidR="00E95F0B" w:rsidRDefault="00E95F0B" w:rsidP="009F5A24">
      <w:pPr>
        <w:jc w:val="right"/>
      </w:pPr>
    </w:p>
    <w:p w14:paraId="757C9C04" w14:textId="77777777" w:rsidR="00E95F0B" w:rsidRDefault="00E95F0B" w:rsidP="009F5A24">
      <w:pPr>
        <w:jc w:val="right"/>
      </w:pPr>
    </w:p>
    <w:p w14:paraId="757C9C05" w14:textId="77777777" w:rsidR="00E95F0B" w:rsidRDefault="00E95F0B" w:rsidP="009F5A24">
      <w:pPr>
        <w:jc w:val="right"/>
      </w:pPr>
    </w:p>
    <w:p w14:paraId="757C9C07" w14:textId="77777777" w:rsidR="00E95F0B" w:rsidRDefault="00E95F0B" w:rsidP="009F5A24">
      <w:pPr>
        <w:jc w:val="right"/>
      </w:pPr>
    </w:p>
    <w:p w14:paraId="757C9C08" w14:textId="77777777" w:rsidR="00E95F0B" w:rsidRDefault="00E95F0B" w:rsidP="009F5A24">
      <w:pPr>
        <w:jc w:val="right"/>
      </w:pPr>
    </w:p>
    <w:p w14:paraId="757C9C09" w14:textId="6F214E0D" w:rsidR="009F5A24" w:rsidRDefault="009F5A24" w:rsidP="009F5A24">
      <w:pPr>
        <w:jc w:val="right"/>
      </w:pPr>
      <w:r>
        <w:t>V</w:t>
      </w:r>
      <w:r w:rsidR="00ED2DC8">
        <w:t>1.</w:t>
      </w:r>
      <w:r w:rsidR="004F3AD7">
        <w:t>9</w:t>
      </w:r>
      <w:r w:rsidR="005D44EE">
        <w:t>,</w:t>
      </w:r>
      <w:r w:rsidR="00C51BF8">
        <w:t xml:space="preserve"> </w:t>
      </w:r>
      <w:r w:rsidR="004F3AD7">
        <w:t>September 3</w:t>
      </w:r>
      <w:r>
        <w:t>, 201</w:t>
      </w:r>
      <w:r w:rsidR="00B134ED">
        <w:t>6</w:t>
      </w:r>
    </w:p>
    <w:p w14:paraId="757C9C0A" w14:textId="77777777" w:rsidR="009F5A24" w:rsidRDefault="009F5A24" w:rsidP="009F5A24"/>
    <w:p w14:paraId="757C9C0B" w14:textId="77777777" w:rsidR="009F5A24" w:rsidRDefault="009F5A24">
      <w:pPr>
        <w:spacing w:before="0" w:after="160"/>
        <w:rPr>
          <w:rFonts w:asciiTheme="minorHAnsi" w:eastAsia="Times New Roman" w:hAnsiTheme="minorHAnsi" w:cs="Arial"/>
          <w:color w:val="595959" w:themeColor="text1" w:themeTint="A6"/>
          <w:sz w:val="20"/>
          <w:szCs w:val="20"/>
          <w:lang w:bidi="he-IL"/>
        </w:rPr>
      </w:pPr>
    </w:p>
    <w:p w14:paraId="757C9C0C" w14:textId="77777777" w:rsidR="009F5A24" w:rsidRDefault="009F5A24" w:rsidP="009F5A24">
      <w:pPr>
        <w:pStyle w:val="CopyrightText"/>
        <w:ind w:firstLine="0"/>
        <w:jc w:val="both"/>
        <w:rPr>
          <w:rFonts w:asciiTheme="minorHAnsi" w:hAnsiTheme="minorHAnsi"/>
          <w:color w:val="595959" w:themeColor="text1" w:themeTint="A6"/>
        </w:rPr>
      </w:pPr>
      <w:r>
        <w:rPr>
          <w:rFonts w:asciiTheme="minorHAnsi" w:hAnsiTheme="minorHAnsi"/>
          <w:color w:val="595959" w:themeColor="text1" w:themeTint="A6"/>
        </w:rPr>
        <w:t>Information in this document is subject to change without notice. The example companies, organizations, products, people, and events depicted herein are fictitious. No association with any real company, organization, product, person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757C9C0D" w14:textId="77777777" w:rsidR="009F5A24" w:rsidRDefault="009F5A24" w:rsidP="009F5A24">
      <w:pPr>
        <w:pStyle w:val="CopyrightText"/>
        <w:jc w:val="both"/>
        <w:rPr>
          <w:rFonts w:asciiTheme="minorHAnsi" w:hAnsiTheme="minorHAnsi"/>
          <w:color w:val="595959" w:themeColor="text1" w:themeTint="A6"/>
        </w:rPr>
      </w:pPr>
    </w:p>
    <w:p w14:paraId="757C9C0E" w14:textId="77777777" w:rsidR="009F5A24" w:rsidRDefault="009F5A24" w:rsidP="009F5A24">
      <w:pPr>
        <w:pStyle w:val="CopyrightText"/>
        <w:ind w:firstLine="0"/>
        <w:jc w:val="both"/>
        <w:rPr>
          <w:rFonts w:asciiTheme="minorHAnsi" w:hAnsiTheme="minorHAnsi"/>
          <w:color w:val="595959" w:themeColor="text1" w:themeTint="A6"/>
        </w:rPr>
      </w:pPr>
      <w:r>
        <w:rPr>
          <w:rFonts w:asciiTheme="minorHAnsi" w:hAnsiTheme="minorHAnsi"/>
          <w:color w:val="595959" w:themeColor="text1" w:themeTint="A6"/>
        </w:rPr>
        <w:t>Microsoft may have patents, patent applications, trademarked,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757C9C0F" w14:textId="77777777" w:rsidR="009F5A24" w:rsidRDefault="009F5A24" w:rsidP="009F5A24">
      <w:pPr>
        <w:pStyle w:val="CopyrightText"/>
        <w:jc w:val="both"/>
        <w:rPr>
          <w:rFonts w:asciiTheme="minorHAnsi" w:hAnsiTheme="minorHAnsi"/>
          <w:color w:val="595959" w:themeColor="text1" w:themeTint="A6"/>
        </w:rPr>
      </w:pPr>
    </w:p>
    <w:p w14:paraId="757C9C10" w14:textId="77777777" w:rsidR="009F5A24" w:rsidRDefault="009F5A24" w:rsidP="009F5A24">
      <w:pPr>
        <w:pStyle w:val="CopyrightText"/>
        <w:ind w:firstLine="0"/>
        <w:jc w:val="both"/>
        <w:rPr>
          <w:rFonts w:asciiTheme="minorHAnsi" w:hAnsiTheme="minorHAnsi"/>
          <w:color w:val="595959" w:themeColor="text1" w:themeTint="A6"/>
        </w:rPr>
      </w:pPr>
      <w:r>
        <w:rPr>
          <w:rFonts w:asciiTheme="minorHAnsi" w:hAnsiTheme="minorHAnsi"/>
          <w:color w:val="595959" w:themeColor="text1" w:themeTint="A6"/>
        </w:rPr>
        <w:t>© 2010 Microsoft Corporation. All rights reserved.</w:t>
      </w:r>
    </w:p>
    <w:p w14:paraId="757C9C11" w14:textId="77777777" w:rsidR="009F5A24" w:rsidRDefault="009F5A24" w:rsidP="009F5A24">
      <w:pPr>
        <w:pStyle w:val="CopyrightText"/>
        <w:jc w:val="both"/>
        <w:rPr>
          <w:rFonts w:asciiTheme="minorHAnsi" w:hAnsiTheme="minorHAnsi"/>
          <w:color w:val="595959" w:themeColor="text1" w:themeTint="A6"/>
        </w:rPr>
      </w:pPr>
    </w:p>
    <w:p w14:paraId="757C9C12" w14:textId="77777777" w:rsidR="009F5A24" w:rsidRDefault="009F5A24" w:rsidP="009F5A24">
      <w:pPr>
        <w:pStyle w:val="CopyrightText"/>
        <w:ind w:firstLine="0"/>
        <w:jc w:val="both"/>
        <w:rPr>
          <w:rFonts w:asciiTheme="minorHAnsi" w:hAnsiTheme="minorHAnsi"/>
          <w:color w:val="595959" w:themeColor="text1" w:themeTint="A6"/>
        </w:rPr>
      </w:pPr>
      <w:r>
        <w:rPr>
          <w:rFonts w:asciiTheme="minorHAnsi" w:hAnsiTheme="minorHAnsi"/>
          <w:color w:val="595959" w:themeColor="text1" w:themeTint="A6"/>
        </w:rPr>
        <w:t xml:space="preserve">Microsoft, MS-DOS, MS, Windows, Windows NT, MSDN, Active Directory, BizTalk, SQL Server, SharePoint, Outlook, PowerPoint, FrontPage, Visual Basic, Visual C++, Visual J++, Visual InterDev, Visual SourceSafe, Visual C#, Visual </w:t>
      </w:r>
      <w:proofErr w:type="gramStart"/>
      <w:r>
        <w:rPr>
          <w:rFonts w:asciiTheme="minorHAnsi" w:hAnsiTheme="minorHAnsi"/>
          <w:color w:val="595959" w:themeColor="text1" w:themeTint="A6"/>
        </w:rPr>
        <w:t>J#,  and</w:t>
      </w:r>
      <w:proofErr w:type="gramEnd"/>
      <w:r>
        <w:rPr>
          <w:rFonts w:asciiTheme="minorHAnsi" w:hAnsiTheme="minorHAnsi"/>
          <w:color w:val="595959" w:themeColor="text1" w:themeTint="A6"/>
        </w:rPr>
        <w:t xml:space="preserve"> Visual Studio are either registered trademarks or trademarks of Microsoft Corporation in the U.S.A. and/or other countries.</w:t>
      </w:r>
    </w:p>
    <w:p w14:paraId="757C9C13" w14:textId="77777777" w:rsidR="009F5A24" w:rsidRDefault="009F5A24" w:rsidP="009F5A24">
      <w:pPr>
        <w:pStyle w:val="CopyrightText"/>
        <w:jc w:val="both"/>
        <w:rPr>
          <w:rFonts w:asciiTheme="minorHAnsi" w:hAnsiTheme="minorHAnsi"/>
          <w:color w:val="595959" w:themeColor="text1" w:themeTint="A6"/>
        </w:rPr>
      </w:pPr>
    </w:p>
    <w:p w14:paraId="757C9C14" w14:textId="77777777" w:rsidR="009F5A24" w:rsidRDefault="009F5A24" w:rsidP="009F5A24">
      <w:pPr>
        <w:pStyle w:val="CopyrightText"/>
        <w:ind w:firstLine="0"/>
        <w:jc w:val="both"/>
        <w:rPr>
          <w:rFonts w:asciiTheme="minorHAnsi" w:hAnsiTheme="minorHAnsi"/>
          <w:color w:val="595959" w:themeColor="text1" w:themeTint="A6"/>
        </w:rPr>
      </w:pPr>
      <w:bookmarkStart w:id="0" w:name="_Toc226956762"/>
      <w:bookmarkStart w:id="1" w:name="_Toc226793838"/>
      <w:bookmarkStart w:id="2" w:name="_Toc226771590"/>
      <w:bookmarkStart w:id="3" w:name="_Toc225603745"/>
      <w:bookmarkStart w:id="4" w:name="_Toc225424039"/>
      <w:bookmarkStart w:id="5" w:name="_Toc225240229"/>
      <w:bookmarkStart w:id="6" w:name="_Toc225237764"/>
      <w:r>
        <w:rPr>
          <w:rFonts w:asciiTheme="minorHAnsi" w:hAnsiTheme="minorHAnsi"/>
          <w:color w:val="595959" w:themeColor="text1" w:themeTint="A6"/>
        </w:rPr>
        <w:t>Other product and company names herein may be the trademarks of their respective owners.</w:t>
      </w:r>
      <w:bookmarkEnd w:id="0"/>
      <w:bookmarkEnd w:id="1"/>
      <w:bookmarkEnd w:id="2"/>
      <w:bookmarkEnd w:id="3"/>
      <w:bookmarkEnd w:id="4"/>
      <w:bookmarkEnd w:id="5"/>
      <w:bookmarkEnd w:id="6"/>
    </w:p>
    <w:p w14:paraId="757C9C15" w14:textId="77777777" w:rsidR="009F5A24" w:rsidRDefault="009F5A24" w:rsidP="009F5A24">
      <w:pPr>
        <w:rPr>
          <w:rFonts w:asciiTheme="majorHAnsi" w:eastAsiaTheme="majorEastAsia" w:hAnsiTheme="majorHAnsi" w:cstheme="majorBidi"/>
          <w:b/>
          <w:bCs/>
          <w:color w:val="2E74B5" w:themeColor="accent1" w:themeShade="BF"/>
          <w:sz w:val="28"/>
          <w:szCs w:val="28"/>
        </w:rPr>
      </w:pPr>
      <w:r>
        <w:br w:type="page"/>
      </w:r>
    </w:p>
    <w:p w14:paraId="757C9C16" w14:textId="77777777" w:rsidR="00DC00AE" w:rsidRDefault="00DC00AE">
      <w:pPr>
        <w:spacing w:before="0" w:after="160"/>
        <w:rPr>
          <w:rFonts w:asciiTheme="majorHAnsi" w:eastAsiaTheme="majorEastAsia" w:hAnsiTheme="majorHAnsi" w:cstheme="majorBidi"/>
          <w:color w:val="2E74B5" w:themeColor="accent1" w:themeShade="BF"/>
          <w:sz w:val="32"/>
          <w:szCs w:val="32"/>
        </w:rPr>
      </w:pPr>
    </w:p>
    <w:sdt>
      <w:sdtPr>
        <w:rPr>
          <w:rFonts w:ascii="Times New Roman" w:eastAsiaTheme="minorHAnsi" w:hAnsi="Times New Roman" w:cstheme="minorBidi"/>
          <w:color w:val="auto"/>
          <w:sz w:val="22"/>
          <w:szCs w:val="22"/>
        </w:rPr>
        <w:id w:val="950363498"/>
        <w:docPartObj>
          <w:docPartGallery w:val="Table of Contents"/>
          <w:docPartUnique/>
        </w:docPartObj>
      </w:sdtPr>
      <w:sdtEndPr>
        <w:rPr>
          <w:rFonts w:ascii="Segoe UI" w:hAnsi="Segoe UI"/>
          <w:b/>
          <w:bCs/>
          <w:noProof/>
          <w:sz w:val="21"/>
        </w:rPr>
      </w:sdtEndPr>
      <w:sdtContent>
        <w:p w14:paraId="757C9C17" w14:textId="77777777" w:rsidR="00DC00AE" w:rsidRDefault="00DC00AE">
          <w:pPr>
            <w:pStyle w:val="TOCHeading"/>
          </w:pPr>
          <w:r>
            <w:t>Contents</w:t>
          </w:r>
        </w:p>
        <w:p w14:paraId="3BF3EB27" w14:textId="7C033AC0" w:rsidR="00D17139" w:rsidRDefault="00DC00AE">
          <w:pPr>
            <w:pStyle w:val="TOC1"/>
            <w:tabs>
              <w:tab w:val="right" w:leader="dot" w:pos="9350"/>
            </w:tabs>
            <w:rPr>
              <w:ins w:id="7" w:author="Beth Quinlan" w:date="2018-04-06T10:27:00Z"/>
              <w:rFonts w:asciiTheme="minorHAnsi" w:eastAsiaTheme="minorEastAsia" w:hAnsiTheme="minorHAnsi"/>
              <w:noProof/>
              <w:sz w:val="22"/>
            </w:rPr>
          </w:pPr>
          <w:r>
            <w:fldChar w:fldCharType="begin"/>
          </w:r>
          <w:r>
            <w:instrText xml:space="preserve"> TOC \o "1-3" \h \z \u </w:instrText>
          </w:r>
          <w:r>
            <w:fldChar w:fldCharType="separate"/>
          </w:r>
          <w:ins w:id="8" w:author="Beth Quinlan" w:date="2018-04-06T10:27:00Z">
            <w:r w:rsidR="00D17139" w:rsidRPr="00C330D6">
              <w:rPr>
                <w:rStyle w:val="Hyperlink"/>
                <w:noProof/>
              </w:rPr>
              <w:fldChar w:fldCharType="begin"/>
            </w:r>
            <w:r w:rsidR="00D17139" w:rsidRPr="00C330D6">
              <w:rPr>
                <w:rStyle w:val="Hyperlink"/>
                <w:noProof/>
              </w:rPr>
              <w:instrText xml:space="preserve"> </w:instrText>
            </w:r>
            <w:r w:rsidR="00D17139">
              <w:rPr>
                <w:noProof/>
              </w:rPr>
              <w:instrText>HYPERLINK \l "_Toc510773765"</w:instrText>
            </w:r>
            <w:r w:rsidR="00D17139" w:rsidRPr="00C330D6">
              <w:rPr>
                <w:rStyle w:val="Hyperlink"/>
                <w:noProof/>
              </w:rPr>
              <w:instrText xml:space="preserve"> </w:instrText>
            </w:r>
            <w:r w:rsidR="00D17139" w:rsidRPr="00C330D6">
              <w:rPr>
                <w:rStyle w:val="Hyperlink"/>
                <w:noProof/>
              </w:rPr>
              <w:fldChar w:fldCharType="separate"/>
            </w:r>
            <w:r w:rsidR="00D17139" w:rsidRPr="00C330D6">
              <w:rPr>
                <w:rStyle w:val="Hyperlink"/>
                <w:noProof/>
                <w:lang w:val="en"/>
              </w:rPr>
              <w:t>Introduction to Microsoft Azure Virtual Machines</w:t>
            </w:r>
            <w:r w:rsidR="00D17139">
              <w:rPr>
                <w:noProof/>
                <w:webHidden/>
              </w:rPr>
              <w:tab/>
            </w:r>
            <w:r w:rsidR="00D17139">
              <w:rPr>
                <w:noProof/>
                <w:webHidden/>
              </w:rPr>
              <w:fldChar w:fldCharType="begin"/>
            </w:r>
            <w:r w:rsidR="00D17139">
              <w:rPr>
                <w:noProof/>
                <w:webHidden/>
              </w:rPr>
              <w:instrText xml:space="preserve"> PAGEREF _Toc510773765 \h </w:instrText>
            </w:r>
          </w:ins>
          <w:r w:rsidR="00D17139">
            <w:rPr>
              <w:noProof/>
              <w:webHidden/>
            </w:rPr>
          </w:r>
          <w:r w:rsidR="00D17139">
            <w:rPr>
              <w:noProof/>
              <w:webHidden/>
            </w:rPr>
            <w:fldChar w:fldCharType="separate"/>
          </w:r>
          <w:ins w:id="9" w:author="Beth Quinlan" w:date="2018-04-06T12:20:00Z">
            <w:r w:rsidR="00B4775B">
              <w:rPr>
                <w:noProof/>
                <w:webHidden/>
              </w:rPr>
              <w:t>5</w:t>
            </w:r>
          </w:ins>
          <w:ins w:id="10" w:author="Beth Quinlan" w:date="2018-04-06T10:27:00Z">
            <w:r w:rsidR="00D17139">
              <w:rPr>
                <w:noProof/>
                <w:webHidden/>
              </w:rPr>
              <w:fldChar w:fldCharType="end"/>
            </w:r>
            <w:r w:rsidR="00D17139" w:rsidRPr="00C330D6">
              <w:rPr>
                <w:rStyle w:val="Hyperlink"/>
                <w:noProof/>
              </w:rPr>
              <w:fldChar w:fldCharType="end"/>
            </w:r>
          </w:ins>
        </w:p>
        <w:p w14:paraId="17911CBC" w14:textId="4942DE57" w:rsidR="00D17139" w:rsidRDefault="00D17139">
          <w:pPr>
            <w:pStyle w:val="TOC2"/>
            <w:tabs>
              <w:tab w:val="right" w:leader="dot" w:pos="9350"/>
            </w:tabs>
            <w:rPr>
              <w:ins w:id="11" w:author="Beth Quinlan" w:date="2018-04-06T10:27:00Z"/>
              <w:rFonts w:asciiTheme="minorHAnsi" w:eastAsiaTheme="minorEastAsia" w:hAnsiTheme="minorHAnsi"/>
              <w:noProof/>
              <w:sz w:val="22"/>
            </w:rPr>
          </w:pPr>
          <w:ins w:id="12" w:author="Beth Quinlan" w:date="2018-04-06T10:27:00Z">
            <w:r w:rsidRPr="00C330D6">
              <w:rPr>
                <w:rStyle w:val="Hyperlink"/>
                <w:noProof/>
              </w:rPr>
              <w:fldChar w:fldCharType="begin"/>
            </w:r>
            <w:r w:rsidRPr="00C330D6">
              <w:rPr>
                <w:rStyle w:val="Hyperlink"/>
                <w:noProof/>
              </w:rPr>
              <w:instrText xml:space="preserve"> </w:instrText>
            </w:r>
            <w:r>
              <w:rPr>
                <w:noProof/>
              </w:rPr>
              <w:instrText>HYPERLINK \l "_Toc510773766"</w:instrText>
            </w:r>
            <w:r w:rsidRPr="00C330D6">
              <w:rPr>
                <w:rStyle w:val="Hyperlink"/>
                <w:noProof/>
              </w:rPr>
              <w:instrText xml:space="preserve"> </w:instrText>
            </w:r>
            <w:r w:rsidRPr="00C330D6">
              <w:rPr>
                <w:rStyle w:val="Hyperlink"/>
                <w:noProof/>
              </w:rPr>
              <w:fldChar w:fldCharType="separate"/>
            </w:r>
            <w:r w:rsidRPr="00C330D6">
              <w:rPr>
                <w:rStyle w:val="Hyperlink"/>
                <w:noProof/>
              </w:rPr>
              <w:t>Prerequisites</w:t>
            </w:r>
            <w:r>
              <w:rPr>
                <w:noProof/>
                <w:webHidden/>
              </w:rPr>
              <w:tab/>
            </w:r>
            <w:r>
              <w:rPr>
                <w:noProof/>
                <w:webHidden/>
              </w:rPr>
              <w:fldChar w:fldCharType="begin"/>
            </w:r>
            <w:r>
              <w:rPr>
                <w:noProof/>
                <w:webHidden/>
              </w:rPr>
              <w:instrText xml:space="preserve"> PAGEREF _Toc510773766 \h </w:instrText>
            </w:r>
          </w:ins>
          <w:r>
            <w:rPr>
              <w:noProof/>
              <w:webHidden/>
            </w:rPr>
          </w:r>
          <w:r>
            <w:rPr>
              <w:noProof/>
              <w:webHidden/>
            </w:rPr>
            <w:fldChar w:fldCharType="separate"/>
          </w:r>
          <w:ins w:id="13" w:author="Beth Quinlan" w:date="2018-04-06T12:20:00Z">
            <w:r w:rsidR="00B4775B">
              <w:rPr>
                <w:noProof/>
                <w:webHidden/>
              </w:rPr>
              <w:t>6</w:t>
            </w:r>
          </w:ins>
          <w:ins w:id="14" w:author="Beth Quinlan" w:date="2018-04-06T10:27:00Z">
            <w:r>
              <w:rPr>
                <w:noProof/>
                <w:webHidden/>
              </w:rPr>
              <w:fldChar w:fldCharType="end"/>
            </w:r>
            <w:r w:rsidRPr="00C330D6">
              <w:rPr>
                <w:rStyle w:val="Hyperlink"/>
                <w:noProof/>
              </w:rPr>
              <w:fldChar w:fldCharType="end"/>
            </w:r>
          </w:ins>
        </w:p>
        <w:p w14:paraId="35081032" w14:textId="4E16E92F" w:rsidR="00D17139" w:rsidRDefault="00D17139">
          <w:pPr>
            <w:pStyle w:val="TOC2"/>
            <w:tabs>
              <w:tab w:val="right" w:leader="dot" w:pos="9350"/>
            </w:tabs>
            <w:rPr>
              <w:ins w:id="15" w:author="Beth Quinlan" w:date="2018-04-06T10:27:00Z"/>
              <w:rFonts w:asciiTheme="minorHAnsi" w:eastAsiaTheme="minorEastAsia" w:hAnsiTheme="minorHAnsi"/>
              <w:noProof/>
              <w:sz w:val="22"/>
            </w:rPr>
          </w:pPr>
          <w:ins w:id="16" w:author="Beth Quinlan" w:date="2018-04-06T10:27:00Z">
            <w:r w:rsidRPr="00C330D6">
              <w:rPr>
                <w:rStyle w:val="Hyperlink"/>
                <w:noProof/>
              </w:rPr>
              <w:fldChar w:fldCharType="begin"/>
            </w:r>
            <w:r w:rsidRPr="00C330D6">
              <w:rPr>
                <w:rStyle w:val="Hyperlink"/>
                <w:noProof/>
              </w:rPr>
              <w:instrText xml:space="preserve"> </w:instrText>
            </w:r>
            <w:r>
              <w:rPr>
                <w:noProof/>
              </w:rPr>
              <w:instrText>HYPERLINK \l "_Toc510773767"</w:instrText>
            </w:r>
            <w:r w:rsidRPr="00C330D6">
              <w:rPr>
                <w:rStyle w:val="Hyperlink"/>
                <w:noProof/>
              </w:rPr>
              <w:instrText xml:space="preserve"> </w:instrText>
            </w:r>
            <w:r w:rsidRPr="00C330D6">
              <w:rPr>
                <w:rStyle w:val="Hyperlink"/>
                <w:noProof/>
              </w:rPr>
              <w:fldChar w:fldCharType="separate"/>
            </w:r>
            <w:r w:rsidRPr="00C330D6">
              <w:rPr>
                <w:rStyle w:val="Hyperlink"/>
                <w:noProof/>
                <w:lang w:val="en"/>
              </w:rPr>
              <w:t>Task 1 – Create a Storage Account and Resource Group</w:t>
            </w:r>
            <w:r>
              <w:rPr>
                <w:noProof/>
                <w:webHidden/>
              </w:rPr>
              <w:tab/>
            </w:r>
            <w:r>
              <w:rPr>
                <w:noProof/>
                <w:webHidden/>
              </w:rPr>
              <w:fldChar w:fldCharType="begin"/>
            </w:r>
            <w:r>
              <w:rPr>
                <w:noProof/>
                <w:webHidden/>
              </w:rPr>
              <w:instrText xml:space="preserve"> PAGEREF _Toc510773767 \h </w:instrText>
            </w:r>
          </w:ins>
          <w:r>
            <w:rPr>
              <w:noProof/>
              <w:webHidden/>
            </w:rPr>
          </w:r>
          <w:r>
            <w:rPr>
              <w:noProof/>
              <w:webHidden/>
            </w:rPr>
            <w:fldChar w:fldCharType="separate"/>
          </w:r>
          <w:ins w:id="17" w:author="Beth Quinlan" w:date="2018-04-06T12:20:00Z">
            <w:r w:rsidR="00B4775B">
              <w:rPr>
                <w:noProof/>
                <w:webHidden/>
              </w:rPr>
              <w:t>6</w:t>
            </w:r>
          </w:ins>
          <w:ins w:id="18" w:author="Beth Quinlan" w:date="2018-04-06T10:27:00Z">
            <w:r>
              <w:rPr>
                <w:noProof/>
                <w:webHidden/>
              </w:rPr>
              <w:fldChar w:fldCharType="end"/>
            </w:r>
            <w:r w:rsidRPr="00C330D6">
              <w:rPr>
                <w:rStyle w:val="Hyperlink"/>
                <w:noProof/>
              </w:rPr>
              <w:fldChar w:fldCharType="end"/>
            </w:r>
          </w:ins>
        </w:p>
        <w:p w14:paraId="116214F9" w14:textId="772C7D34" w:rsidR="00D17139" w:rsidRDefault="00D17139">
          <w:pPr>
            <w:pStyle w:val="TOC2"/>
            <w:tabs>
              <w:tab w:val="right" w:leader="dot" w:pos="9350"/>
            </w:tabs>
            <w:rPr>
              <w:ins w:id="19" w:author="Beth Quinlan" w:date="2018-04-06T10:27:00Z"/>
              <w:rFonts w:asciiTheme="minorHAnsi" w:eastAsiaTheme="minorEastAsia" w:hAnsiTheme="minorHAnsi"/>
              <w:noProof/>
              <w:sz w:val="22"/>
            </w:rPr>
          </w:pPr>
          <w:ins w:id="20" w:author="Beth Quinlan" w:date="2018-04-06T10:27:00Z">
            <w:r w:rsidRPr="00C330D6">
              <w:rPr>
                <w:rStyle w:val="Hyperlink"/>
                <w:noProof/>
              </w:rPr>
              <w:fldChar w:fldCharType="begin"/>
            </w:r>
            <w:r w:rsidRPr="00C330D6">
              <w:rPr>
                <w:rStyle w:val="Hyperlink"/>
                <w:noProof/>
              </w:rPr>
              <w:instrText xml:space="preserve"> </w:instrText>
            </w:r>
            <w:r>
              <w:rPr>
                <w:noProof/>
              </w:rPr>
              <w:instrText>HYPERLINK \l "_Toc510773768"</w:instrText>
            </w:r>
            <w:r w:rsidRPr="00C330D6">
              <w:rPr>
                <w:rStyle w:val="Hyperlink"/>
                <w:noProof/>
              </w:rPr>
              <w:instrText xml:space="preserve"> </w:instrText>
            </w:r>
            <w:r w:rsidRPr="00C330D6">
              <w:rPr>
                <w:rStyle w:val="Hyperlink"/>
                <w:noProof/>
              </w:rPr>
              <w:fldChar w:fldCharType="separate"/>
            </w:r>
            <w:r w:rsidRPr="00C330D6">
              <w:rPr>
                <w:rStyle w:val="Hyperlink"/>
                <w:noProof/>
                <w:lang w:val="en"/>
              </w:rPr>
              <w:t>Task 2 – Create a Virtual Network</w:t>
            </w:r>
            <w:r>
              <w:rPr>
                <w:noProof/>
                <w:webHidden/>
              </w:rPr>
              <w:tab/>
            </w:r>
            <w:r>
              <w:rPr>
                <w:noProof/>
                <w:webHidden/>
              </w:rPr>
              <w:fldChar w:fldCharType="begin"/>
            </w:r>
            <w:r>
              <w:rPr>
                <w:noProof/>
                <w:webHidden/>
              </w:rPr>
              <w:instrText xml:space="preserve"> PAGEREF _Toc510773768 \h </w:instrText>
            </w:r>
          </w:ins>
          <w:r>
            <w:rPr>
              <w:noProof/>
              <w:webHidden/>
            </w:rPr>
          </w:r>
          <w:r>
            <w:rPr>
              <w:noProof/>
              <w:webHidden/>
            </w:rPr>
            <w:fldChar w:fldCharType="separate"/>
          </w:r>
          <w:ins w:id="21" w:author="Beth Quinlan" w:date="2018-04-06T12:20:00Z">
            <w:r w:rsidR="00B4775B">
              <w:rPr>
                <w:noProof/>
                <w:webHidden/>
              </w:rPr>
              <w:t>11</w:t>
            </w:r>
          </w:ins>
          <w:ins w:id="22" w:author="Beth Quinlan" w:date="2018-04-06T10:27:00Z">
            <w:r>
              <w:rPr>
                <w:noProof/>
                <w:webHidden/>
              </w:rPr>
              <w:fldChar w:fldCharType="end"/>
            </w:r>
            <w:r w:rsidRPr="00C330D6">
              <w:rPr>
                <w:rStyle w:val="Hyperlink"/>
                <w:noProof/>
              </w:rPr>
              <w:fldChar w:fldCharType="end"/>
            </w:r>
          </w:ins>
        </w:p>
        <w:p w14:paraId="7ACB60E1" w14:textId="30DE1DBF" w:rsidR="00D17139" w:rsidRDefault="00D17139">
          <w:pPr>
            <w:pStyle w:val="TOC2"/>
            <w:tabs>
              <w:tab w:val="right" w:leader="dot" w:pos="9350"/>
            </w:tabs>
            <w:rPr>
              <w:ins w:id="23" w:author="Beth Quinlan" w:date="2018-04-06T10:27:00Z"/>
              <w:rFonts w:asciiTheme="minorHAnsi" w:eastAsiaTheme="minorEastAsia" w:hAnsiTheme="minorHAnsi"/>
              <w:noProof/>
              <w:sz w:val="22"/>
            </w:rPr>
          </w:pPr>
          <w:ins w:id="24" w:author="Beth Quinlan" w:date="2018-04-06T10:27:00Z">
            <w:r w:rsidRPr="00C330D6">
              <w:rPr>
                <w:rStyle w:val="Hyperlink"/>
                <w:noProof/>
              </w:rPr>
              <w:fldChar w:fldCharType="begin"/>
            </w:r>
            <w:r w:rsidRPr="00C330D6">
              <w:rPr>
                <w:rStyle w:val="Hyperlink"/>
                <w:noProof/>
              </w:rPr>
              <w:instrText xml:space="preserve"> </w:instrText>
            </w:r>
            <w:r>
              <w:rPr>
                <w:noProof/>
              </w:rPr>
              <w:instrText>HYPERLINK \l "_Toc510773769"</w:instrText>
            </w:r>
            <w:r w:rsidRPr="00C330D6">
              <w:rPr>
                <w:rStyle w:val="Hyperlink"/>
                <w:noProof/>
              </w:rPr>
              <w:instrText xml:space="preserve"> </w:instrText>
            </w:r>
            <w:r w:rsidRPr="00C330D6">
              <w:rPr>
                <w:rStyle w:val="Hyperlink"/>
                <w:noProof/>
              </w:rPr>
              <w:fldChar w:fldCharType="separate"/>
            </w:r>
            <w:r w:rsidRPr="00C330D6">
              <w:rPr>
                <w:rStyle w:val="Hyperlink"/>
                <w:noProof/>
              </w:rPr>
              <w:t>Task 3: Creating Virtual Machine for IIS</w:t>
            </w:r>
            <w:r>
              <w:rPr>
                <w:noProof/>
                <w:webHidden/>
              </w:rPr>
              <w:tab/>
            </w:r>
            <w:r>
              <w:rPr>
                <w:noProof/>
                <w:webHidden/>
              </w:rPr>
              <w:fldChar w:fldCharType="begin"/>
            </w:r>
            <w:r>
              <w:rPr>
                <w:noProof/>
                <w:webHidden/>
              </w:rPr>
              <w:instrText xml:space="preserve"> PAGEREF _Toc510773769 \h </w:instrText>
            </w:r>
          </w:ins>
          <w:r>
            <w:rPr>
              <w:noProof/>
              <w:webHidden/>
            </w:rPr>
          </w:r>
          <w:r>
            <w:rPr>
              <w:noProof/>
              <w:webHidden/>
            </w:rPr>
            <w:fldChar w:fldCharType="separate"/>
          </w:r>
          <w:ins w:id="25" w:author="Beth Quinlan" w:date="2018-04-06T12:20:00Z">
            <w:r w:rsidR="00B4775B">
              <w:rPr>
                <w:noProof/>
                <w:webHidden/>
              </w:rPr>
              <w:t>16</w:t>
            </w:r>
          </w:ins>
          <w:ins w:id="26" w:author="Beth Quinlan" w:date="2018-04-06T10:27:00Z">
            <w:r>
              <w:rPr>
                <w:noProof/>
                <w:webHidden/>
              </w:rPr>
              <w:fldChar w:fldCharType="end"/>
            </w:r>
            <w:r w:rsidRPr="00C330D6">
              <w:rPr>
                <w:rStyle w:val="Hyperlink"/>
                <w:noProof/>
              </w:rPr>
              <w:fldChar w:fldCharType="end"/>
            </w:r>
          </w:ins>
        </w:p>
        <w:p w14:paraId="6750A26E" w14:textId="1B638558" w:rsidR="00D17139" w:rsidRDefault="00D17139">
          <w:pPr>
            <w:pStyle w:val="TOC2"/>
            <w:tabs>
              <w:tab w:val="right" w:leader="dot" w:pos="9350"/>
            </w:tabs>
            <w:rPr>
              <w:ins w:id="27" w:author="Beth Quinlan" w:date="2018-04-06T10:27:00Z"/>
              <w:rFonts w:asciiTheme="minorHAnsi" w:eastAsiaTheme="minorEastAsia" w:hAnsiTheme="minorHAnsi"/>
              <w:noProof/>
              <w:sz w:val="22"/>
            </w:rPr>
          </w:pPr>
          <w:ins w:id="28" w:author="Beth Quinlan" w:date="2018-04-06T10:27:00Z">
            <w:r w:rsidRPr="00C330D6">
              <w:rPr>
                <w:rStyle w:val="Hyperlink"/>
                <w:noProof/>
              </w:rPr>
              <w:fldChar w:fldCharType="begin"/>
            </w:r>
            <w:r w:rsidRPr="00C330D6">
              <w:rPr>
                <w:rStyle w:val="Hyperlink"/>
                <w:noProof/>
              </w:rPr>
              <w:instrText xml:space="preserve"> </w:instrText>
            </w:r>
            <w:r>
              <w:rPr>
                <w:noProof/>
              </w:rPr>
              <w:instrText>HYPERLINK \l "_Toc510773770"</w:instrText>
            </w:r>
            <w:r w:rsidRPr="00C330D6">
              <w:rPr>
                <w:rStyle w:val="Hyperlink"/>
                <w:noProof/>
              </w:rPr>
              <w:instrText xml:space="preserve"> </w:instrText>
            </w:r>
            <w:r w:rsidRPr="00C330D6">
              <w:rPr>
                <w:rStyle w:val="Hyperlink"/>
                <w:noProof/>
              </w:rPr>
              <w:fldChar w:fldCharType="separate"/>
            </w:r>
            <w:r w:rsidRPr="00C330D6">
              <w:rPr>
                <w:rStyle w:val="Hyperlink"/>
                <w:noProof/>
                <w:lang w:val="en"/>
              </w:rPr>
              <w:t>Task 4 – Create an IaaS SQL Server Virtual Machine</w:t>
            </w:r>
            <w:r>
              <w:rPr>
                <w:noProof/>
                <w:webHidden/>
              </w:rPr>
              <w:tab/>
            </w:r>
            <w:r>
              <w:rPr>
                <w:noProof/>
                <w:webHidden/>
              </w:rPr>
              <w:fldChar w:fldCharType="begin"/>
            </w:r>
            <w:r>
              <w:rPr>
                <w:noProof/>
                <w:webHidden/>
              </w:rPr>
              <w:instrText xml:space="preserve"> PAGEREF _Toc510773770 \h </w:instrText>
            </w:r>
          </w:ins>
          <w:r>
            <w:rPr>
              <w:noProof/>
              <w:webHidden/>
            </w:rPr>
          </w:r>
          <w:r>
            <w:rPr>
              <w:noProof/>
              <w:webHidden/>
            </w:rPr>
            <w:fldChar w:fldCharType="separate"/>
          </w:r>
          <w:ins w:id="29" w:author="Beth Quinlan" w:date="2018-04-06T12:20:00Z">
            <w:r w:rsidR="00B4775B">
              <w:rPr>
                <w:noProof/>
                <w:webHidden/>
              </w:rPr>
              <w:t>26</w:t>
            </w:r>
          </w:ins>
          <w:ins w:id="30" w:author="Beth Quinlan" w:date="2018-04-06T10:27:00Z">
            <w:r>
              <w:rPr>
                <w:noProof/>
                <w:webHidden/>
              </w:rPr>
              <w:fldChar w:fldCharType="end"/>
            </w:r>
            <w:r w:rsidRPr="00C330D6">
              <w:rPr>
                <w:rStyle w:val="Hyperlink"/>
                <w:noProof/>
              </w:rPr>
              <w:fldChar w:fldCharType="end"/>
            </w:r>
          </w:ins>
        </w:p>
        <w:p w14:paraId="1B743832" w14:textId="03A80744" w:rsidR="00D17139" w:rsidRDefault="00D17139">
          <w:pPr>
            <w:pStyle w:val="TOC2"/>
            <w:tabs>
              <w:tab w:val="right" w:leader="dot" w:pos="9350"/>
            </w:tabs>
            <w:rPr>
              <w:ins w:id="31" w:author="Beth Quinlan" w:date="2018-04-06T10:27:00Z"/>
              <w:rFonts w:asciiTheme="minorHAnsi" w:eastAsiaTheme="minorEastAsia" w:hAnsiTheme="minorHAnsi"/>
              <w:noProof/>
              <w:sz w:val="22"/>
            </w:rPr>
          </w:pPr>
          <w:ins w:id="32" w:author="Beth Quinlan" w:date="2018-04-06T10:27:00Z">
            <w:r w:rsidRPr="00C330D6">
              <w:rPr>
                <w:rStyle w:val="Hyperlink"/>
                <w:noProof/>
              </w:rPr>
              <w:fldChar w:fldCharType="begin"/>
            </w:r>
            <w:r w:rsidRPr="00C330D6">
              <w:rPr>
                <w:rStyle w:val="Hyperlink"/>
                <w:noProof/>
              </w:rPr>
              <w:instrText xml:space="preserve"> </w:instrText>
            </w:r>
            <w:r>
              <w:rPr>
                <w:noProof/>
              </w:rPr>
              <w:instrText>HYPERLINK \l "_Toc510773771"</w:instrText>
            </w:r>
            <w:r w:rsidRPr="00C330D6">
              <w:rPr>
                <w:rStyle w:val="Hyperlink"/>
                <w:noProof/>
              </w:rPr>
              <w:instrText xml:space="preserve"> </w:instrText>
            </w:r>
            <w:r w:rsidRPr="00C330D6">
              <w:rPr>
                <w:rStyle w:val="Hyperlink"/>
                <w:noProof/>
              </w:rPr>
              <w:fldChar w:fldCharType="separate"/>
            </w:r>
            <w:r w:rsidRPr="00C330D6">
              <w:rPr>
                <w:rStyle w:val="Hyperlink"/>
                <w:noProof/>
              </w:rPr>
              <w:t>Task 5: Configuring the IIS Virtual Machines</w:t>
            </w:r>
            <w:r>
              <w:rPr>
                <w:noProof/>
                <w:webHidden/>
              </w:rPr>
              <w:tab/>
            </w:r>
            <w:r>
              <w:rPr>
                <w:noProof/>
                <w:webHidden/>
              </w:rPr>
              <w:fldChar w:fldCharType="begin"/>
            </w:r>
            <w:r>
              <w:rPr>
                <w:noProof/>
                <w:webHidden/>
              </w:rPr>
              <w:instrText xml:space="preserve"> PAGEREF _Toc510773771 \h </w:instrText>
            </w:r>
          </w:ins>
          <w:r>
            <w:rPr>
              <w:noProof/>
              <w:webHidden/>
            </w:rPr>
          </w:r>
          <w:r>
            <w:rPr>
              <w:noProof/>
              <w:webHidden/>
            </w:rPr>
            <w:fldChar w:fldCharType="separate"/>
          </w:r>
          <w:ins w:id="33" w:author="Beth Quinlan" w:date="2018-04-06T12:20:00Z">
            <w:r w:rsidR="00B4775B">
              <w:rPr>
                <w:noProof/>
                <w:webHidden/>
              </w:rPr>
              <w:t>34</w:t>
            </w:r>
          </w:ins>
          <w:ins w:id="34" w:author="Beth Quinlan" w:date="2018-04-06T10:27:00Z">
            <w:r>
              <w:rPr>
                <w:noProof/>
                <w:webHidden/>
              </w:rPr>
              <w:fldChar w:fldCharType="end"/>
            </w:r>
            <w:r w:rsidRPr="00C330D6">
              <w:rPr>
                <w:rStyle w:val="Hyperlink"/>
                <w:noProof/>
              </w:rPr>
              <w:fldChar w:fldCharType="end"/>
            </w:r>
          </w:ins>
        </w:p>
        <w:p w14:paraId="549C8EA9" w14:textId="7EAB19FD" w:rsidR="00D17139" w:rsidRDefault="00D17139">
          <w:pPr>
            <w:pStyle w:val="TOC2"/>
            <w:tabs>
              <w:tab w:val="right" w:leader="dot" w:pos="9350"/>
            </w:tabs>
            <w:rPr>
              <w:ins w:id="35" w:author="Beth Quinlan" w:date="2018-04-06T10:27:00Z"/>
              <w:rFonts w:asciiTheme="minorHAnsi" w:eastAsiaTheme="minorEastAsia" w:hAnsiTheme="minorHAnsi"/>
              <w:noProof/>
              <w:sz w:val="22"/>
            </w:rPr>
          </w:pPr>
          <w:ins w:id="36" w:author="Beth Quinlan" w:date="2018-04-06T10:27:00Z">
            <w:r w:rsidRPr="00C330D6">
              <w:rPr>
                <w:rStyle w:val="Hyperlink"/>
                <w:noProof/>
              </w:rPr>
              <w:fldChar w:fldCharType="begin"/>
            </w:r>
            <w:r w:rsidRPr="00C330D6">
              <w:rPr>
                <w:rStyle w:val="Hyperlink"/>
                <w:noProof/>
              </w:rPr>
              <w:instrText xml:space="preserve"> </w:instrText>
            </w:r>
            <w:r>
              <w:rPr>
                <w:noProof/>
              </w:rPr>
              <w:instrText>HYPERLINK \l "_Toc510773772"</w:instrText>
            </w:r>
            <w:r w:rsidRPr="00C330D6">
              <w:rPr>
                <w:rStyle w:val="Hyperlink"/>
                <w:noProof/>
              </w:rPr>
              <w:instrText xml:space="preserve"> </w:instrText>
            </w:r>
            <w:r w:rsidRPr="00C330D6">
              <w:rPr>
                <w:rStyle w:val="Hyperlink"/>
                <w:noProof/>
              </w:rPr>
              <w:fldChar w:fldCharType="separate"/>
            </w:r>
            <w:r w:rsidRPr="00C330D6">
              <w:rPr>
                <w:rStyle w:val="Hyperlink"/>
                <w:noProof/>
              </w:rPr>
              <w:t>Task 6: Setting Inbound Security rules for the IIS Machine</w:t>
            </w:r>
            <w:r>
              <w:rPr>
                <w:noProof/>
                <w:webHidden/>
              </w:rPr>
              <w:tab/>
            </w:r>
            <w:r>
              <w:rPr>
                <w:noProof/>
                <w:webHidden/>
              </w:rPr>
              <w:fldChar w:fldCharType="begin"/>
            </w:r>
            <w:r>
              <w:rPr>
                <w:noProof/>
                <w:webHidden/>
              </w:rPr>
              <w:instrText xml:space="preserve"> PAGEREF _Toc510773772 \h </w:instrText>
            </w:r>
          </w:ins>
          <w:r>
            <w:rPr>
              <w:noProof/>
              <w:webHidden/>
            </w:rPr>
          </w:r>
          <w:r>
            <w:rPr>
              <w:noProof/>
              <w:webHidden/>
            </w:rPr>
            <w:fldChar w:fldCharType="separate"/>
          </w:r>
          <w:ins w:id="37" w:author="Beth Quinlan" w:date="2018-04-06T12:20:00Z">
            <w:r w:rsidR="00B4775B">
              <w:rPr>
                <w:noProof/>
                <w:webHidden/>
              </w:rPr>
              <w:t>38</w:t>
            </w:r>
          </w:ins>
          <w:ins w:id="38" w:author="Beth Quinlan" w:date="2018-04-06T10:27:00Z">
            <w:r>
              <w:rPr>
                <w:noProof/>
                <w:webHidden/>
              </w:rPr>
              <w:fldChar w:fldCharType="end"/>
            </w:r>
            <w:r w:rsidRPr="00C330D6">
              <w:rPr>
                <w:rStyle w:val="Hyperlink"/>
                <w:noProof/>
              </w:rPr>
              <w:fldChar w:fldCharType="end"/>
            </w:r>
          </w:ins>
        </w:p>
        <w:p w14:paraId="1519C197" w14:textId="79459FA0" w:rsidR="00D17139" w:rsidRDefault="00D17139">
          <w:pPr>
            <w:pStyle w:val="TOC2"/>
            <w:tabs>
              <w:tab w:val="right" w:leader="dot" w:pos="9350"/>
            </w:tabs>
            <w:rPr>
              <w:ins w:id="39" w:author="Beth Quinlan" w:date="2018-04-06T10:27:00Z"/>
              <w:rFonts w:asciiTheme="minorHAnsi" w:eastAsiaTheme="minorEastAsia" w:hAnsiTheme="minorHAnsi"/>
              <w:noProof/>
              <w:sz w:val="22"/>
            </w:rPr>
          </w:pPr>
          <w:ins w:id="40" w:author="Beth Quinlan" w:date="2018-04-06T10:27:00Z">
            <w:r w:rsidRPr="00C330D6">
              <w:rPr>
                <w:rStyle w:val="Hyperlink"/>
                <w:noProof/>
              </w:rPr>
              <w:fldChar w:fldCharType="begin"/>
            </w:r>
            <w:r w:rsidRPr="00C330D6">
              <w:rPr>
                <w:rStyle w:val="Hyperlink"/>
                <w:noProof/>
              </w:rPr>
              <w:instrText xml:space="preserve"> </w:instrText>
            </w:r>
            <w:r>
              <w:rPr>
                <w:noProof/>
              </w:rPr>
              <w:instrText>HYPERLINK \l "_Toc510773773"</w:instrText>
            </w:r>
            <w:r w:rsidRPr="00C330D6">
              <w:rPr>
                <w:rStyle w:val="Hyperlink"/>
                <w:noProof/>
              </w:rPr>
              <w:instrText xml:space="preserve"> </w:instrText>
            </w:r>
            <w:r w:rsidRPr="00C330D6">
              <w:rPr>
                <w:rStyle w:val="Hyperlink"/>
                <w:noProof/>
              </w:rPr>
              <w:fldChar w:fldCharType="separate"/>
            </w:r>
            <w:r w:rsidRPr="00C330D6">
              <w:rPr>
                <w:rStyle w:val="Hyperlink"/>
                <w:noProof/>
              </w:rPr>
              <w:t>Task 7: Configuring the SQL Server 2014 Instance</w:t>
            </w:r>
            <w:r>
              <w:rPr>
                <w:noProof/>
                <w:webHidden/>
              </w:rPr>
              <w:tab/>
            </w:r>
            <w:r>
              <w:rPr>
                <w:noProof/>
                <w:webHidden/>
              </w:rPr>
              <w:fldChar w:fldCharType="begin"/>
            </w:r>
            <w:r>
              <w:rPr>
                <w:noProof/>
                <w:webHidden/>
              </w:rPr>
              <w:instrText xml:space="preserve"> PAGEREF _Toc510773773 \h </w:instrText>
            </w:r>
          </w:ins>
          <w:r>
            <w:rPr>
              <w:noProof/>
              <w:webHidden/>
            </w:rPr>
          </w:r>
          <w:r>
            <w:rPr>
              <w:noProof/>
              <w:webHidden/>
            </w:rPr>
            <w:fldChar w:fldCharType="separate"/>
          </w:r>
          <w:ins w:id="41" w:author="Beth Quinlan" w:date="2018-04-06T12:20:00Z">
            <w:r w:rsidR="00B4775B">
              <w:rPr>
                <w:noProof/>
                <w:webHidden/>
              </w:rPr>
              <w:t>41</w:t>
            </w:r>
          </w:ins>
          <w:ins w:id="42" w:author="Beth Quinlan" w:date="2018-04-06T10:27:00Z">
            <w:r>
              <w:rPr>
                <w:noProof/>
                <w:webHidden/>
              </w:rPr>
              <w:fldChar w:fldCharType="end"/>
            </w:r>
            <w:r w:rsidRPr="00C330D6">
              <w:rPr>
                <w:rStyle w:val="Hyperlink"/>
                <w:noProof/>
              </w:rPr>
              <w:fldChar w:fldCharType="end"/>
            </w:r>
          </w:ins>
        </w:p>
        <w:p w14:paraId="18246951" w14:textId="3204C49C" w:rsidR="00D17139" w:rsidRDefault="00D17139">
          <w:pPr>
            <w:pStyle w:val="TOC3"/>
            <w:tabs>
              <w:tab w:val="right" w:leader="dot" w:pos="9350"/>
            </w:tabs>
            <w:rPr>
              <w:ins w:id="43" w:author="Beth Quinlan" w:date="2018-04-06T10:27:00Z"/>
              <w:rFonts w:asciiTheme="minorHAnsi" w:eastAsiaTheme="minorEastAsia" w:hAnsiTheme="minorHAnsi"/>
              <w:noProof/>
              <w:sz w:val="22"/>
            </w:rPr>
          </w:pPr>
          <w:ins w:id="44" w:author="Beth Quinlan" w:date="2018-04-06T10:27:00Z">
            <w:r w:rsidRPr="00C330D6">
              <w:rPr>
                <w:rStyle w:val="Hyperlink"/>
                <w:noProof/>
              </w:rPr>
              <w:fldChar w:fldCharType="begin"/>
            </w:r>
            <w:r w:rsidRPr="00C330D6">
              <w:rPr>
                <w:rStyle w:val="Hyperlink"/>
                <w:noProof/>
              </w:rPr>
              <w:instrText xml:space="preserve"> </w:instrText>
            </w:r>
            <w:r>
              <w:rPr>
                <w:noProof/>
              </w:rPr>
              <w:instrText>HYPERLINK \l "_Toc510773774"</w:instrText>
            </w:r>
            <w:r w:rsidRPr="00C330D6">
              <w:rPr>
                <w:rStyle w:val="Hyperlink"/>
                <w:noProof/>
              </w:rPr>
              <w:instrText xml:space="preserve"> </w:instrText>
            </w:r>
            <w:r w:rsidRPr="00C330D6">
              <w:rPr>
                <w:rStyle w:val="Hyperlink"/>
                <w:noProof/>
              </w:rPr>
              <w:fldChar w:fldCharType="separate"/>
            </w:r>
            <w:r w:rsidRPr="00C330D6">
              <w:rPr>
                <w:rStyle w:val="Hyperlink"/>
                <w:noProof/>
              </w:rPr>
              <w:t>Installing the AdventureWorks Database</w:t>
            </w:r>
            <w:r>
              <w:rPr>
                <w:noProof/>
                <w:webHidden/>
              </w:rPr>
              <w:tab/>
            </w:r>
            <w:r>
              <w:rPr>
                <w:noProof/>
                <w:webHidden/>
              </w:rPr>
              <w:fldChar w:fldCharType="begin"/>
            </w:r>
            <w:r>
              <w:rPr>
                <w:noProof/>
                <w:webHidden/>
              </w:rPr>
              <w:instrText xml:space="preserve"> PAGEREF _Toc510773774 \h </w:instrText>
            </w:r>
          </w:ins>
          <w:r>
            <w:rPr>
              <w:noProof/>
              <w:webHidden/>
            </w:rPr>
          </w:r>
          <w:r>
            <w:rPr>
              <w:noProof/>
              <w:webHidden/>
            </w:rPr>
            <w:fldChar w:fldCharType="separate"/>
          </w:r>
          <w:ins w:id="45" w:author="Beth Quinlan" w:date="2018-04-06T12:20:00Z">
            <w:r w:rsidR="00B4775B">
              <w:rPr>
                <w:noProof/>
                <w:webHidden/>
              </w:rPr>
              <w:t>42</w:t>
            </w:r>
          </w:ins>
          <w:ins w:id="46" w:author="Beth Quinlan" w:date="2018-04-06T10:27:00Z">
            <w:r>
              <w:rPr>
                <w:noProof/>
                <w:webHidden/>
              </w:rPr>
              <w:fldChar w:fldCharType="end"/>
            </w:r>
            <w:r w:rsidRPr="00C330D6">
              <w:rPr>
                <w:rStyle w:val="Hyperlink"/>
                <w:noProof/>
              </w:rPr>
              <w:fldChar w:fldCharType="end"/>
            </w:r>
          </w:ins>
        </w:p>
        <w:p w14:paraId="47E90963" w14:textId="5AA893AE" w:rsidR="00D17139" w:rsidRDefault="00D17139">
          <w:pPr>
            <w:pStyle w:val="TOC2"/>
            <w:tabs>
              <w:tab w:val="right" w:leader="dot" w:pos="9350"/>
            </w:tabs>
            <w:rPr>
              <w:ins w:id="47" w:author="Beth Quinlan" w:date="2018-04-06T10:27:00Z"/>
              <w:rFonts w:asciiTheme="minorHAnsi" w:eastAsiaTheme="minorEastAsia" w:hAnsiTheme="minorHAnsi"/>
              <w:noProof/>
              <w:sz w:val="22"/>
            </w:rPr>
          </w:pPr>
          <w:ins w:id="48" w:author="Beth Quinlan" w:date="2018-04-06T10:27:00Z">
            <w:r w:rsidRPr="00C330D6">
              <w:rPr>
                <w:rStyle w:val="Hyperlink"/>
                <w:noProof/>
              </w:rPr>
              <w:fldChar w:fldCharType="begin"/>
            </w:r>
            <w:r w:rsidRPr="00C330D6">
              <w:rPr>
                <w:rStyle w:val="Hyperlink"/>
                <w:noProof/>
              </w:rPr>
              <w:instrText xml:space="preserve"> </w:instrText>
            </w:r>
            <w:r>
              <w:rPr>
                <w:noProof/>
              </w:rPr>
              <w:instrText>HYPERLINK \l "_Toc510773775"</w:instrText>
            </w:r>
            <w:r w:rsidRPr="00C330D6">
              <w:rPr>
                <w:rStyle w:val="Hyperlink"/>
                <w:noProof/>
              </w:rPr>
              <w:instrText xml:space="preserve"> </w:instrText>
            </w:r>
            <w:r w:rsidRPr="00C330D6">
              <w:rPr>
                <w:rStyle w:val="Hyperlink"/>
                <w:noProof/>
              </w:rPr>
              <w:fldChar w:fldCharType="separate"/>
            </w:r>
            <w:r w:rsidRPr="00C330D6">
              <w:rPr>
                <w:rStyle w:val="Hyperlink"/>
                <w:noProof/>
              </w:rPr>
              <w:t>Task 8: Deploying the MVC4 Application</w:t>
            </w:r>
            <w:r>
              <w:rPr>
                <w:noProof/>
                <w:webHidden/>
              </w:rPr>
              <w:tab/>
            </w:r>
            <w:r>
              <w:rPr>
                <w:noProof/>
                <w:webHidden/>
              </w:rPr>
              <w:fldChar w:fldCharType="begin"/>
            </w:r>
            <w:r>
              <w:rPr>
                <w:noProof/>
                <w:webHidden/>
              </w:rPr>
              <w:instrText xml:space="preserve"> PAGEREF _Toc510773775 \h </w:instrText>
            </w:r>
          </w:ins>
          <w:r>
            <w:rPr>
              <w:noProof/>
              <w:webHidden/>
            </w:rPr>
          </w:r>
          <w:r>
            <w:rPr>
              <w:noProof/>
              <w:webHidden/>
            </w:rPr>
            <w:fldChar w:fldCharType="separate"/>
          </w:r>
          <w:ins w:id="49" w:author="Beth Quinlan" w:date="2018-04-06T12:20:00Z">
            <w:r w:rsidR="00B4775B">
              <w:rPr>
                <w:noProof/>
                <w:webHidden/>
              </w:rPr>
              <w:t>44</w:t>
            </w:r>
          </w:ins>
          <w:ins w:id="50" w:author="Beth Quinlan" w:date="2018-04-06T10:27:00Z">
            <w:r>
              <w:rPr>
                <w:noProof/>
                <w:webHidden/>
              </w:rPr>
              <w:fldChar w:fldCharType="end"/>
            </w:r>
            <w:r w:rsidRPr="00C330D6">
              <w:rPr>
                <w:rStyle w:val="Hyperlink"/>
                <w:noProof/>
              </w:rPr>
              <w:fldChar w:fldCharType="end"/>
            </w:r>
          </w:ins>
        </w:p>
        <w:p w14:paraId="521A074F" w14:textId="1090B965" w:rsidR="00D17139" w:rsidRDefault="00D17139">
          <w:pPr>
            <w:pStyle w:val="TOC2"/>
            <w:tabs>
              <w:tab w:val="right" w:leader="dot" w:pos="9350"/>
            </w:tabs>
            <w:rPr>
              <w:ins w:id="51" w:author="Beth Quinlan" w:date="2018-04-06T10:27:00Z"/>
              <w:rFonts w:asciiTheme="minorHAnsi" w:eastAsiaTheme="minorEastAsia" w:hAnsiTheme="minorHAnsi"/>
              <w:noProof/>
              <w:sz w:val="22"/>
            </w:rPr>
          </w:pPr>
          <w:ins w:id="52" w:author="Beth Quinlan" w:date="2018-04-06T10:27:00Z">
            <w:r w:rsidRPr="00C330D6">
              <w:rPr>
                <w:rStyle w:val="Hyperlink"/>
                <w:noProof/>
              </w:rPr>
              <w:fldChar w:fldCharType="begin"/>
            </w:r>
            <w:r w:rsidRPr="00C330D6">
              <w:rPr>
                <w:rStyle w:val="Hyperlink"/>
                <w:noProof/>
              </w:rPr>
              <w:instrText xml:space="preserve"> </w:instrText>
            </w:r>
            <w:r>
              <w:rPr>
                <w:noProof/>
              </w:rPr>
              <w:instrText>HYPERLINK \l "_Toc510773776"</w:instrText>
            </w:r>
            <w:r w:rsidRPr="00C330D6">
              <w:rPr>
                <w:rStyle w:val="Hyperlink"/>
                <w:noProof/>
              </w:rPr>
              <w:instrText xml:space="preserve"> </w:instrText>
            </w:r>
            <w:r w:rsidRPr="00C330D6">
              <w:rPr>
                <w:rStyle w:val="Hyperlink"/>
                <w:noProof/>
              </w:rPr>
              <w:fldChar w:fldCharType="separate"/>
            </w:r>
            <w:r w:rsidRPr="00C330D6">
              <w:rPr>
                <w:rStyle w:val="Hyperlink"/>
                <w:noProof/>
              </w:rPr>
              <w:t>Task 9: Setting up the IIS machines DNS address</w:t>
            </w:r>
            <w:r>
              <w:rPr>
                <w:noProof/>
                <w:webHidden/>
              </w:rPr>
              <w:tab/>
            </w:r>
            <w:r>
              <w:rPr>
                <w:noProof/>
                <w:webHidden/>
              </w:rPr>
              <w:fldChar w:fldCharType="begin"/>
            </w:r>
            <w:r>
              <w:rPr>
                <w:noProof/>
                <w:webHidden/>
              </w:rPr>
              <w:instrText xml:space="preserve"> PAGEREF _Toc510773776 \h </w:instrText>
            </w:r>
          </w:ins>
          <w:r>
            <w:rPr>
              <w:noProof/>
              <w:webHidden/>
            </w:rPr>
          </w:r>
          <w:r>
            <w:rPr>
              <w:noProof/>
              <w:webHidden/>
            </w:rPr>
            <w:fldChar w:fldCharType="separate"/>
          </w:r>
          <w:ins w:id="53" w:author="Beth Quinlan" w:date="2018-04-06T12:20:00Z">
            <w:r w:rsidR="00B4775B">
              <w:rPr>
                <w:noProof/>
                <w:webHidden/>
              </w:rPr>
              <w:t>47</w:t>
            </w:r>
          </w:ins>
          <w:ins w:id="54" w:author="Beth Quinlan" w:date="2018-04-06T10:27:00Z">
            <w:r>
              <w:rPr>
                <w:noProof/>
                <w:webHidden/>
              </w:rPr>
              <w:fldChar w:fldCharType="end"/>
            </w:r>
            <w:r w:rsidRPr="00C330D6">
              <w:rPr>
                <w:rStyle w:val="Hyperlink"/>
                <w:noProof/>
              </w:rPr>
              <w:fldChar w:fldCharType="end"/>
            </w:r>
          </w:ins>
        </w:p>
        <w:p w14:paraId="4B975490" w14:textId="7A325F5F" w:rsidR="00D17139" w:rsidRDefault="00D17139">
          <w:pPr>
            <w:pStyle w:val="TOC2"/>
            <w:tabs>
              <w:tab w:val="right" w:leader="dot" w:pos="9350"/>
            </w:tabs>
            <w:rPr>
              <w:ins w:id="55" w:author="Beth Quinlan" w:date="2018-04-06T10:27:00Z"/>
              <w:rFonts w:asciiTheme="minorHAnsi" w:eastAsiaTheme="minorEastAsia" w:hAnsiTheme="minorHAnsi"/>
              <w:noProof/>
              <w:sz w:val="22"/>
            </w:rPr>
          </w:pPr>
          <w:ins w:id="56" w:author="Beth Quinlan" w:date="2018-04-06T10:27:00Z">
            <w:r w:rsidRPr="00C330D6">
              <w:rPr>
                <w:rStyle w:val="Hyperlink"/>
                <w:noProof/>
              </w:rPr>
              <w:fldChar w:fldCharType="begin"/>
            </w:r>
            <w:r w:rsidRPr="00C330D6">
              <w:rPr>
                <w:rStyle w:val="Hyperlink"/>
                <w:noProof/>
              </w:rPr>
              <w:instrText xml:space="preserve"> </w:instrText>
            </w:r>
            <w:r>
              <w:rPr>
                <w:noProof/>
              </w:rPr>
              <w:instrText>HYPERLINK \l "_Toc510773777"</w:instrText>
            </w:r>
            <w:r w:rsidRPr="00C330D6">
              <w:rPr>
                <w:rStyle w:val="Hyperlink"/>
                <w:noProof/>
              </w:rPr>
              <w:instrText xml:space="preserve"> </w:instrText>
            </w:r>
            <w:r w:rsidRPr="00C330D6">
              <w:rPr>
                <w:rStyle w:val="Hyperlink"/>
                <w:noProof/>
              </w:rPr>
              <w:fldChar w:fldCharType="separate"/>
            </w:r>
            <w:r w:rsidRPr="00C330D6">
              <w:rPr>
                <w:rStyle w:val="Hyperlink"/>
                <w:noProof/>
              </w:rPr>
              <w:t>Task 10: Verification</w:t>
            </w:r>
            <w:r>
              <w:rPr>
                <w:noProof/>
                <w:webHidden/>
              </w:rPr>
              <w:tab/>
            </w:r>
            <w:r>
              <w:rPr>
                <w:noProof/>
                <w:webHidden/>
              </w:rPr>
              <w:fldChar w:fldCharType="begin"/>
            </w:r>
            <w:r>
              <w:rPr>
                <w:noProof/>
                <w:webHidden/>
              </w:rPr>
              <w:instrText xml:space="preserve"> PAGEREF _Toc510773777 \h </w:instrText>
            </w:r>
          </w:ins>
          <w:r>
            <w:rPr>
              <w:noProof/>
              <w:webHidden/>
            </w:rPr>
          </w:r>
          <w:r>
            <w:rPr>
              <w:noProof/>
              <w:webHidden/>
            </w:rPr>
            <w:fldChar w:fldCharType="separate"/>
          </w:r>
          <w:ins w:id="57" w:author="Beth Quinlan" w:date="2018-04-06T12:20:00Z">
            <w:r w:rsidR="00B4775B">
              <w:rPr>
                <w:noProof/>
                <w:webHidden/>
              </w:rPr>
              <w:t>51</w:t>
            </w:r>
          </w:ins>
          <w:ins w:id="58" w:author="Beth Quinlan" w:date="2018-04-06T10:27:00Z">
            <w:r>
              <w:rPr>
                <w:noProof/>
                <w:webHidden/>
              </w:rPr>
              <w:fldChar w:fldCharType="end"/>
            </w:r>
            <w:r w:rsidRPr="00C330D6">
              <w:rPr>
                <w:rStyle w:val="Hyperlink"/>
                <w:noProof/>
              </w:rPr>
              <w:fldChar w:fldCharType="end"/>
            </w:r>
          </w:ins>
        </w:p>
        <w:p w14:paraId="0794039D" w14:textId="018DA244" w:rsidR="00D17139" w:rsidRDefault="00D17139">
          <w:pPr>
            <w:pStyle w:val="TOC1"/>
            <w:tabs>
              <w:tab w:val="right" w:leader="dot" w:pos="9350"/>
            </w:tabs>
            <w:rPr>
              <w:ins w:id="59" w:author="Beth Quinlan" w:date="2018-04-06T10:27:00Z"/>
              <w:rFonts w:asciiTheme="minorHAnsi" w:eastAsiaTheme="minorEastAsia" w:hAnsiTheme="minorHAnsi"/>
              <w:noProof/>
              <w:sz w:val="22"/>
            </w:rPr>
          </w:pPr>
          <w:ins w:id="60" w:author="Beth Quinlan" w:date="2018-04-06T10:27:00Z">
            <w:r w:rsidRPr="00C330D6">
              <w:rPr>
                <w:rStyle w:val="Hyperlink"/>
                <w:noProof/>
              </w:rPr>
              <w:fldChar w:fldCharType="begin"/>
            </w:r>
            <w:r w:rsidRPr="00C330D6">
              <w:rPr>
                <w:rStyle w:val="Hyperlink"/>
                <w:noProof/>
              </w:rPr>
              <w:instrText xml:space="preserve"> </w:instrText>
            </w:r>
            <w:r>
              <w:rPr>
                <w:noProof/>
              </w:rPr>
              <w:instrText>HYPERLINK \l "_Toc510773778"</w:instrText>
            </w:r>
            <w:r w:rsidRPr="00C330D6">
              <w:rPr>
                <w:rStyle w:val="Hyperlink"/>
                <w:noProof/>
              </w:rPr>
              <w:instrText xml:space="preserve"> </w:instrText>
            </w:r>
            <w:r w:rsidRPr="00C330D6">
              <w:rPr>
                <w:rStyle w:val="Hyperlink"/>
                <w:noProof/>
              </w:rPr>
              <w:fldChar w:fldCharType="separate"/>
            </w:r>
            <w:r w:rsidRPr="00C330D6">
              <w:rPr>
                <w:rStyle w:val="Hyperlink"/>
                <w:noProof/>
              </w:rPr>
              <w:t>Appendix A – Troubleshooting Tips</w:t>
            </w:r>
            <w:r>
              <w:rPr>
                <w:noProof/>
                <w:webHidden/>
              </w:rPr>
              <w:tab/>
            </w:r>
            <w:r>
              <w:rPr>
                <w:noProof/>
                <w:webHidden/>
              </w:rPr>
              <w:fldChar w:fldCharType="begin"/>
            </w:r>
            <w:r>
              <w:rPr>
                <w:noProof/>
                <w:webHidden/>
              </w:rPr>
              <w:instrText xml:space="preserve"> PAGEREF _Toc510773778 \h </w:instrText>
            </w:r>
          </w:ins>
          <w:r>
            <w:rPr>
              <w:noProof/>
              <w:webHidden/>
            </w:rPr>
          </w:r>
          <w:r>
            <w:rPr>
              <w:noProof/>
              <w:webHidden/>
            </w:rPr>
            <w:fldChar w:fldCharType="separate"/>
          </w:r>
          <w:ins w:id="61" w:author="Beth Quinlan" w:date="2018-04-06T12:20:00Z">
            <w:r w:rsidR="00B4775B">
              <w:rPr>
                <w:noProof/>
                <w:webHidden/>
              </w:rPr>
              <w:t>52</w:t>
            </w:r>
          </w:ins>
          <w:ins w:id="62" w:author="Beth Quinlan" w:date="2018-04-06T10:27:00Z">
            <w:r>
              <w:rPr>
                <w:noProof/>
                <w:webHidden/>
              </w:rPr>
              <w:fldChar w:fldCharType="end"/>
            </w:r>
            <w:r w:rsidRPr="00C330D6">
              <w:rPr>
                <w:rStyle w:val="Hyperlink"/>
                <w:noProof/>
              </w:rPr>
              <w:fldChar w:fldCharType="end"/>
            </w:r>
          </w:ins>
        </w:p>
        <w:p w14:paraId="02B448AC" w14:textId="22218903" w:rsidR="005F3DDD" w:rsidDel="00D17139" w:rsidRDefault="005F3DDD">
          <w:pPr>
            <w:pStyle w:val="TOC1"/>
            <w:tabs>
              <w:tab w:val="right" w:leader="dot" w:pos="9350"/>
            </w:tabs>
            <w:rPr>
              <w:del w:id="63" w:author="Beth Quinlan" w:date="2018-04-06T10:27:00Z"/>
              <w:rFonts w:asciiTheme="minorHAnsi" w:eastAsiaTheme="minorEastAsia" w:hAnsiTheme="minorHAnsi"/>
              <w:noProof/>
              <w:sz w:val="22"/>
            </w:rPr>
          </w:pPr>
          <w:del w:id="64" w:author="Beth Quinlan" w:date="2018-04-06T10:27:00Z">
            <w:r w:rsidRPr="00D17139" w:rsidDel="00D17139">
              <w:rPr>
                <w:rPrChange w:id="65" w:author="Beth Quinlan" w:date="2018-04-06T10:27:00Z">
                  <w:rPr>
                    <w:rStyle w:val="Hyperlink"/>
                    <w:noProof/>
                    <w:lang w:val="en"/>
                  </w:rPr>
                </w:rPrChange>
              </w:rPr>
              <w:delText>Introduction to Microsoft Azure Virtual Machines</w:delText>
            </w:r>
            <w:r w:rsidDel="00D17139">
              <w:rPr>
                <w:noProof/>
                <w:webHidden/>
              </w:rPr>
              <w:tab/>
            </w:r>
            <w:r w:rsidR="00D17139" w:rsidDel="00D17139">
              <w:rPr>
                <w:noProof/>
                <w:webHidden/>
              </w:rPr>
              <w:delText>4</w:delText>
            </w:r>
          </w:del>
        </w:p>
        <w:p w14:paraId="59549C30" w14:textId="7FE76B68" w:rsidR="005F3DDD" w:rsidDel="00D17139" w:rsidRDefault="005F3DDD">
          <w:pPr>
            <w:pStyle w:val="TOC2"/>
            <w:tabs>
              <w:tab w:val="right" w:leader="dot" w:pos="9350"/>
            </w:tabs>
            <w:rPr>
              <w:del w:id="66" w:author="Beth Quinlan" w:date="2018-04-06T10:27:00Z"/>
              <w:rFonts w:asciiTheme="minorHAnsi" w:eastAsiaTheme="minorEastAsia" w:hAnsiTheme="minorHAnsi"/>
              <w:noProof/>
              <w:sz w:val="22"/>
            </w:rPr>
          </w:pPr>
          <w:del w:id="67" w:author="Beth Quinlan" w:date="2018-04-06T10:27:00Z">
            <w:r w:rsidRPr="00D17139" w:rsidDel="00D17139">
              <w:rPr>
                <w:rPrChange w:id="68" w:author="Beth Quinlan" w:date="2018-04-06T10:27:00Z">
                  <w:rPr>
                    <w:rStyle w:val="Hyperlink"/>
                    <w:noProof/>
                  </w:rPr>
                </w:rPrChange>
              </w:rPr>
              <w:delText>Prerequisites</w:delText>
            </w:r>
            <w:r w:rsidDel="00D17139">
              <w:rPr>
                <w:noProof/>
                <w:webHidden/>
              </w:rPr>
              <w:tab/>
            </w:r>
            <w:r w:rsidR="00D17139" w:rsidDel="00D17139">
              <w:rPr>
                <w:noProof/>
                <w:webHidden/>
              </w:rPr>
              <w:delText>5</w:delText>
            </w:r>
          </w:del>
        </w:p>
        <w:p w14:paraId="1DF8D600" w14:textId="47309C8C" w:rsidR="005F3DDD" w:rsidDel="00D17139" w:rsidRDefault="005F3DDD">
          <w:pPr>
            <w:pStyle w:val="TOC2"/>
            <w:tabs>
              <w:tab w:val="right" w:leader="dot" w:pos="9350"/>
            </w:tabs>
            <w:rPr>
              <w:del w:id="69" w:author="Beth Quinlan" w:date="2018-04-06T10:27:00Z"/>
              <w:rFonts w:asciiTheme="minorHAnsi" w:eastAsiaTheme="minorEastAsia" w:hAnsiTheme="minorHAnsi"/>
              <w:noProof/>
              <w:sz w:val="22"/>
            </w:rPr>
          </w:pPr>
          <w:del w:id="70" w:author="Beth Quinlan" w:date="2018-04-06T10:27:00Z">
            <w:r w:rsidRPr="00D17139" w:rsidDel="00D17139">
              <w:rPr>
                <w:rPrChange w:id="71" w:author="Beth Quinlan" w:date="2018-04-06T10:27:00Z">
                  <w:rPr>
                    <w:rStyle w:val="Hyperlink"/>
                    <w:noProof/>
                    <w:lang w:val="en"/>
                  </w:rPr>
                </w:rPrChange>
              </w:rPr>
              <w:delText>Task 1 – Create a Storage Account and Resource Group</w:delText>
            </w:r>
            <w:r w:rsidDel="00D17139">
              <w:rPr>
                <w:noProof/>
                <w:webHidden/>
              </w:rPr>
              <w:tab/>
            </w:r>
            <w:r w:rsidR="00D17139" w:rsidDel="00D17139">
              <w:rPr>
                <w:noProof/>
                <w:webHidden/>
              </w:rPr>
              <w:delText>5</w:delText>
            </w:r>
          </w:del>
        </w:p>
        <w:p w14:paraId="6E369271" w14:textId="7B920EEE" w:rsidR="005F3DDD" w:rsidDel="00D17139" w:rsidRDefault="005F3DDD">
          <w:pPr>
            <w:pStyle w:val="TOC2"/>
            <w:tabs>
              <w:tab w:val="right" w:leader="dot" w:pos="9350"/>
            </w:tabs>
            <w:rPr>
              <w:del w:id="72" w:author="Beth Quinlan" w:date="2018-04-06T10:27:00Z"/>
              <w:rFonts w:asciiTheme="minorHAnsi" w:eastAsiaTheme="minorEastAsia" w:hAnsiTheme="minorHAnsi"/>
              <w:noProof/>
              <w:sz w:val="22"/>
            </w:rPr>
          </w:pPr>
          <w:del w:id="73" w:author="Beth Quinlan" w:date="2018-04-06T10:27:00Z">
            <w:r w:rsidRPr="00D17139" w:rsidDel="00D17139">
              <w:rPr>
                <w:rPrChange w:id="74" w:author="Beth Quinlan" w:date="2018-04-06T10:27:00Z">
                  <w:rPr>
                    <w:rStyle w:val="Hyperlink"/>
                    <w:noProof/>
                    <w:lang w:val="en"/>
                  </w:rPr>
                </w:rPrChange>
              </w:rPr>
              <w:delText>Task 2 – Create a Virtual Network</w:delText>
            </w:r>
            <w:r w:rsidDel="00D17139">
              <w:rPr>
                <w:noProof/>
                <w:webHidden/>
              </w:rPr>
              <w:tab/>
            </w:r>
          </w:del>
          <w:del w:id="75" w:author="Beth Quinlan" w:date="2018-04-06T10:22:00Z">
            <w:r w:rsidDel="00D17139">
              <w:rPr>
                <w:noProof/>
                <w:webHidden/>
              </w:rPr>
              <w:delText>7</w:delText>
            </w:r>
          </w:del>
        </w:p>
        <w:p w14:paraId="3E9CEE17" w14:textId="2D53AE4F" w:rsidR="005F3DDD" w:rsidDel="00D17139" w:rsidRDefault="005F3DDD">
          <w:pPr>
            <w:pStyle w:val="TOC2"/>
            <w:tabs>
              <w:tab w:val="right" w:leader="dot" w:pos="9350"/>
            </w:tabs>
            <w:rPr>
              <w:del w:id="76" w:author="Beth Quinlan" w:date="2018-04-06T10:27:00Z"/>
              <w:rFonts w:asciiTheme="minorHAnsi" w:eastAsiaTheme="minorEastAsia" w:hAnsiTheme="minorHAnsi"/>
              <w:noProof/>
              <w:sz w:val="22"/>
            </w:rPr>
          </w:pPr>
          <w:del w:id="77" w:author="Beth Quinlan" w:date="2018-04-06T10:27:00Z">
            <w:r w:rsidRPr="00D17139" w:rsidDel="00D17139">
              <w:rPr>
                <w:rPrChange w:id="78" w:author="Beth Quinlan" w:date="2018-04-06T10:27:00Z">
                  <w:rPr>
                    <w:rStyle w:val="Hyperlink"/>
                    <w:noProof/>
                  </w:rPr>
                </w:rPrChange>
              </w:rPr>
              <w:delText>Task 3: Creating Virtual Machine for IIS</w:delText>
            </w:r>
            <w:r w:rsidDel="00D17139">
              <w:rPr>
                <w:noProof/>
                <w:webHidden/>
              </w:rPr>
              <w:tab/>
            </w:r>
          </w:del>
          <w:del w:id="79" w:author="Beth Quinlan" w:date="2018-04-06T10:22:00Z">
            <w:r w:rsidDel="00D17139">
              <w:rPr>
                <w:noProof/>
                <w:webHidden/>
              </w:rPr>
              <w:delText>12</w:delText>
            </w:r>
          </w:del>
        </w:p>
        <w:p w14:paraId="2566B7B5" w14:textId="7E52CB43" w:rsidR="005F3DDD" w:rsidDel="00D17139" w:rsidRDefault="005F3DDD">
          <w:pPr>
            <w:pStyle w:val="TOC2"/>
            <w:tabs>
              <w:tab w:val="right" w:leader="dot" w:pos="9350"/>
            </w:tabs>
            <w:rPr>
              <w:del w:id="80" w:author="Beth Quinlan" w:date="2018-04-06T10:27:00Z"/>
              <w:rFonts w:asciiTheme="minorHAnsi" w:eastAsiaTheme="minorEastAsia" w:hAnsiTheme="minorHAnsi"/>
              <w:noProof/>
              <w:sz w:val="22"/>
            </w:rPr>
          </w:pPr>
          <w:del w:id="81" w:author="Beth Quinlan" w:date="2018-04-06T10:27:00Z">
            <w:r w:rsidRPr="00D17139" w:rsidDel="00D17139">
              <w:rPr>
                <w:rPrChange w:id="82" w:author="Beth Quinlan" w:date="2018-04-06T10:27:00Z">
                  <w:rPr>
                    <w:rStyle w:val="Hyperlink"/>
                    <w:noProof/>
                    <w:lang w:val="en"/>
                  </w:rPr>
                </w:rPrChange>
              </w:rPr>
              <w:delText>Task 4 – Create an IaaS SQL Server Virtual Machine</w:delText>
            </w:r>
            <w:r w:rsidDel="00D17139">
              <w:rPr>
                <w:noProof/>
                <w:webHidden/>
              </w:rPr>
              <w:tab/>
            </w:r>
          </w:del>
          <w:del w:id="83" w:author="Beth Quinlan" w:date="2018-04-06T10:22:00Z">
            <w:r w:rsidDel="00D17139">
              <w:rPr>
                <w:noProof/>
                <w:webHidden/>
              </w:rPr>
              <w:delText>16</w:delText>
            </w:r>
          </w:del>
        </w:p>
        <w:p w14:paraId="70A25BF0" w14:textId="494CBCE1" w:rsidR="005F3DDD" w:rsidDel="00D17139" w:rsidRDefault="005F3DDD">
          <w:pPr>
            <w:pStyle w:val="TOC2"/>
            <w:tabs>
              <w:tab w:val="right" w:leader="dot" w:pos="9350"/>
            </w:tabs>
            <w:rPr>
              <w:del w:id="84" w:author="Beth Quinlan" w:date="2018-04-06T10:27:00Z"/>
              <w:rFonts w:asciiTheme="minorHAnsi" w:eastAsiaTheme="minorEastAsia" w:hAnsiTheme="minorHAnsi"/>
              <w:noProof/>
              <w:sz w:val="22"/>
            </w:rPr>
          </w:pPr>
          <w:del w:id="85" w:author="Beth Quinlan" w:date="2018-04-06T10:27:00Z">
            <w:r w:rsidRPr="00D17139" w:rsidDel="00D17139">
              <w:rPr>
                <w:rPrChange w:id="86" w:author="Beth Quinlan" w:date="2018-04-06T10:27:00Z">
                  <w:rPr>
                    <w:rStyle w:val="Hyperlink"/>
                    <w:noProof/>
                  </w:rPr>
                </w:rPrChange>
              </w:rPr>
              <w:delText>Task 5: Configuring the IIS Virtual Machines</w:delText>
            </w:r>
            <w:r w:rsidDel="00D17139">
              <w:rPr>
                <w:noProof/>
                <w:webHidden/>
              </w:rPr>
              <w:tab/>
            </w:r>
          </w:del>
          <w:del w:id="87" w:author="Beth Quinlan" w:date="2018-04-06T10:22:00Z">
            <w:r w:rsidDel="00D17139">
              <w:rPr>
                <w:noProof/>
                <w:webHidden/>
              </w:rPr>
              <w:delText>21</w:delText>
            </w:r>
          </w:del>
        </w:p>
        <w:p w14:paraId="1FAE0771" w14:textId="1FF6E12D" w:rsidR="005F3DDD" w:rsidDel="00D17139" w:rsidRDefault="005F3DDD">
          <w:pPr>
            <w:pStyle w:val="TOC2"/>
            <w:tabs>
              <w:tab w:val="right" w:leader="dot" w:pos="9350"/>
            </w:tabs>
            <w:rPr>
              <w:del w:id="88" w:author="Beth Quinlan" w:date="2018-04-06T10:27:00Z"/>
              <w:rFonts w:asciiTheme="minorHAnsi" w:eastAsiaTheme="minorEastAsia" w:hAnsiTheme="minorHAnsi"/>
              <w:noProof/>
              <w:sz w:val="22"/>
            </w:rPr>
          </w:pPr>
          <w:del w:id="89" w:author="Beth Quinlan" w:date="2018-04-06T10:27:00Z">
            <w:r w:rsidRPr="00D17139" w:rsidDel="00D17139">
              <w:rPr>
                <w:rPrChange w:id="90" w:author="Beth Quinlan" w:date="2018-04-06T10:27:00Z">
                  <w:rPr>
                    <w:rStyle w:val="Hyperlink"/>
                    <w:noProof/>
                  </w:rPr>
                </w:rPrChange>
              </w:rPr>
              <w:delText>Task 6: Setting Inbound Security rules for the IIS Machine</w:delText>
            </w:r>
            <w:r w:rsidDel="00D17139">
              <w:rPr>
                <w:noProof/>
                <w:webHidden/>
              </w:rPr>
              <w:tab/>
            </w:r>
          </w:del>
          <w:del w:id="91" w:author="Beth Quinlan" w:date="2018-04-06T10:22:00Z">
            <w:r w:rsidDel="00D17139">
              <w:rPr>
                <w:noProof/>
                <w:webHidden/>
              </w:rPr>
              <w:delText>25</w:delText>
            </w:r>
          </w:del>
        </w:p>
        <w:p w14:paraId="72603A43" w14:textId="5D29423A" w:rsidR="005F3DDD" w:rsidDel="00D17139" w:rsidRDefault="005F3DDD">
          <w:pPr>
            <w:pStyle w:val="TOC2"/>
            <w:tabs>
              <w:tab w:val="right" w:leader="dot" w:pos="9350"/>
            </w:tabs>
            <w:rPr>
              <w:del w:id="92" w:author="Beth Quinlan" w:date="2018-04-06T10:27:00Z"/>
              <w:rFonts w:asciiTheme="minorHAnsi" w:eastAsiaTheme="minorEastAsia" w:hAnsiTheme="minorHAnsi"/>
              <w:noProof/>
              <w:sz w:val="22"/>
            </w:rPr>
          </w:pPr>
          <w:del w:id="93" w:author="Beth Quinlan" w:date="2018-04-06T10:27:00Z">
            <w:r w:rsidRPr="00D17139" w:rsidDel="00D17139">
              <w:rPr>
                <w:rPrChange w:id="94" w:author="Beth Quinlan" w:date="2018-04-06T10:27:00Z">
                  <w:rPr>
                    <w:rStyle w:val="Hyperlink"/>
                    <w:noProof/>
                  </w:rPr>
                </w:rPrChange>
              </w:rPr>
              <w:delText>Task 7: Configuring the SQL Server 2012 Instance</w:delText>
            </w:r>
            <w:r w:rsidDel="00D17139">
              <w:rPr>
                <w:noProof/>
                <w:webHidden/>
              </w:rPr>
              <w:tab/>
            </w:r>
          </w:del>
          <w:del w:id="95" w:author="Beth Quinlan" w:date="2018-04-06T10:22:00Z">
            <w:r w:rsidDel="00D17139">
              <w:rPr>
                <w:noProof/>
                <w:webHidden/>
              </w:rPr>
              <w:delText>27</w:delText>
            </w:r>
          </w:del>
        </w:p>
        <w:p w14:paraId="70A80FBA" w14:textId="12DEA4D5" w:rsidR="005F3DDD" w:rsidDel="00D17139" w:rsidRDefault="005F3DDD">
          <w:pPr>
            <w:pStyle w:val="TOC3"/>
            <w:tabs>
              <w:tab w:val="right" w:leader="dot" w:pos="9350"/>
            </w:tabs>
            <w:rPr>
              <w:del w:id="96" w:author="Beth Quinlan" w:date="2018-04-06T10:27:00Z"/>
              <w:rFonts w:asciiTheme="minorHAnsi" w:eastAsiaTheme="minorEastAsia" w:hAnsiTheme="minorHAnsi"/>
              <w:noProof/>
              <w:sz w:val="22"/>
            </w:rPr>
          </w:pPr>
          <w:del w:id="97" w:author="Beth Quinlan" w:date="2018-04-06T10:27:00Z">
            <w:r w:rsidRPr="00D17139" w:rsidDel="00D17139">
              <w:rPr>
                <w:rPrChange w:id="98" w:author="Beth Quinlan" w:date="2018-04-06T10:27:00Z">
                  <w:rPr>
                    <w:rStyle w:val="Hyperlink"/>
                    <w:noProof/>
                  </w:rPr>
                </w:rPrChange>
              </w:rPr>
              <w:delText>Installing the AdventureWorks Database</w:delText>
            </w:r>
            <w:r w:rsidDel="00D17139">
              <w:rPr>
                <w:noProof/>
                <w:webHidden/>
              </w:rPr>
              <w:tab/>
            </w:r>
          </w:del>
          <w:del w:id="99" w:author="Beth Quinlan" w:date="2018-04-06T10:22:00Z">
            <w:r w:rsidDel="00D17139">
              <w:rPr>
                <w:noProof/>
                <w:webHidden/>
              </w:rPr>
              <w:delText>28</w:delText>
            </w:r>
          </w:del>
        </w:p>
        <w:p w14:paraId="7A704848" w14:textId="0266393A" w:rsidR="005F3DDD" w:rsidDel="00D17139" w:rsidRDefault="005F3DDD">
          <w:pPr>
            <w:pStyle w:val="TOC2"/>
            <w:tabs>
              <w:tab w:val="right" w:leader="dot" w:pos="9350"/>
            </w:tabs>
            <w:rPr>
              <w:del w:id="100" w:author="Beth Quinlan" w:date="2018-04-06T10:27:00Z"/>
              <w:rFonts w:asciiTheme="minorHAnsi" w:eastAsiaTheme="minorEastAsia" w:hAnsiTheme="minorHAnsi"/>
              <w:noProof/>
              <w:sz w:val="22"/>
            </w:rPr>
          </w:pPr>
          <w:del w:id="101" w:author="Beth Quinlan" w:date="2018-04-06T10:27:00Z">
            <w:r w:rsidRPr="00D17139" w:rsidDel="00D17139">
              <w:rPr>
                <w:rPrChange w:id="102" w:author="Beth Quinlan" w:date="2018-04-06T10:27:00Z">
                  <w:rPr>
                    <w:rStyle w:val="Hyperlink"/>
                    <w:noProof/>
                  </w:rPr>
                </w:rPrChange>
              </w:rPr>
              <w:delText>Task 8: Deploying the MVC4 Application</w:delText>
            </w:r>
            <w:r w:rsidDel="00D17139">
              <w:rPr>
                <w:noProof/>
                <w:webHidden/>
              </w:rPr>
              <w:tab/>
            </w:r>
          </w:del>
          <w:del w:id="103" w:author="Beth Quinlan" w:date="2018-04-06T10:22:00Z">
            <w:r w:rsidDel="00D17139">
              <w:rPr>
                <w:noProof/>
                <w:webHidden/>
              </w:rPr>
              <w:delText>30</w:delText>
            </w:r>
          </w:del>
        </w:p>
        <w:p w14:paraId="4091D9C8" w14:textId="26AE223D" w:rsidR="005F3DDD" w:rsidDel="00D17139" w:rsidRDefault="005F3DDD">
          <w:pPr>
            <w:pStyle w:val="TOC2"/>
            <w:tabs>
              <w:tab w:val="right" w:leader="dot" w:pos="9350"/>
            </w:tabs>
            <w:rPr>
              <w:del w:id="104" w:author="Beth Quinlan" w:date="2018-04-06T10:27:00Z"/>
              <w:rFonts w:asciiTheme="minorHAnsi" w:eastAsiaTheme="minorEastAsia" w:hAnsiTheme="minorHAnsi"/>
              <w:noProof/>
              <w:sz w:val="22"/>
            </w:rPr>
          </w:pPr>
          <w:del w:id="105" w:author="Beth Quinlan" w:date="2018-04-06T10:27:00Z">
            <w:r w:rsidRPr="00D17139" w:rsidDel="00D17139">
              <w:rPr>
                <w:rPrChange w:id="106" w:author="Beth Quinlan" w:date="2018-04-06T10:27:00Z">
                  <w:rPr>
                    <w:rStyle w:val="Hyperlink"/>
                    <w:noProof/>
                  </w:rPr>
                </w:rPrChange>
              </w:rPr>
              <w:delText>Task 9: Setting up the IIS machines DNS address</w:delText>
            </w:r>
            <w:r w:rsidDel="00D17139">
              <w:rPr>
                <w:noProof/>
                <w:webHidden/>
              </w:rPr>
              <w:tab/>
            </w:r>
          </w:del>
          <w:del w:id="107" w:author="Beth Quinlan" w:date="2018-04-06T10:22:00Z">
            <w:r w:rsidDel="00D17139">
              <w:rPr>
                <w:noProof/>
                <w:webHidden/>
              </w:rPr>
              <w:delText>33</w:delText>
            </w:r>
          </w:del>
        </w:p>
        <w:p w14:paraId="365CAF97" w14:textId="01645289" w:rsidR="005F3DDD" w:rsidDel="00D17139" w:rsidRDefault="005F3DDD">
          <w:pPr>
            <w:pStyle w:val="TOC2"/>
            <w:tabs>
              <w:tab w:val="right" w:leader="dot" w:pos="9350"/>
            </w:tabs>
            <w:rPr>
              <w:del w:id="108" w:author="Beth Quinlan" w:date="2018-04-06T10:27:00Z"/>
              <w:rFonts w:asciiTheme="minorHAnsi" w:eastAsiaTheme="minorEastAsia" w:hAnsiTheme="minorHAnsi"/>
              <w:noProof/>
              <w:sz w:val="22"/>
            </w:rPr>
          </w:pPr>
          <w:del w:id="109" w:author="Beth Quinlan" w:date="2018-04-06T10:27:00Z">
            <w:r w:rsidRPr="00D17139" w:rsidDel="00D17139">
              <w:rPr>
                <w:rPrChange w:id="110" w:author="Beth Quinlan" w:date="2018-04-06T10:27:00Z">
                  <w:rPr>
                    <w:rStyle w:val="Hyperlink"/>
                    <w:noProof/>
                  </w:rPr>
                </w:rPrChange>
              </w:rPr>
              <w:delText>Task 10: Verification</w:delText>
            </w:r>
            <w:r w:rsidDel="00D17139">
              <w:rPr>
                <w:noProof/>
                <w:webHidden/>
              </w:rPr>
              <w:tab/>
            </w:r>
          </w:del>
          <w:del w:id="111" w:author="Beth Quinlan" w:date="2018-04-06T10:22:00Z">
            <w:r w:rsidDel="00D17139">
              <w:rPr>
                <w:noProof/>
                <w:webHidden/>
              </w:rPr>
              <w:delText>35</w:delText>
            </w:r>
          </w:del>
        </w:p>
        <w:p w14:paraId="1CC8F6D8" w14:textId="00BF0A1F" w:rsidR="005F3DDD" w:rsidDel="00D17139" w:rsidRDefault="005F3DDD">
          <w:pPr>
            <w:pStyle w:val="TOC1"/>
            <w:tabs>
              <w:tab w:val="right" w:leader="dot" w:pos="9350"/>
            </w:tabs>
            <w:rPr>
              <w:del w:id="112" w:author="Beth Quinlan" w:date="2018-04-06T10:27:00Z"/>
              <w:rFonts w:asciiTheme="minorHAnsi" w:eastAsiaTheme="minorEastAsia" w:hAnsiTheme="minorHAnsi"/>
              <w:noProof/>
              <w:sz w:val="22"/>
            </w:rPr>
          </w:pPr>
          <w:del w:id="113" w:author="Beth Quinlan" w:date="2018-04-06T10:27:00Z">
            <w:r w:rsidRPr="00D17139" w:rsidDel="00D17139">
              <w:rPr>
                <w:rPrChange w:id="114" w:author="Beth Quinlan" w:date="2018-04-06T10:27:00Z">
                  <w:rPr>
                    <w:rStyle w:val="Hyperlink"/>
                    <w:noProof/>
                  </w:rPr>
                </w:rPrChange>
              </w:rPr>
              <w:delText>Appendix A – Troubleshooting Tips</w:delText>
            </w:r>
            <w:r w:rsidDel="00D17139">
              <w:rPr>
                <w:noProof/>
                <w:webHidden/>
              </w:rPr>
              <w:tab/>
            </w:r>
          </w:del>
          <w:del w:id="115" w:author="Beth Quinlan" w:date="2018-04-06T10:22:00Z">
            <w:r w:rsidDel="00D17139">
              <w:rPr>
                <w:noProof/>
                <w:webHidden/>
              </w:rPr>
              <w:delText>36</w:delText>
            </w:r>
          </w:del>
        </w:p>
        <w:p w14:paraId="757C9C2D" w14:textId="477C32C3" w:rsidR="00DC00AE" w:rsidRDefault="00DC00AE">
          <w:r>
            <w:rPr>
              <w:b/>
              <w:bCs/>
              <w:noProof/>
            </w:rPr>
            <w:fldChar w:fldCharType="end"/>
          </w:r>
        </w:p>
      </w:sdtContent>
    </w:sdt>
    <w:p w14:paraId="757C9C2E" w14:textId="77777777" w:rsidR="00DC00AE" w:rsidRDefault="00DC00AE" w:rsidP="005C66E4">
      <w:pPr>
        <w:pStyle w:val="Heading1"/>
        <w:rPr>
          <w:lang w:val="en"/>
        </w:rPr>
      </w:pPr>
    </w:p>
    <w:p w14:paraId="757C9C2F" w14:textId="77777777" w:rsidR="007B13CB" w:rsidRDefault="007B13CB">
      <w:pPr>
        <w:rPr>
          <w:rFonts w:ascii="wf_segoe-ui_light" w:eastAsia="Times New Roman" w:hAnsi="wf_segoe-ui_light" w:cs="Times New Roman"/>
          <w:color w:val="000000" w:themeColor="text1"/>
          <w:kern w:val="36"/>
          <w:sz w:val="51"/>
          <w:szCs w:val="51"/>
          <w:lang w:val="en"/>
        </w:rPr>
      </w:pPr>
      <w:r>
        <w:rPr>
          <w:lang w:val="en"/>
        </w:rPr>
        <w:br w:type="page"/>
      </w:r>
    </w:p>
    <w:p w14:paraId="757C9C30" w14:textId="77777777" w:rsidR="00AC3CAB" w:rsidRDefault="007B13CB" w:rsidP="007B13CB">
      <w:pPr>
        <w:pStyle w:val="Heading1"/>
        <w:ind w:left="360" w:firstLine="0"/>
        <w:rPr>
          <w:lang w:val="en"/>
        </w:rPr>
      </w:pPr>
      <w:bookmarkStart w:id="116" w:name="_Toc510773765"/>
      <w:r>
        <w:rPr>
          <w:lang w:val="en"/>
        </w:rPr>
        <w:lastRenderedPageBreak/>
        <w:t xml:space="preserve">Introduction to </w:t>
      </w:r>
      <w:r w:rsidR="005C06E3">
        <w:rPr>
          <w:lang w:val="en"/>
        </w:rPr>
        <w:t>Microsoft Azure</w:t>
      </w:r>
      <w:r>
        <w:rPr>
          <w:lang w:val="en"/>
        </w:rPr>
        <w:t xml:space="preserve"> Virtual Machines</w:t>
      </w:r>
      <w:bookmarkEnd w:id="116"/>
    </w:p>
    <w:p w14:paraId="757C9C31" w14:textId="78F91427" w:rsidR="00332819" w:rsidRDefault="00332819" w:rsidP="007B13CB">
      <w:pPr>
        <w:ind w:left="360" w:firstLine="0"/>
      </w:pPr>
      <w:r>
        <w:t xml:space="preserve">In this </w:t>
      </w:r>
      <w:r w:rsidR="00744C8F">
        <w:t>lab</w:t>
      </w:r>
      <w:r>
        <w:t>, you will create</w:t>
      </w:r>
      <w:r w:rsidR="007B13CB">
        <w:t xml:space="preserve"> </w:t>
      </w:r>
      <w:r w:rsidR="00ED2DC8">
        <w:t>2</w:t>
      </w:r>
      <w:r w:rsidR="007B13CB">
        <w:t xml:space="preserve"> virtual machines. </w:t>
      </w:r>
      <w:r w:rsidR="00ED2DC8">
        <w:t xml:space="preserve">One of the </w:t>
      </w:r>
      <w:r w:rsidR="007B13CB">
        <w:t xml:space="preserve">virtual machines will be </w:t>
      </w:r>
      <w:r w:rsidR="00ED2DC8">
        <w:t xml:space="preserve">an </w:t>
      </w:r>
      <w:r w:rsidR="007B13CB">
        <w:t>IIS server and the other machine</w:t>
      </w:r>
      <w:r>
        <w:t xml:space="preserve"> </w:t>
      </w:r>
      <w:r w:rsidR="007B13CB">
        <w:t xml:space="preserve">with have SQL Server 2012 installed to serve as the application database. These machines will be connected via a </w:t>
      </w:r>
      <w:r w:rsidR="005C06E3">
        <w:t>Microsoft Azure</w:t>
      </w:r>
      <w:r w:rsidR="009574B2">
        <w:t xml:space="preserve"> v</w:t>
      </w:r>
      <w:r w:rsidR="007B13CB">
        <w:t xml:space="preserve">irtual </w:t>
      </w:r>
      <w:r w:rsidR="009574B2">
        <w:t>n</w:t>
      </w:r>
      <w:r w:rsidR="007B13CB">
        <w:t>etwork</w:t>
      </w:r>
      <w:r>
        <w:t>.</w:t>
      </w:r>
    </w:p>
    <w:p w14:paraId="757C9C32" w14:textId="04DCB54F" w:rsidR="00C80421" w:rsidRPr="00C80421" w:rsidRDefault="00C80421" w:rsidP="00DA58A8">
      <w:pPr>
        <w:rPr>
          <w:lang w:val="en"/>
        </w:rPr>
      </w:pPr>
      <w:r w:rsidRPr="00C80421">
        <w:rPr>
          <w:lang w:val="en"/>
        </w:rPr>
        <w:t>You'll learn</w:t>
      </w:r>
      <w:r w:rsidR="009574B2">
        <w:rPr>
          <w:lang w:val="en"/>
        </w:rPr>
        <w:t xml:space="preserve"> how to</w:t>
      </w:r>
      <w:r w:rsidRPr="00C80421">
        <w:rPr>
          <w:lang w:val="en"/>
        </w:rPr>
        <w:t>:</w:t>
      </w:r>
    </w:p>
    <w:p w14:paraId="757C9C34" w14:textId="604ECE2C" w:rsidR="000810CA" w:rsidRDefault="009574B2" w:rsidP="005162F4">
      <w:pPr>
        <w:pStyle w:val="ListParagraph"/>
        <w:numPr>
          <w:ilvl w:val="0"/>
          <w:numId w:val="5"/>
        </w:numPr>
      </w:pPr>
      <w:r>
        <w:t>C</w:t>
      </w:r>
      <w:r w:rsidR="000810CA">
        <w:t>reate an Azure Storage Account</w:t>
      </w:r>
    </w:p>
    <w:p w14:paraId="757C9C35" w14:textId="595A10E6" w:rsidR="00332819" w:rsidRPr="00332819" w:rsidRDefault="00ED2DC8" w:rsidP="005162F4">
      <w:pPr>
        <w:pStyle w:val="ListParagraph"/>
        <w:numPr>
          <w:ilvl w:val="0"/>
          <w:numId w:val="5"/>
        </w:numPr>
      </w:pPr>
      <w:r>
        <w:t>Configure an IIS Web Server and connect it to</w:t>
      </w:r>
      <w:r w:rsidR="00332819" w:rsidRPr="00332819">
        <w:t xml:space="preserve"> a SQL Server running in a virtual machine through a simple virtual network</w:t>
      </w:r>
    </w:p>
    <w:p w14:paraId="757C9C36" w14:textId="77777777" w:rsidR="00332819" w:rsidRPr="00332819" w:rsidRDefault="00332819" w:rsidP="005162F4">
      <w:pPr>
        <w:pStyle w:val="ListParagraph"/>
        <w:numPr>
          <w:ilvl w:val="0"/>
          <w:numId w:val="5"/>
        </w:numPr>
      </w:pPr>
      <w:r w:rsidRPr="00332819">
        <w:t>Configure a SQL Server virtual machine</w:t>
      </w:r>
    </w:p>
    <w:p w14:paraId="757C9C37" w14:textId="7B3186ED" w:rsidR="00332819" w:rsidRPr="00332819" w:rsidRDefault="007B13CB" w:rsidP="005162F4">
      <w:pPr>
        <w:pStyle w:val="ListParagraph"/>
        <w:numPr>
          <w:ilvl w:val="0"/>
          <w:numId w:val="5"/>
        </w:numPr>
      </w:pPr>
      <w:r>
        <w:t>D</w:t>
      </w:r>
      <w:r w:rsidR="00332819" w:rsidRPr="00332819">
        <w:t xml:space="preserve">eploy the sample Web application to </w:t>
      </w:r>
      <w:r>
        <w:t>the IaaS IIS virtual machine</w:t>
      </w:r>
    </w:p>
    <w:p w14:paraId="757C9C38" w14:textId="77777777" w:rsidR="00C80421" w:rsidRPr="00DA58A8" w:rsidRDefault="00C80421" w:rsidP="00332819">
      <w:pPr>
        <w:pStyle w:val="ListParagraph"/>
        <w:rPr>
          <w:lang w:val="en"/>
        </w:rPr>
      </w:pPr>
    </w:p>
    <w:p w14:paraId="757C9C39" w14:textId="77777777" w:rsidR="00AB1D2E" w:rsidRDefault="00AB1D2E">
      <w:pPr>
        <w:spacing w:before="0" w:after="160"/>
        <w:rPr>
          <w:lang w:val="en"/>
        </w:rPr>
      </w:pPr>
      <w:r>
        <w:rPr>
          <w:lang w:val="en"/>
        </w:rPr>
        <w:br w:type="page"/>
      </w:r>
    </w:p>
    <w:p w14:paraId="757C9C3A" w14:textId="77777777" w:rsidR="00AB1D2E" w:rsidRDefault="00AB1D2E">
      <w:pPr>
        <w:spacing w:before="0" w:after="160"/>
        <w:rPr>
          <w:lang w:val="en"/>
        </w:rPr>
      </w:pPr>
    </w:p>
    <w:p w14:paraId="757C9C3B" w14:textId="77777777" w:rsidR="00332819" w:rsidRDefault="00332819" w:rsidP="007B13CB">
      <w:pPr>
        <w:pStyle w:val="Heading2"/>
      </w:pPr>
      <w:bookmarkStart w:id="117" w:name="_Toc510773766"/>
      <w:r>
        <w:t>Prerequisites</w:t>
      </w:r>
      <w:bookmarkEnd w:id="117"/>
    </w:p>
    <w:p w14:paraId="757C9C3C" w14:textId="77777777" w:rsidR="00332819" w:rsidRDefault="00332819" w:rsidP="007B13CB">
      <w:r>
        <w:t>The following is required to complete this hands-on lab:</w:t>
      </w:r>
    </w:p>
    <w:p w14:paraId="757C9C3E" w14:textId="79711721" w:rsidR="00332819" w:rsidRDefault="007570AF" w:rsidP="005162F4">
      <w:pPr>
        <w:pStyle w:val="ListParagraph"/>
        <w:numPr>
          <w:ilvl w:val="0"/>
          <w:numId w:val="10"/>
        </w:numPr>
      </w:pPr>
      <w:hyperlink r:id="rId8" w:history="1">
        <w:r w:rsidR="005C06E3">
          <w:t>Microsoft Azure</w:t>
        </w:r>
        <w:r w:rsidR="00332819" w:rsidRPr="00E92E80">
          <w:t xml:space="preserve"> </w:t>
        </w:r>
        <w:r w:rsidR="00B51A6D">
          <w:t>PowerShell</w:t>
        </w:r>
      </w:hyperlink>
    </w:p>
    <w:p w14:paraId="757C9C3F" w14:textId="1A95EE88" w:rsidR="006C6255" w:rsidRPr="006C6255" w:rsidRDefault="00482157" w:rsidP="005162F4">
      <w:pPr>
        <w:pStyle w:val="ListParagraph"/>
        <w:numPr>
          <w:ilvl w:val="0"/>
          <w:numId w:val="10"/>
        </w:numPr>
        <w:rPr>
          <w:color w:val="000000" w:themeColor="text1"/>
        </w:rPr>
      </w:pPr>
      <w:r>
        <w:t>I</w:t>
      </w:r>
      <w:r w:rsidR="006C6255">
        <w:t>nstall the SQL Server PowerShell extensions</w:t>
      </w:r>
      <w:r w:rsidR="009574B2">
        <w:t xml:space="preserve"> on the database VM</w:t>
      </w:r>
      <w:r w:rsidR="0015412B">
        <w:t xml:space="preserve"> (link)</w:t>
      </w:r>
    </w:p>
    <w:p w14:paraId="757C9C40" w14:textId="77777777" w:rsidR="00332819" w:rsidRDefault="00332819" w:rsidP="005162F4">
      <w:pPr>
        <w:pStyle w:val="ListParagraph"/>
        <w:numPr>
          <w:ilvl w:val="0"/>
          <w:numId w:val="10"/>
        </w:numPr>
      </w:pPr>
      <w:r>
        <w:t xml:space="preserve">A </w:t>
      </w:r>
      <w:r w:rsidR="005C06E3">
        <w:t>Microsoft Azure</w:t>
      </w:r>
      <w:r>
        <w:t xml:space="preserve"> subscription</w:t>
      </w:r>
      <w:r w:rsidR="00E95F0B">
        <w:t xml:space="preserve"> </w:t>
      </w:r>
    </w:p>
    <w:p w14:paraId="757C9C41" w14:textId="77777777" w:rsidR="00332819" w:rsidRDefault="00332819" w:rsidP="00824313">
      <w:pPr>
        <w:pStyle w:val="Heading2"/>
      </w:pPr>
    </w:p>
    <w:p w14:paraId="757C9C55" w14:textId="7FA88B08" w:rsidR="00876092" w:rsidRPr="00C80421" w:rsidRDefault="00876092" w:rsidP="00876092">
      <w:pPr>
        <w:pStyle w:val="Heading2"/>
        <w:rPr>
          <w:lang w:val="en"/>
        </w:rPr>
      </w:pPr>
      <w:bookmarkStart w:id="118" w:name="bkmk_setupwindowsazure"/>
      <w:bookmarkStart w:id="119" w:name="_Toc510773767"/>
      <w:bookmarkEnd w:id="118"/>
      <w:r>
        <w:rPr>
          <w:lang w:val="en"/>
        </w:rPr>
        <w:t xml:space="preserve">Task </w:t>
      </w:r>
      <w:r w:rsidR="00B51A6D">
        <w:rPr>
          <w:lang w:val="en"/>
        </w:rPr>
        <w:t>1</w:t>
      </w:r>
      <w:r>
        <w:rPr>
          <w:lang w:val="en"/>
        </w:rPr>
        <w:t xml:space="preserve"> – Create a Storage Account</w:t>
      </w:r>
      <w:r w:rsidR="00ED2DC8">
        <w:rPr>
          <w:lang w:val="en"/>
        </w:rPr>
        <w:t xml:space="preserve"> and Resource Group</w:t>
      </w:r>
      <w:bookmarkEnd w:id="119"/>
    </w:p>
    <w:p w14:paraId="757C9C56" w14:textId="5DABCDF9" w:rsidR="00876092" w:rsidRPr="00876092" w:rsidRDefault="00876092" w:rsidP="00876092">
      <w:pPr>
        <w:pStyle w:val="ListParagraph"/>
        <w:ind w:firstLine="0"/>
        <w:rPr>
          <w:rFonts w:cs="Times New Roman"/>
          <w:lang w:val="en"/>
        </w:rPr>
      </w:pPr>
      <w:r>
        <w:rPr>
          <w:rFonts w:cs="Times New Roman"/>
          <w:lang w:val="en"/>
        </w:rPr>
        <w:t xml:space="preserve">We will need a storage account in order to have a place to put our </w:t>
      </w:r>
      <w:r w:rsidR="009574B2">
        <w:rPr>
          <w:rFonts w:cs="Times New Roman"/>
          <w:lang w:val="en"/>
        </w:rPr>
        <w:t>v</w:t>
      </w:r>
      <w:r>
        <w:rPr>
          <w:rFonts w:cs="Times New Roman"/>
          <w:lang w:val="en"/>
        </w:rPr>
        <w:t xml:space="preserve">irtual </w:t>
      </w:r>
      <w:r w:rsidR="009574B2">
        <w:rPr>
          <w:rFonts w:cs="Times New Roman"/>
          <w:lang w:val="en"/>
        </w:rPr>
        <w:t>m</w:t>
      </w:r>
      <w:r>
        <w:rPr>
          <w:rFonts w:cs="Times New Roman"/>
          <w:lang w:val="en"/>
        </w:rPr>
        <w:t xml:space="preserve">achine </w:t>
      </w:r>
      <w:r w:rsidR="009574B2">
        <w:rPr>
          <w:rFonts w:cs="Times New Roman"/>
          <w:lang w:val="en"/>
        </w:rPr>
        <w:t>.</w:t>
      </w:r>
      <w:proofErr w:type="spellStart"/>
      <w:r>
        <w:rPr>
          <w:rFonts w:cs="Times New Roman"/>
          <w:lang w:val="en"/>
        </w:rPr>
        <w:t>vhd</w:t>
      </w:r>
      <w:proofErr w:type="spellEnd"/>
      <w:r>
        <w:rPr>
          <w:rFonts w:cs="Times New Roman"/>
          <w:lang w:val="en"/>
        </w:rPr>
        <w:t xml:space="preserve"> blob files.  Although while creating a virtual machine, you have the option to create a storage account, </w:t>
      </w:r>
      <w:r w:rsidR="00F06CBC">
        <w:rPr>
          <w:rFonts w:cs="Times New Roman"/>
          <w:lang w:val="en"/>
        </w:rPr>
        <w:t xml:space="preserve">we want to first create our storage account manually so that we can create a resource group to hold all the applications resources in. </w:t>
      </w:r>
      <w:r>
        <w:rPr>
          <w:rFonts w:cs="Times New Roman"/>
          <w:lang w:val="en"/>
        </w:rPr>
        <w:t>Creating the storage account up front gives us more flexible options.</w:t>
      </w:r>
    </w:p>
    <w:p w14:paraId="757C9C57" w14:textId="77777777" w:rsidR="00876092" w:rsidRDefault="00876092" w:rsidP="00876092">
      <w:pPr>
        <w:pStyle w:val="ListParagraph"/>
        <w:ind w:firstLine="0"/>
        <w:rPr>
          <w:rFonts w:cs="Times New Roman"/>
        </w:rPr>
      </w:pPr>
    </w:p>
    <w:p w14:paraId="757C9C59" w14:textId="77777777" w:rsidR="00E13AE4" w:rsidRPr="00876092" w:rsidRDefault="00E13AE4" w:rsidP="00876092">
      <w:pPr>
        <w:pStyle w:val="ListParagraph"/>
        <w:ind w:firstLine="0"/>
        <w:rPr>
          <w:rFonts w:cs="Times New Roman"/>
        </w:rPr>
      </w:pPr>
    </w:p>
    <w:p w14:paraId="55E34B00" w14:textId="18A70E3A" w:rsidR="00F06CBC" w:rsidRDefault="00F06CBC" w:rsidP="005162F4">
      <w:pPr>
        <w:pStyle w:val="ListParagraph"/>
        <w:numPr>
          <w:ilvl w:val="0"/>
          <w:numId w:val="13"/>
        </w:numPr>
        <w:contextualSpacing w:val="0"/>
        <w:rPr>
          <w:rFonts w:cs="Times New Roman"/>
        </w:rPr>
      </w:pPr>
      <w:r>
        <w:rPr>
          <w:rFonts w:cs="Times New Roman"/>
        </w:rPr>
        <w:t xml:space="preserve">Log in to the Azure </w:t>
      </w:r>
      <w:r w:rsidR="006903FD">
        <w:rPr>
          <w:rFonts w:cs="Times New Roman"/>
        </w:rPr>
        <w:t>p</w:t>
      </w:r>
      <w:r>
        <w:rPr>
          <w:rFonts w:cs="Times New Roman"/>
        </w:rPr>
        <w:t xml:space="preserve">ortal at </w:t>
      </w:r>
      <w:hyperlink r:id="rId9" w:history="1">
        <w:r w:rsidRPr="003D38FE">
          <w:rPr>
            <w:rStyle w:val="Hyperlink"/>
            <w:rFonts w:cs="Times New Roman"/>
          </w:rPr>
          <w:t>https://portal.azure.com</w:t>
        </w:r>
      </w:hyperlink>
      <w:r>
        <w:rPr>
          <w:rFonts w:cs="Times New Roman"/>
        </w:rPr>
        <w:t>.</w:t>
      </w:r>
    </w:p>
    <w:p w14:paraId="757C9C5A" w14:textId="25A00032" w:rsidR="00876092" w:rsidRDefault="00876092" w:rsidP="005162F4">
      <w:pPr>
        <w:pStyle w:val="ListParagraph"/>
        <w:numPr>
          <w:ilvl w:val="0"/>
          <w:numId w:val="13"/>
        </w:numPr>
        <w:contextualSpacing w:val="0"/>
        <w:rPr>
          <w:rFonts w:cs="Times New Roman"/>
        </w:rPr>
      </w:pPr>
      <w:r>
        <w:rPr>
          <w:rFonts w:cs="Times New Roman"/>
        </w:rPr>
        <w:t xml:space="preserve">From within the Azure Portal, click on the </w:t>
      </w:r>
      <w:r w:rsidR="00E12489" w:rsidRPr="00E12489">
        <w:rPr>
          <w:rFonts w:cs="Times New Roman"/>
          <w:b/>
        </w:rPr>
        <w:t>+</w:t>
      </w:r>
      <w:del w:id="120" w:author="Beth Quinlan" w:date="2018-04-05T12:18:00Z">
        <w:r w:rsidRPr="00E12489" w:rsidDel="009166FC">
          <w:rPr>
            <w:rFonts w:cs="Times New Roman"/>
            <w:b/>
          </w:rPr>
          <w:delText>New</w:delText>
        </w:r>
      </w:del>
      <w:ins w:id="121" w:author="Beth Quinlan" w:date="2018-04-05T12:18:00Z">
        <w:r w:rsidR="009166FC">
          <w:rPr>
            <w:rFonts w:cs="Times New Roman"/>
            <w:b/>
          </w:rPr>
          <w:t>Create a resource</w:t>
        </w:r>
      </w:ins>
      <w:r w:rsidR="00A00B26">
        <w:rPr>
          <w:rFonts w:cs="Times New Roman"/>
          <w:b/>
        </w:rPr>
        <w:t xml:space="preserve">, </w:t>
      </w:r>
      <w:r w:rsidR="003433AF">
        <w:rPr>
          <w:rFonts w:cs="Times New Roman"/>
          <w:b/>
        </w:rPr>
        <w:t xml:space="preserve">Storage </w:t>
      </w:r>
      <w:r w:rsidR="003433AF" w:rsidRPr="003433AF">
        <w:rPr>
          <w:rFonts w:cs="Times New Roman"/>
        </w:rPr>
        <w:t>and then</w:t>
      </w:r>
      <w:r w:rsidR="003433AF">
        <w:rPr>
          <w:rFonts w:cs="Times New Roman"/>
          <w:b/>
        </w:rPr>
        <w:t xml:space="preserve"> Storage account</w:t>
      </w:r>
      <w:ins w:id="122" w:author="Beth Quinlan" w:date="2018-04-05T12:18:00Z">
        <w:r w:rsidR="009166FC">
          <w:rPr>
            <w:rFonts w:cs="Times New Roman"/>
            <w:b/>
          </w:rPr>
          <w:t xml:space="preserve"> – blob, file, table, qu</w:t>
        </w:r>
      </w:ins>
      <w:ins w:id="123" w:author="Beth Quinlan" w:date="2018-04-05T12:19:00Z">
        <w:r w:rsidR="009166FC">
          <w:rPr>
            <w:rFonts w:cs="Times New Roman"/>
            <w:b/>
          </w:rPr>
          <w:t>eue</w:t>
        </w:r>
      </w:ins>
      <w:r w:rsidR="003433AF">
        <w:rPr>
          <w:rFonts w:cs="Times New Roman"/>
          <w:b/>
        </w:rPr>
        <w:t>.</w:t>
      </w:r>
    </w:p>
    <w:p w14:paraId="59F1E935" w14:textId="3EEFB28B" w:rsidR="0073571B" w:rsidRPr="00E95F0B" w:rsidRDefault="00A00B26" w:rsidP="00876092">
      <w:pPr>
        <w:pStyle w:val="NormalWeb"/>
        <w:spacing w:line="315" w:lineRule="atLeast"/>
        <w:ind w:left="1080"/>
        <w:rPr>
          <w:rFonts w:cs="Segoe UI"/>
          <w:color w:val="666666"/>
          <w:sz w:val="18"/>
          <w:szCs w:val="21"/>
        </w:rPr>
      </w:pPr>
      <w:del w:id="124" w:author="Beth Quinlan" w:date="2018-04-05T12:18:00Z">
        <w:r w:rsidDel="009166FC">
          <w:rPr>
            <w:noProof/>
            <w:lang w:val="da-DK" w:eastAsia="da-DK"/>
          </w:rPr>
          <w:drawing>
            <wp:inline distT="0" distB="0" distL="0" distR="0" wp14:anchorId="7B7FFE1D" wp14:editId="130E5D0A">
              <wp:extent cx="5213350" cy="3634863"/>
              <wp:effectExtent l="0" t="0" r="635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3013" cy="3641600"/>
                      </a:xfrm>
                      <a:prstGeom prst="rect">
                        <a:avLst/>
                      </a:prstGeom>
                    </pic:spPr>
                  </pic:pic>
                </a:graphicData>
              </a:graphic>
            </wp:inline>
          </w:drawing>
        </w:r>
      </w:del>
      <w:ins w:id="125" w:author="Beth Quinlan" w:date="2018-04-05T12:18:00Z">
        <w:r w:rsidR="009166FC">
          <w:rPr>
            <w:noProof/>
          </w:rPr>
          <w:drawing>
            <wp:inline distT="0" distB="0" distL="0" distR="0" wp14:anchorId="0CA15F02" wp14:editId="7E6404F8">
              <wp:extent cx="5353050" cy="2643926"/>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0262" cy="2652427"/>
                      </a:xfrm>
                      <a:prstGeom prst="rect">
                        <a:avLst/>
                      </a:prstGeom>
                    </pic:spPr>
                  </pic:pic>
                </a:graphicData>
              </a:graphic>
            </wp:inline>
          </w:drawing>
        </w:r>
      </w:ins>
    </w:p>
    <w:p w14:paraId="547B3799" w14:textId="2971632B" w:rsidR="003433AF" w:rsidRDefault="003433AF" w:rsidP="005162F4">
      <w:pPr>
        <w:pStyle w:val="ListParagraph"/>
        <w:numPr>
          <w:ilvl w:val="0"/>
          <w:numId w:val="13"/>
        </w:numPr>
      </w:pPr>
      <w:r>
        <w:t xml:space="preserve">On the </w:t>
      </w:r>
      <w:r w:rsidRPr="007570AF">
        <w:rPr>
          <w:i/>
          <w:rPrChange w:id="126" w:author="Beth Quinlan" w:date="2018-04-11T13:47:00Z">
            <w:rPr/>
          </w:rPrChange>
        </w:rPr>
        <w:t>Create storage account</w:t>
      </w:r>
      <w:r>
        <w:t xml:space="preserve"> blade, enter a unique storage account name (unique in all of Azure)</w:t>
      </w:r>
      <w:r w:rsidR="00946F97">
        <w:t>. Note all the settings that you need to select or change in the screenshot below.</w:t>
      </w:r>
      <w:r>
        <w:t xml:space="preserve"> Click the </w:t>
      </w:r>
      <w:r w:rsidR="002D5AE9" w:rsidRPr="002D5AE9">
        <w:rPr>
          <w:b/>
        </w:rPr>
        <w:t>Create</w:t>
      </w:r>
      <w:r>
        <w:t xml:space="preserve"> button to </w:t>
      </w:r>
      <w:r w:rsidR="00946F97">
        <w:t>complete the storage account creation</w:t>
      </w:r>
      <w:r>
        <w:t>.</w:t>
      </w:r>
    </w:p>
    <w:p w14:paraId="7C8697CA" w14:textId="77777777" w:rsidR="002D5AE9" w:rsidRDefault="002D5AE9" w:rsidP="002D5AE9">
      <w:pPr>
        <w:pStyle w:val="ListParagraph"/>
        <w:ind w:firstLine="0"/>
      </w:pPr>
    </w:p>
    <w:tbl>
      <w:tblPr>
        <w:tblStyle w:val="TableGrid"/>
        <w:tblW w:w="0" w:type="auto"/>
        <w:tblInd w:w="-365" w:type="dxa"/>
        <w:tblLook w:val="04A0" w:firstRow="1" w:lastRow="0" w:firstColumn="1" w:lastColumn="0" w:noHBand="0" w:noVBand="1"/>
        <w:tblPrChange w:id="127" w:author="Beth Quinlan" w:date="2018-04-05T12:24:00Z">
          <w:tblPr>
            <w:tblStyle w:val="TableGrid"/>
            <w:tblW w:w="0" w:type="auto"/>
            <w:tblInd w:w="720" w:type="dxa"/>
            <w:tblLook w:val="04A0" w:firstRow="1" w:lastRow="0" w:firstColumn="1" w:lastColumn="0" w:noHBand="0" w:noVBand="1"/>
          </w:tblPr>
        </w:tblPrChange>
      </w:tblPr>
      <w:tblGrid>
        <w:gridCol w:w="4219"/>
        <w:gridCol w:w="5496"/>
        <w:tblGridChange w:id="128">
          <w:tblGrid>
            <w:gridCol w:w="3134"/>
            <w:gridCol w:w="5496"/>
          </w:tblGrid>
        </w:tblGridChange>
      </w:tblGrid>
      <w:tr w:rsidR="00946F97" w14:paraId="6078F888" w14:textId="77777777" w:rsidTr="009C23AD">
        <w:tc>
          <w:tcPr>
            <w:tcW w:w="4219" w:type="dxa"/>
            <w:tcPrChange w:id="129" w:author="Beth Quinlan" w:date="2018-04-05T12:24:00Z">
              <w:tcPr>
                <w:tcW w:w="4675" w:type="dxa"/>
              </w:tcPr>
            </w:tcPrChange>
          </w:tcPr>
          <w:p w14:paraId="15F0BF30" w14:textId="6F53D3F1" w:rsidR="00946F97" w:rsidRDefault="00946F97">
            <w:pPr>
              <w:pStyle w:val="ListParagraph"/>
              <w:numPr>
                <w:ilvl w:val="0"/>
                <w:numId w:val="42"/>
              </w:numPr>
              <w:spacing w:before="240"/>
              <w:ind w:left="525"/>
              <w:contextualSpacing w:val="0"/>
              <w:pPrChange w:id="130" w:author="Beth Quinlan" w:date="2018-04-05T15:07:00Z">
                <w:pPr>
                  <w:pStyle w:val="ListParagraph"/>
                  <w:spacing w:before="240"/>
                  <w:ind w:left="0" w:firstLine="0"/>
                  <w:contextualSpacing w:val="0"/>
                </w:pPr>
              </w:pPrChange>
            </w:pPr>
            <w:r w:rsidRPr="00061A8A">
              <w:rPr>
                <w:b/>
              </w:rPr>
              <w:lastRenderedPageBreak/>
              <w:t>Name</w:t>
            </w:r>
            <w:r>
              <w:t xml:space="preserve"> – </w:t>
            </w:r>
            <w:ins w:id="131" w:author="Beth Quinlan" w:date="2018-04-05T15:18:00Z">
              <w:r w:rsidR="00870680">
                <w:t>u</w:t>
              </w:r>
            </w:ins>
            <w:del w:id="132" w:author="Beth Quinlan" w:date="2018-04-05T15:18:00Z">
              <w:r w:rsidDel="00870680">
                <w:delText>U</w:delText>
              </w:r>
            </w:del>
            <w:r>
              <w:t>nique storage account name</w:t>
            </w:r>
          </w:p>
          <w:p w14:paraId="53CFB7FA" w14:textId="77777777" w:rsidR="00946F97" w:rsidRDefault="00946F97">
            <w:pPr>
              <w:pStyle w:val="ListParagraph"/>
              <w:numPr>
                <w:ilvl w:val="0"/>
                <w:numId w:val="42"/>
              </w:numPr>
              <w:spacing w:before="240"/>
              <w:ind w:left="525"/>
              <w:contextualSpacing w:val="0"/>
              <w:pPrChange w:id="133" w:author="Beth Quinlan" w:date="2018-04-05T15:07:00Z">
                <w:pPr>
                  <w:pStyle w:val="ListParagraph"/>
                  <w:spacing w:before="240"/>
                  <w:ind w:left="0" w:firstLine="0"/>
                  <w:contextualSpacing w:val="0"/>
                </w:pPr>
              </w:pPrChange>
            </w:pPr>
            <w:r w:rsidRPr="00061A8A">
              <w:rPr>
                <w:b/>
              </w:rPr>
              <w:t>Deployment model</w:t>
            </w:r>
            <w:r>
              <w:t xml:space="preserve"> – pick Resource Manager</w:t>
            </w:r>
          </w:p>
          <w:p w14:paraId="518E5DF9" w14:textId="3D457FFC" w:rsidR="00946F97" w:rsidRDefault="00946F97">
            <w:pPr>
              <w:pStyle w:val="ListParagraph"/>
              <w:numPr>
                <w:ilvl w:val="0"/>
                <w:numId w:val="42"/>
              </w:numPr>
              <w:spacing w:before="240"/>
              <w:ind w:left="525"/>
              <w:contextualSpacing w:val="0"/>
              <w:pPrChange w:id="134" w:author="Beth Quinlan" w:date="2018-04-05T15:07:00Z">
                <w:pPr>
                  <w:pStyle w:val="ListParagraph"/>
                  <w:spacing w:before="240"/>
                  <w:ind w:left="0" w:firstLine="0"/>
                  <w:contextualSpacing w:val="0"/>
                </w:pPr>
              </w:pPrChange>
            </w:pPr>
            <w:r w:rsidRPr="00061A8A">
              <w:rPr>
                <w:b/>
              </w:rPr>
              <w:t>Account kind</w:t>
            </w:r>
            <w:r>
              <w:t xml:space="preserve"> – select </w:t>
            </w:r>
            <w:ins w:id="135" w:author="Beth Quinlan" w:date="2018-04-05T12:25:00Z">
              <w:r w:rsidR="009C23AD">
                <w:t>Storage (</w:t>
              </w:r>
            </w:ins>
            <w:del w:id="136" w:author="Beth Quinlan" w:date="2018-04-05T12:25:00Z">
              <w:r w:rsidDel="009C23AD">
                <w:delText>G</w:delText>
              </w:r>
            </w:del>
            <w:ins w:id="137" w:author="Beth Quinlan" w:date="2018-04-05T12:25:00Z">
              <w:r w:rsidR="009C23AD">
                <w:t>g</w:t>
              </w:r>
            </w:ins>
            <w:r>
              <w:t>eneral purpose</w:t>
            </w:r>
            <w:ins w:id="138" w:author="Beth Quinlan" w:date="2018-04-05T12:25:00Z">
              <w:r w:rsidR="009C23AD">
                <w:t xml:space="preserve"> v1)</w:t>
              </w:r>
            </w:ins>
          </w:p>
          <w:p w14:paraId="209C2A8B" w14:textId="77777777" w:rsidR="00946F97" w:rsidRDefault="00946F97">
            <w:pPr>
              <w:pStyle w:val="ListParagraph"/>
              <w:numPr>
                <w:ilvl w:val="0"/>
                <w:numId w:val="42"/>
              </w:numPr>
              <w:spacing w:before="240"/>
              <w:ind w:left="525"/>
              <w:contextualSpacing w:val="0"/>
              <w:pPrChange w:id="139" w:author="Beth Quinlan" w:date="2018-04-05T15:07:00Z">
                <w:pPr>
                  <w:pStyle w:val="ListParagraph"/>
                  <w:spacing w:before="240"/>
                  <w:ind w:left="0" w:firstLine="0"/>
                  <w:contextualSpacing w:val="0"/>
                </w:pPr>
              </w:pPrChange>
            </w:pPr>
            <w:r w:rsidRPr="00061A8A">
              <w:rPr>
                <w:b/>
              </w:rPr>
              <w:t>Performance</w:t>
            </w:r>
            <w:r>
              <w:t xml:space="preserve"> – choose Standard</w:t>
            </w:r>
          </w:p>
          <w:p w14:paraId="41005202" w14:textId="7DF6A641" w:rsidR="00946F97" w:rsidRDefault="00946F97">
            <w:pPr>
              <w:pStyle w:val="ListParagraph"/>
              <w:numPr>
                <w:ilvl w:val="0"/>
                <w:numId w:val="42"/>
              </w:numPr>
              <w:spacing w:before="240"/>
              <w:ind w:left="525"/>
              <w:contextualSpacing w:val="0"/>
              <w:pPrChange w:id="140" w:author="Beth Quinlan" w:date="2018-04-05T15:07:00Z">
                <w:pPr>
                  <w:pStyle w:val="ListParagraph"/>
                  <w:spacing w:before="240"/>
                  <w:ind w:left="0" w:firstLine="0"/>
                  <w:contextualSpacing w:val="0"/>
                </w:pPr>
              </w:pPrChange>
            </w:pPr>
            <w:r w:rsidRPr="00061A8A">
              <w:rPr>
                <w:b/>
              </w:rPr>
              <w:t>Replication</w:t>
            </w:r>
            <w:r>
              <w:t xml:space="preserve"> – </w:t>
            </w:r>
            <w:ins w:id="141" w:author="Beth Quinlan" w:date="2018-04-05T15:18:00Z">
              <w:r w:rsidR="00870680">
                <w:t>c</w:t>
              </w:r>
            </w:ins>
            <w:del w:id="142" w:author="Beth Quinlan" w:date="2018-04-05T15:18:00Z">
              <w:r w:rsidDel="00870680">
                <w:delText>C</w:delText>
              </w:r>
            </w:del>
            <w:r>
              <w:t>hoose LRS</w:t>
            </w:r>
          </w:p>
          <w:p w14:paraId="3328E186" w14:textId="77777777" w:rsidR="00946F97" w:rsidRDefault="00946F97">
            <w:pPr>
              <w:pStyle w:val="ListParagraph"/>
              <w:numPr>
                <w:ilvl w:val="0"/>
                <w:numId w:val="42"/>
              </w:numPr>
              <w:spacing w:before="240"/>
              <w:ind w:left="525"/>
              <w:contextualSpacing w:val="0"/>
              <w:pPrChange w:id="143" w:author="Beth Quinlan" w:date="2018-04-05T15:07:00Z">
                <w:pPr>
                  <w:pStyle w:val="ListParagraph"/>
                  <w:spacing w:before="240"/>
                  <w:ind w:left="0" w:firstLine="0"/>
                  <w:contextualSpacing w:val="0"/>
                </w:pPr>
              </w:pPrChange>
            </w:pPr>
            <w:r w:rsidRPr="00061A8A">
              <w:rPr>
                <w:b/>
              </w:rPr>
              <w:t>Subscription</w:t>
            </w:r>
            <w:r>
              <w:t xml:space="preserve"> – pick your subscription</w:t>
            </w:r>
          </w:p>
          <w:p w14:paraId="217C86D6" w14:textId="77777777" w:rsidR="00946F97" w:rsidRDefault="00061A8A">
            <w:pPr>
              <w:pStyle w:val="ListParagraph"/>
              <w:numPr>
                <w:ilvl w:val="0"/>
                <w:numId w:val="42"/>
              </w:numPr>
              <w:spacing w:before="240"/>
              <w:ind w:left="525"/>
              <w:contextualSpacing w:val="0"/>
              <w:pPrChange w:id="144" w:author="Beth Quinlan" w:date="2018-04-05T15:07:00Z">
                <w:pPr>
                  <w:pStyle w:val="ListParagraph"/>
                  <w:spacing w:before="240"/>
                  <w:ind w:left="0" w:firstLine="0"/>
                  <w:contextualSpacing w:val="0"/>
                </w:pPr>
              </w:pPrChange>
            </w:pPr>
            <w:r w:rsidRPr="00061A8A">
              <w:rPr>
                <w:b/>
              </w:rPr>
              <w:t>Resource Group</w:t>
            </w:r>
            <w:r>
              <w:t xml:space="preserve"> – create a new resource group or pick an existing one</w:t>
            </w:r>
          </w:p>
          <w:p w14:paraId="1F4B9BB3" w14:textId="78E164D4" w:rsidR="00061A8A" w:rsidRDefault="00061A8A">
            <w:pPr>
              <w:pStyle w:val="ListParagraph"/>
              <w:numPr>
                <w:ilvl w:val="0"/>
                <w:numId w:val="42"/>
              </w:numPr>
              <w:spacing w:before="240"/>
              <w:ind w:left="525"/>
              <w:contextualSpacing w:val="0"/>
              <w:pPrChange w:id="145" w:author="Beth Quinlan" w:date="2018-04-05T15:07:00Z">
                <w:pPr>
                  <w:pStyle w:val="ListParagraph"/>
                  <w:spacing w:before="240"/>
                  <w:ind w:left="0" w:firstLine="0"/>
                  <w:contextualSpacing w:val="0"/>
                </w:pPr>
              </w:pPrChange>
            </w:pPr>
            <w:r w:rsidRPr="00061A8A">
              <w:rPr>
                <w:b/>
              </w:rPr>
              <w:t>Location</w:t>
            </w:r>
            <w:r>
              <w:t xml:space="preserve"> – pick your region where you want this storage account created</w:t>
            </w:r>
          </w:p>
        </w:tc>
        <w:tc>
          <w:tcPr>
            <w:tcW w:w="5496" w:type="dxa"/>
            <w:tcPrChange w:id="146" w:author="Beth Quinlan" w:date="2018-04-05T12:24:00Z">
              <w:tcPr>
                <w:tcW w:w="4675" w:type="dxa"/>
              </w:tcPr>
            </w:tcPrChange>
          </w:tcPr>
          <w:p w14:paraId="32A0DE32" w14:textId="5127233C" w:rsidR="00946F97" w:rsidRDefault="00946F97" w:rsidP="00946F97">
            <w:pPr>
              <w:pStyle w:val="ListParagraph"/>
              <w:ind w:left="0" w:firstLine="0"/>
            </w:pPr>
            <w:del w:id="147" w:author="Beth Quinlan" w:date="2018-04-05T12:24:00Z">
              <w:r w:rsidDel="009C23AD">
                <w:rPr>
                  <w:noProof/>
                  <w:lang w:val="da-DK" w:eastAsia="da-DK"/>
                </w:rPr>
                <w:drawing>
                  <wp:inline distT="0" distB="0" distL="0" distR="0" wp14:anchorId="20224765" wp14:editId="03985CC7">
                    <wp:extent cx="2989580" cy="6257925"/>
                    <wp:effectExtent l="0" t="0" r="1270" b="9525"/>
                    <wp:docPr id="16" name="Picture 16" descr="C:\Users\larrywa\AppData\Local\Temp\SNAGHTML2fa34f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rrywa\AppData\Local\Temp\SNAGHTML2fa34f1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89580" cy="6257925"/>
                            </a:xfrm>
                            <a:prstGeom prst="rect">
                              <a:avLst/>
                            </a:prstGeom>
                            <a:noFill/>
                            <a:ln>
                              <a:noFill/>
                            </a:ln>
                          </pic:spPr>
                        </pic:pic>
                      </a:graphicData>
                    </a:graphic>
                  </wp:inline>
                </w:drawing>
              </w:r>
            </w:del>
            <w:ins w:id="148" w:author="Beth Quinlan" w:date="2018-04-05T12:24:00Z">
              <w:r w:rsidR="009C23AD">
                <w:rPr>
                  <w:noProof/>
                </w:rPr>
                <w:drawing>
                  <wp:inline distT="0" distB="0" distL="0" distR="0" wp14:anchorId="657FA291" wp14:editId="6C8C727C">
                    <wp:extent cx="3352800" cy="6972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2800" cy="6972300"/>
                            </a:xfrm>
                            <a:prstGeom prst="rect">
                              <a:avLst/>
                            </a:prstGeom>
                          </pic:spPr>
                        </pic:pic>
                      </a:graphicData>
                    </a:graphic>
                  </wp:inline>
                </w:drawing>
              </w:r>
            </w:ins>
          </w:p>
        </w:tc>
      </w:tr>
    </w:tbl>
    <w:p w14:paraId="6237D27C" w14:textId="2E4BC362" w:rsidR="00946F97" w:rsidRDefault="00946F97" w:rsidP="00946F97">
      <w:pPr>
        <w:pStyle w:val="ListParagraph"/>
        <w:ind w:firstLine="0"/>
        <w:rPr>
          <w:ins w:id="149" w:author="Beth Quinlan" w:date="2018-04-05T12:28:00Z"/>
        </w:rPr>
      </w:pPr>
    </w:p>
    <w:p w14:paraId="2B936277" w14:textId="54EFFC59" w:rsidR="009C23AD" w:rsidRDefault="009C23AD">
      <w:pPr>
        <w:pStyle w:val="IntenseQuote"/>
        <w:pPrChange w:id="150" w:author="Beth Quinlan" w:date="2018-04-05T12:29:00Z">
          <w:pPr>
            <w:pStyle w:val="ListParagraph"/>
            <w:ind w:firstLine="0"/>
          </w:pPr>
        </w:pPrChange>
      </w:pPr>
      <w:ins w:id="151" w:author="Beth Quinlan" w:date="2018-04-05T12:28:00Z">
        <w:r>
          <w:t>Due to changes in Azure, the screenshots in this lab may be slightly different from what you see in the A</w:t>
        </w:r>
      </w:ins>
      <w:ins w:id="152" w:author="Beth Quinlan" w:date="2018-04-05T12:29:00Z">
        <w:r>
          <w:t>zure Portal</w:t>
        </w:r>
      </w:ins>
      <w:ins w:id="153" w:author="Beth Quinlan" w:date="2018-04-05T12:28:00Z">
        <w:r>
          <w:t>.</w:t>
        </w:r>
      </w:ins>
    </w:p>
    <w:p w14:paraId="00285038" w14:textId="15B0C3E4" w:rsidR="003433AF" w:rsidDel="009C23AD" w:rsidRDefault="003433AF" w:rsidP="003433AF">
      <w:pPr>
        <w:pStyle w:val="ListParagraph"/>
        <w:ind w:firstLine="0"/>
        <w:rPr>
          <w:del w:id="154" w:author="Beth Quinlan" w:date="2018-04-05T12:29:00Z"/>
        </w:rPr>
      </w:pPr>
    </w:p>
    <w:p w14:paraId="5C45A721" w14:textId="3957C856" w:rsidR="0073571B" w:rsidDel="009C23AD" w:rsidRDefault="0073571B" w:rsidP="003433AF">
      <w:pPr>
        <w:pStyle w:val="ListParagraph"/>
        <w:ind w:firstLine="0"/>
        <w:rPr>
          <w:del w:id="155" w:author="Beth Quinlan" w:date="2018-04-05T12:29:00Z"/>
        </w:rPr>
      </w:pPr>
    </w:p>
    <w:p w14:paraId="13236656" w14:textId="77AD6228" w:rsidR="00B51A6D" w:rsidDel="009C23AD" w:rsidRDefault="00B51A6D" w:rsidP="00E12489">
      <w:pPr>
        <w:pStyle w:val="ListParagraph"/>
        <w:ind w:firstLine="0"/>
        <w:rPr>
          <w:del w:id="156" w:author="Beth Quinlan" w:date="2018-04-05T12:29:00Z"/>
          <w:rFonts w:cs="Times New Roman"/>
        </w:rPr>
      </w:pPr>
    </w:p>
    <w:p w14:paraId="0139B58B" w14:textId="519B8D58" w:rsidR="007F071D" w:rsidRDefault="007F071D">
      <w:pPr>
        <w:rPr>
          <w:rFonts w:cs="Times New Roman"/>
        </w:rPr>
      </w:pPr>
      <w:del w:id="157" w:author="Beth Quinlan" w:date="2018-04-05T12:29:00Z">
        <w:r w:rsidDel="009C23AD">
          <w:rPr>
            <w:rFonts w:cs="Times New Roman"/>
          </w:rPr>
          <w:br w:type="page"/>
        </w:r>
      </w:del>
    </w:p>
    <w:p w14:paraId="757C9C65" w14:textId="3C948F71" w:rsidR="007879E6" w:rsidRPr="00C80421" w:rsidRDefault="007879E6" w:rsidP="007879E6">
      <w:pPr>
        <w:pStyle w:val="Heading2"/>
        <w:rPr>
          <w:lang w:val="en"/>
        </w:rPr>
      </w:pPr>
      <w:bookmarkStart w:id="158" w:name="_Toc510773768"/>
      <w:r>
        <w:rPr>
          <w:lang w:val="en"/>
        </w:rPr>
        <w:t xml:space="preserve">Task </w:t>
      </w:r>
      <w:r w:rsidR="00B51A6D">
        <w:rPr>
          <w:lang w:val="en"/>
        </w:rPr>
        <w:t>2</w:t>
      </w:r>
      <w:r>
        <w:rPr>
          <w:lang w:val="en"/>
        </w:rPr>
        <w:t xml:space="preserve"> – Create a Virtual Network</w:t>
      </w:r>
      <w:bookmarkEnd w:id="158"/>
    </w:p>
    <w:p w14:paraId="5A81725E" w14:textId="6794FBBE" w:rsidR="009C23AD" w:rsidRPr="0017692E" w:rsidRDefault="009C23AD" w:rsidP="005162F4">
      <w:pPr>
        <w:pStyle w:val="ListParagraph"/>
        <w:numPr>
          <w:ilvl w:val="0"/>
          <w:numId w:val="14"/>
        </w:numPr>
        <w:rPr>
          <w:ins w:id="159" w:author="Beth Quinlan" w:date="2018-04-05T12:30:00Z"/>
          <w:rFonts w:cs="Times New Roman"/>
        </w:rPr>
      </w:pPr>
      <w:moveToRangeStart w:id="160" w:author="Beth Quinlan" w:date="2018-04-05T12:30:00Z" w:name="move510694758"/>
      <w:moveTo w:id="161" w:author="Beth Quinlan" w:date="2018-04-05T12:30:00Z">
        <w:r>
          <w:t>T</w:t>
        </w:r>
      </w:moveTo>
      <w:ins w:id="162" w:author="Beth Quinlan" w:date="2018-04-05T12:30:00Z">
        <w:r>
          <w:t>o</w:t>
        </w:r>
      </w:ins>
      <w:moveTo w:id="163" w:author="Beth Quinlan" w:date="2018-04-05T12:30:00Z">
        <w:del w:id="164" w:author="Beth Quinlan" w:date="2018-04-05T12:30:00Z">
          <w:r w:rsidDel="009C23AD">
            <w:delText>his will</w:delText>
          </w:r>
        </w:del>
        <w:r>
          <w:t xml:space="preserve"> open up the </w:t>
        </w:r>
      </w:moveTo>
      <w:ins w:id="165" w:author="Beth Quinlan" w:date="2018-04-11T13:48:00Z">
        <w:r w:rsidR="007570AF" w:rsidRPr="007570AF">
          <w:rPr>
            <w:i/>
            <w:rPrChange w:id="166" w:author="Beth Quinlan" w:date="2018-04-11T13:48:00Z">
              <w:rPr/>
            </w:rPrChange>
          </w:rPr>
          <w:t>R</w:t>
        </w:r>
      </w:ins>
      <w:moveTo w:id="167" w:author="Beth Quinlan" w:date="2018-04-05T12:30:00Z">
        <w:del w:id="168" w:author="Beth Quinlan" w:date="2018-04-11T13:48:00Z">
          <w:r w:rsidRPr="007570AF" w:rsidDel="007570AF">
            <w:rPr>
              <w:i/>
              <w:rPrChange w:id="169" w:author="Beth Quinlan" w:date="2018-04-11T13:48:00Z">
                <w:rPr/>
              </w:rPrChange>
            </w:rPr>
            <w:delText>r</w:delText>
          </w:r>
        </w:del>
        <w:r w:rsidRPr="007570AF">
          <w:rPr>
            <w:i/>
            <w:rPrChange w:id="170" w:author="Beth Quinlan" w:date="2018-04-11T13:48:00Z">
              <w:rPr/>
            </w:rPrChange>
          </w:rPr>
          <w:t>esource group</w:t>
        </w:r>
      </w:moveTo>
      <w:ins w:id="171" w:author="Beth Quinlan" w:date="2018-04-11T13:48:00Z">
        <w:r w:rsidR="007570AF" w:rsidRPr="007570AF">
          <w:rPr>
            <w:i/>
            <w:rPrChange w:id="172" w:author="Beth Quinlan" w:date="2018-04-11T13:48:00Z">
              <w:rPr/>
            </w:rPrChange>
          </w:rPr>
          <w:t>s</w:t>
        </w:r>
      </w:ins>
      <w:moveTo w:id="173" w:author="Beth Quinlan" w:date="2018-04-05T12:30:00Z">
        <w:r>
          <w:t xml:space="preserve"> blade</w:t>
        </w:r>
      </w:moveTo>
      <w:ins w:id="174" w:author="Beth Quinlan" w:date="2018-04-05T12:30:00Z">
        <w:r>
          <w:t>:</w:t>
        </w:r>
      </w:ins>
    </w:p>
    <w:p w14:paraId="60DA5263" w14:textId="77777777" w:rsidR="009C23AD" w:rsidRPr="0017692E" w:rsidRDefault="009C23AD">
      <w:pPr>
        <w:pStyle w:val="ListParagraph"/>
        <w:numPr>
          <w:ilvl w:val="1"/>
          <w:numId w:val="23"/>
        </w:numPr>
        <w:rPr>
          <w:ins w:id="175" w:author="Beth Quinlan" w:date="2018-04-05T12:30:00Z"/>
          <w:rFonts w:cs="Times New Roman"/>
        </w:rPr>
        <w:pPrChange w:id="176" w:author="Beth Quinlan" w:date="2018-04-05T12:31:00Z">
          <w:pPr>
            <w:pStyle w:val="ListParagraph"/>
            <w:numPr>
              <w:ilvl w:val="1"/>
              <w:numId w:val="14"/>
            </w:numPr>
            <w:ind w:left="1440"/>
          </w:pPr>
        </w:pPrChange>
      </w:pPr>
      <w:moveTo w:id="177" w:author="Beth Quinlan" w:date="2018-04-05T12:30:00Z">
        <w:del w:id="178" w:author="Beth Quinlan" w:date="2018-04-05T12:30:00Z">
          <w:r w:rsidDel="009C23AD">
            <w:delText>.</w:delText>
          </w:r>
        </w:del>
      </w:moveTo>
      <w:moveToRangeEnd w:id="160"/>
      <w:r w:rsidR="00B9600D">
        <w:t xml:space="preserve">Click on the </w:t>
      </w:r>
      <w:r w:rsidR="004F3AD7">
        <w:rPr>
          <w:b/>
        </w:rPr>
        <w:t xml:space="preserve">Resource groups </w:t>
      </w:r>
      <w:r w:rsidR="004F3AD7">
        <w:t>menu item</w:t>
      </w:r>
      <w:r w:rsidR="00B9600D">
        <w:t xml:space="preserve"> in the Azure portal</w:t>
      </w:r>
      <w:ins w:id="179" w:author="Beth Quinlan" w:date="2018-04-05T12:30:00Z">
        <w:r>
          <w:t>.</w:t>
        </w:r>
      </w:ins>
    </w:p>
    <w:p w14:paraId="5B964CE6" w14:textId="46CD1300" w:rsidR="00B9600D" w:rsidRPr="00B9600D" w:rsidRDefault="008023D8">
      <w:pPr>
        <w:pStyle w:val="ListParagraph"/>
        <w:numPr>
          <w:ilvl w:val="1"/>
          <w:numId w:val="23"/>
        </w:numPr>
        <w:rPr>
          <w:rFonts w:cs="Times New Roman"/>
        </w:rPr>
        <w:pPrChange w:id="180" w:author="Beth Quinlan" w:date="2018-04-05T12:31:00Z">
          <w:pPr>
            <w:pStyle w:val="ListParagraph"/>
            <w:numPr>
              <w:numId w:val="14"/>
            </w:numPr>
          </w:pPr>
        </w:pPrChange>
      </w:pPr>
      <w:del w:id="181" w:author="Beth Quinlan" w:date="2018-04-05T12:30:00Z">
        <w:r w:rsidDel="009C23AD">
          <w:delText xml:space="preserve"> and then s</w:delText>
        </w:r>
      </w:del>
      <w:ins w:id="182" w:author="Beth Quinlan" w:date="2018-04-05T12:31:00Z">
        <w:r w:rsidR="009C23AD">
          <w:t>S</w:t>
        </w:r>
      </w:ins>
      <w:r>
        <w:t>elect</w:t>
      </w:r>
      <w:r w:rsidR="004F3AD7">
        <w:t xml:space="preserve"> the name of the resource group you just created</w:t>
      </w:r>
      <w:r w:rsidR="00B9600D">
        <w:t>.</w:t>
      </w:r>
      <w:r w:rsidR="004F3AD7">
        <w:t xml:space="preserve"> </w:t>
      </w:r>
      <w:moveFromRangeStart w:id="183" w:author="Beth Quinlan" w:date="2018-04-05T12:30:00Z" w:name="move510694758"/>
      <w:moveFrom w:id="184" w:author="Beth Quinlan" w:date="2018-04-05T12:30:00Z">
        <w:r w:rsidR="004F3AD7" w:rsidDel="009C23AD">
          <w:t>This will open up the resource group blade.</w:t>
        </w:r>
      </w:moveFrom>
      <w:moveFromRangeEnd w:id="183"/>
    </w:p>
    <w:p w14:paraId="7E6E85B8" w14:textId="52C34CC1" w:rsidR="00B9600D" w:rsidRDefault="00B9600D" w:rsidP="00B9600D">
      <w:pPr>
        <w:pStyle w:val="ListParagraph"/>
        <w:ind w:firstLine="0"/>
      </w:pPr>
    </w:p>
    <w:p w14:paraId="3F425F06" w14:textId="544812AF" w:rsidR="008023D8" w:rsidRDefault="004F3AD7" w:rsidP="00B9600D">
      <w:pPr>
        <w:pStyle w:val="ListParagraph"/>
        <w:ind w:firstLine="0"/>
        <w:rPr>
          <w:rFonts w:cs="Times New Roman"/>
        </w:rPr>
      </w:pPr>
      <w:r>
        <w:rPr>
          <w:noProof/>
          <w:lang w:val="da-DK" w:eastAsia="da-DK"/>
        </w:rPr>
        <w:drawing>
          <wp:inline distT="0" distB="0" distL="0" distR="0" wp14:anchorId="6C01B384" wp14:editId="712BC577">
            <wp:extent cx="4810539" cy="3393589"/>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5533" cy="3397112"/>
                    </a:xfrm>
                    <a:prstGeom prst="rect">
                      <a:avLst/>
                    </a:prstGeom>
                  </pic:spPr>
                </pic:pic>
              </a:graphicData>
            </a:graphic>
          </wp:inline>
        </w:drawing>
      </w:r>
    </w:p>
    <w:p w14:paraId="58C161C7" w14:textId="77777777" w:rsidR="00B9600D" w:rsidRPr="00B9600D" w:rsidRDefault="00B9600D" w:rsidP="00B9600D">
      <w:pPr>
        <w:pStyle w:val="ListParagraph"/>
        <w:ind w:firstLine="0"/>
        <w:rPr>
          <w:rFonts w:cs="Times New Roman"/>
        </w:rPr>
      </w:pPr>
    </w:p>
    <w:p w14:paraId="795CE7B7" w14:textId="77777777" w:rsidR="008023D8" w:rsidRDefault="008023D8">
      <w:r>
        <w:br w:type="page"/>
      </w:r>
    </w:p>
    <w:p w14:paraId="757C9C6A" w14:textId="70D36880" w:rsidR="007879E6" w:rsidRDefault="00B9600D" w:rsidP="005162F4">
      <w:pPr>
        <w:pStyle w:val="ListParagraph"/>
        <w:numPr>
          <w:ilvl w:val="0"/>
          <w:numId w:val="14"/>
        </w:numPr>
      </w:pPr>
      <w:r>
        <w:lastRenderedPageBreak/>
        <w:t xml:space="preserve">For ease of finding your resource group again later, we will first pin the resource group to the Home page. Click the </w:t>
      </w:r>
      <w:r w:rsidRPr="007570AF">
        <w:rPr>
          <w:b/>
          <w:rPrChange w:id="185" w:author="Beth Quinlan" w:date="2018-04-11T13:48:00Z">
            <w:rPr/>
          </w:rPrChange>
        </w:rPr>
        <w:t>Pin</w:t>
      </w:r>
      <w:r>
        <w:t xml:space="preserve"> button at the top of the resource group. Now, the next time you click on the </w:t>
      </w:r>
      <w:r w:rsidRPr="007570AF">
        <w:rPr>
          <w:i/>
          <w:rPrChange w:id="186" w:author="Beth Quinlan" w:date="2018-04-11T13:48:00Z">
            <w:rPr/>
          </w:rPrChange>
        </w:rPr>
        <w:t>Home</w:t>
      </w:r>
      <w:r>
        <w:t xml:space="preserve"> menu item (left side of the portal window), you can find your resource group on a tile.</w:t>
      </w:r>
      <w:r w:rsidR="00E13AE4">
        <w:t xml:space="preserve">  </w:t>
      </w:r>
    </w:p>
    <w:p w14:paraId="7657C827" w14:textId="2EEAF031" w:rsidR="008023D8" w:rsidRDefault="008023D8" w:rsidP="00B9600D">
      <w:pPr>
        <w:pStyle w:val="ListParagraph"/>
        <w:ind w:firstLine="0"/>
      </w:pPr>
    </w:p>
    <w:p w14:paraId="0A6F571E" w14:textId="322B1F22" w:rsidR="004F3AD7" w:rsidRDefault="004F3AD7" w:rsidP="00B9600D">
      <w:pPr>
        <w:pStyle w:val="ListParagraph"/>
        <w:ind w:firstLine="0"/>
      </w:pPr>
      <w:r>
        <w:rPr>
          <w:noProof/>
          <w:lang w:val="da-DK" w:eastAsia="da-DK"/>
        </w:rPr>
        <w:drawing>
          <wp:inline distT="0" distB="0" distL="0" distR="0" wp14:anchorId="552A4C61" wp14:editId="31504B8A">
            <wp:extent cx="5231958" cy="1541465"/>
            <wp:effectExtent l="0" t="0" r="6985" b="1905"/>
            <wp:docPr id="8" name="Picture 8" descr="C:\Users\larrywa\AppData\Local\Temp\SNAGHTML57c43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rrywa\AppData\Local\Temp\SNAGHTML57c438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3579" cy="1544889"/>
                    </a:xfrm>
                    <a:prstGeom prst="rect">
                      <a:avLst/>
                    </a:prstGeom>
                    <a:noFill/>
                    <a:ln>
                      <a:noFill/>
                    </a:ln>
                  </pic:spPr>
                </pic:pic>
              </a:graphicData>
            </a:graphic>
          </wp:inline>
        </w:drawing>
      </w:r>
    </w:p>
    <w:p w14:paraId="51633912" w14:textId="6BC44BB3" w:rsidR="00B9600D" w:rsidRDefault="007570AF" w:rsidP="005162F4">
      <w:pPr>
        <w:pStyle w:val="ListParagraph"/>
        <w:numPr>
          <w:ilvl w:val="0"/>
          <w:numId w:val="1"/>
        </w:numPr>
        <w:contextualSpacing w:val="0"/>
      </w:pPr>
      <w:ins w:id="187" w:author="Beth Quinlan" w:date="2018-04-11T13:49:00Z">
        <w:r>
          <w:t xml:space="preserve">In the </w:t>
        </w:r>
        <w:r w:rsidRPr="009623F0">
          <w:rPr>
            <w:i/>
          </w:rPr>
          <w:t>Resource group</w:t>
        </w:r>
        <w:r>
          <w:t xml:space="preserve"> blade, </w:t>
        </w:r>
      </w:ins>
      <w:del w:id="188" w:author="Beth Quinlan" w:date="2018-04-11T13:49:00Z">
        <w:r w:rsidR="00B9600D" w:rsidDel="007570AF">
          <w:delText>C</w:delText>
        </w:r>
      </w:del>
      <w:ins w:id="189" w:author="Beth Quinlan" w:date="2018-04-11T13:49:00Z">
        <w:r>
          <w:t>c</w:t>
        </w:r>
      </w:ins>
      <w:r w:rsidR="00B9600D">
        <w:t xml:space="preserve">lick on the </w:t>
      </w:r>
      <w:ins w:id="190" w:author="Beth Quinlan" w:date="2018-04-06T08:43:00Z">
        <w:r w:rsidR="00D24356" w:rsidRPr="00D24356">
          <w:rPr>
            <w:b/>
          </w:rPr>
          <w:t>+</w:t>
        </w:r>
      </w:ins>
      <w:r w:rsidR="00B9600D" w:rsidRPr="00B9600D">
        <w:rPr>
          <w:b/>
        </w:rPr>
        <w:t>Add</w:t>
      </w:r>
      <w:r w:rsidR="00B9600D">
        <w:t xml:space="preserve"> button</w:t>
      </w:r>
      <w:del w:id="191" w:author="Beth Quinlan" w:date="2018-04-11T13:49:00Z">
        <w:r w:rsidR="00B9600D" w:rsidDel="007570AF">
          <w:delText xml:space="preserve"> in the </w:delText>
        </w:r>
        <w:r w:rsidR="00B9600D" w:rsidRPr="007570AF" w:rsidDel="007570AF">
          <w:rPr>
            <w:i/>
            <w:rPrChange w:id="192" w:author="Beth Quinlan" w:date="2018-04-11T13:49:00Z">
              <w:rPr/>
            </w:rPrChange>
          </w:rPr>
          <w:delText>resource group</w:delText>
        </w:r>
        <w:r w:rsidR="00B9600D" w:rsidDel="007570AF">
          <w:delText xml:space="preserve"> blade</w:delText>
        </w:r>
      </w:del>
      <w:r w:rsidR="00B9600D">
        <w:t>.</w:t>
      </w:r>
    </w:p>
    <w:p w14:paraId="5BC20118" w14:textId="714AC7A2" w:rsidR="002D5AE9" w:rsidRDefault="004F3AD7" w:rsidP="004F3AD7">
      <w:pPr>
        <w:ind w:left="1080"/>
      </w:pPr>
      <w:r>
        <w:rPr>
          <w:noProof/>
          <w:lang w:val="da-DK" w:eastAsia="da-DK"/>
        </w:rPr>
        <w:drawing>
          <wp:inline distT="0" distB="0" distL="0" distR="0" wp14:anchorId="4D6EF67D" wp14:editId="23D38C95">
            <wp:extent cx="4683318" cy="1379822"/>
            <wp:effectExtent l="0" t="0" r="3175" b="0"/>
            <wp:docPr id="14" name="Picture 14" descr="C:\Users\larrywa\AppData\Local\Temp\SNAGHTML57ca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rrywa\AppData\Local\Temp\SNAGHTML57ca82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3437" cy="1385750"/>
                    </a:xfrm>
                    <a:prstGeom prst="rect">
                      <a:avLst/>
                    </a:prstGeom>
                    <a:noFill/>
                    <a:ln>
                      <a:noFill/>
                    </a:ln>
                  </pic:spPr>
                </pic:pic>
              </a:graphicData>
            </a:graphic>
          </wp:inline>
        </w:drawing>
      </w:r>
      <w:r w:rsidR="002D5AE9">
        <w:br w:type="page"/>
      </w:r>
    </w:p>
    <w:p w14:paraId="673CF1CF" w14:textId="77777777" w:rsidR="0017692E" w:rsidRDefault="0017692E" w:rsidP="005162F4">
      <w:pPr>
        <w:pStyle w:val="ListParagraph"/>
        <w:numPr>
          <w:ilvl w:val="0"/>
          <w:numId w:val="1"/>
        </w:numPr>
        <w:contextualSpacing w:val="0"/>
        <w:rPr>
          <w:ins w:id="193" w:author="Beth Quinlan" w:date="2018-04-05T12:33:00Z"/>
        </w:rPr>
      </w:pPr>
      <w:ins w:id="194" w:author="Beth Quinlan" w:date="2018-04-05T12:32:00Z">
        <w:r>
          <w:lastRenderedPageBreak/>
          <w:t>To crea</w:t>
        </w:r>
      </w:ins>
      <w:ins w:id="195" w:author="Beth Quinlan" w:date="2018-04-05T12:33:00Z">
        <w:r>
          <w:t xml:space="preserve">te a virtual network:  </w:t>
        </w:r>
      </w:ins>
    </w:p>
    <w:p w14:paraId="5E818C62" w14:textId="037AC395" w:rsidR="0017692E" w:rsidRDefault="008023D8" w:rsidP="0017692E">
      <w:pPr>
        <w:pStyle w:val="ListParagraph"/>
        <w:numPr>
          <w:ilvl w:val="1"/>
          <w:numId w:val="1"/>
        </w:numPr>
        <w:contextualSpacing w:val="0"/>
        <w:rPr>
          <w:ins w:id="196" w:author="Beth Quinlan" w:date="2018-04-05T12:33:00Z"/>
        </w:rPr>
      </w:pPr>
      <w:r>
        <w:t xml:space="preserve">Type in ‘Virtual Network’ in the </w:t>
      </w:r>
      <w:ins w:id="197" w:author="Beth Quinlan" w:date="2018-04-05T12:32:00Z">
        <w:r w:rsidR="0017692E" w:rsidRPr="007570AF">
          <w:rPr>
            <w:i/>
            <w:rPrChange w:id="198" w:author="Beth Quinlan" w:date="2018-04-11T13:56:00Z">
              <w:rPr/>
            </w:rPrChange>
          </w:rPr>
          <w:t xml:space="preserve">Search </w:t>
        </w:r>
      </w:ins>
      <w:r w:rsidRPr="007570AF">
        <w:rPr>
          <w:i/>
          <w:rPrChange w:id="199" w:author="Beth Quinlan" w:date="2018-04-11T13:56:00Z">
            <w:rPr/>
          </w:rPrChange>
        </w:rPr>
        <w:t>Everything</w:t>
      </w:r>
      <w:r>
        <w:t xml:space="preserve"> </w:t>
      </w:r>
      <w:del w:id="200" w:author="Beth Quinlan" w:date="2018-04-05T12:32:00Z">
        <w:r w:rsidDel="0017692E">
          <w:delText xml:space="preserve">window </w:delText>
        </w:r>
      </w:del>
      <w:ins w:id="201" w:author="Beth Quinlan" w:date="2018-04-05T12:32:00Z">
        <w:r w:rsidR="0017692E">
          <w:t>field</w:t>
        </w:r>
      </w:ins>
      <w:ins w:id="202" w:author="Beth Quinlan" w:date="2018-04-05T12:34:00Z">
        <w:r w:rsidR="0017692E">
          <w:t xml:space="preserve"> and press Enter</w:t>
        </w:r>
      </w:ins>
      <w:ins w:id="203" w:author="Beth Quinlan" w:date="2018-04-05T12:35:00Z">
        <w:r w:rsidR="0017692E">
          <w:t>.</w:t>
        </w:r>
      </w:ins>
    </w:p>
    <w:p w14:paraId="593286DF" w14:textId="7B159717" w:rsidR="008023D8" w:rsidRDefault="008023D8">
      <w:pPr>
        <w:pStyle w:val="ListParagraph"/>
        <w:numPr>
          <w:ilvl w:val="1"/>
          <w:numId w:val="1"/>
        </w:numPr>
        <w:contextualSpacing w:val="0"/>
        <w:pPrChange w:id="204" w:author="Beth Quinlan" w:date="2018-04-05T12:33:00Z">
          <w:pPr>
            <w:pStyle w:val="ListParagraph"/>
            <w:numPr>
              <w:numId w:val="1"/>
            </w:numPr>
            <w:tabs>
              <w:tab w:val="num" w:pos="720"/>
            </w:tabs>
            <w:contextualSpacing w:val="0"/>
          </w:pPr>
        </w:pPrChange>
      </w:pPr>
      <w:del w:id="205" w:author="Beth Quinlan" w:date="2018-04-05T12:33:00Z">
        <w:r w:rsidDel="0017692E">
          <w:delText xml:space="preserve">and then </w:delText>
        </w:r>
      </w:del>
      <w:ins w:id="206" w:author="Beth Quinlan" w:date="2018-04-05T12:34:00Z">
        <w:r w:rsidR="0017692E">
          <w:t>F</w:t>
        </w:r>
      </w:ins>
      <w:del w:id="207" w:author="Beth Quinlan" w:date="2018-04-05T12:34:00Z">
        <w:r w:rsidDel="0017692E">
          <w:delText>f</w:delText>
        </w:r>
      </w:del>
      <w:r>
        <w:t xml:space="preserve">ind </w:t>
      </w:r>
      <w:r w:rsidRPr="00DB2AE8">
        <w:rPr>
          <w:b/>
          <w:rPrChange w:id="208" w:author="Beth Quinlan" w:date="2018-04-11T13:56:00Z">
            <w:rPr>
              <w:i/>
            </w:rPr>
          </w:rPrChange>
        </w:rPr>
        <w:t>Virtual network</w:t>
      </w:r>
      <w:r>
        <w:t xml:space="preserve"> and select it.</w:t>
      </w:r>
    </w:p>
    <w:p w14:paraId="08B16E57" w14:textId="2FC50E13" w:rsidR="008023D8" w:rsidRDefault="008023D8" w:rsidP="008023D8">
      <w:pPr>
        <w:pStyle w:val="ListParagraph"/>
        <w:ind w:firstLine="0"/>
      </w:pPr>
    </w:p>
    <w:p w14:paraId="35B9B376" w14:textId="7E0365C7" w:rsidR="008023D8" w:rsidRDefault="008023D8" w:rsidP="008023D8">
      <w:pPr>
        <w:pStyle w:val="ListParagraph"/>
        <w:ind w:firstLine="0"/>
        <w:rPr>
          <w:ins w:id="209" w:author="Beth Quinlan" w:date="2018-04-06T08:44:00Z"/>
        </w:rPr>
      </w:pPr>
      <w:r>
        <w:rPr>
          <w:noProof/>
          <w:lang w:val="da-DK" w:eastAsia="da-DK"/>
        </w:rPr>
        <w:drawing>
          <wp:inline distT="0" distB="0" distL="0" distR="0" wp14:anchorId="10B104FD" wp14:editId="62AEB77D">
            <wp:extent cx="4467497" cy="238887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9687" cy="2395388"/>
                    </a:xfrm>
                    <a:prstGeom prst="rect">
                      <a:avLst/>
                    </a:prstGeom>
                  </pic:spPr>
                </pic:pic>
              </a:graphicData>
            </a:graphic>
          </wp:inline>
        </w:drawing>
      </w:r>
    </w:p>
    <w:p w14:paraId="636474F5" w14:textId="77777777" w:rsidR="007F01A6" w:rsidRDefault="007F01A6" w:rsidP="008023D8">
      <w:pPr>
        <w:pStyle w:val="ListParagraph"/>
        <w:ind w:firstLine="0"/>
      </w:pPr>
    </w:p>
    <w:p w14:paraId="6F9CA885" w14:textId="77777777" w:rsidR="0017692E" w:rsidRDefault="00B9600D" w:rsidP="005162F4">
      <w:pPr>
        <w:pStyle w:val="ListParagraph"/>
        <w:numPr>
          <w:ilvl w:val="0"/>
          <w:numId w:val="1"/>
        </w:numPr>
        <w:rPr>
          <w:ins w:id="210" w:author="Beth Quinlan" w:date="2018-04-05T12:34:00Z"/>
        </w:rPr>
      </w:pPr>
      <w:r>
        <w:t>In the virtual network blade</w:t>
      </w:r>
      <w:ins w:id="211" w:author="Beth Quinlan" w:date="2018-04-05T12:34:00Z">
        <w:r w:rsidR="0017692E">
          <w:t>:</w:t>
        </w:r>
      </w:ins>
    </w:p>
    <w:p w14:paraId="3C407311" w14:textId="399C3DA6" w:rsidR="0017692E" w:rsidRDefault="00B9600D" w:rsidP="0017692E">
      <w:pPr>
        <w:pStyle w:val="ListParagraph"/>
        <w:numPr>
          <w:ilvl w:val="1"/>
          <w:numId w:val="1"/>
        </w:numPr>
        <w:rPr>
          <w:ins w:id="212" w:author="Beth Quinlan" w:date="2018-04-05T12:34:00Z"/>
        </w:rPr>
      </w:pPr>
      <w:del w:id="213" w:author="Beth Quinlan" w:date="2018-04-05T12:34:00Z">
        <w:r w:rsidDel="0017692E">
          <w:delText>, s</w:delText>
        </w:r>
      </w:del>
      <w:ins w:id="214" w:author="Beth Quinlan" w:date="2018-04-05T12:34:00Z">
        <w:r w:rsidR="0017692E">
          <w:t>S</w:t>
        </w:r>
      </w:ins>
      <w:r>
        <w:t xml:space="preserve">elect </w:t>
      </w:r>
      <w:r w:rsidRPr="004F3AD7">
        <w:rPr>
          <w:b/>
        </w:rPr>
        <w:t>Resource Manager</w:t>
      </w:r>
      <w:r>
        <w:t xml:space="preserve"> as the deployment </w:t>
      </w:r>
      <w:del w:id="215" w:author="Beth Quinlan" w:date="2018-04-06T08:44:00Z">
        <w:r w:rsidDel="007F01A6">
          <w:delText>type</w:delText>
        </w:r>
      </w:del>
      <w:ins w:id="216" w:author="Beth Quinlan" w:date="2018-04-06T08:44:00Z">
        <w:r w:rsidR="007F01A6">
          <w:t>model</w:t>
        </w:r>
      </w:ins>
      <w:ins w:id="217" w:author="Beth Quinlan" w:date="2018-04-05T12:34:00Z">
        <w:r w:rsidR="0017692E">
          <w:t>.</w:t>
        </w:r>
      </w:ins>
      <w:del w:id="218" w:author="Beth Quinlan" w:date="2018-04-05T12:34:00Z">
        <w:r w:rsidDel="0017692E">
          <w:delText xml:space="preserve"> </w:delText>
        </w:r>
      </w:del>
    </w:p>
    <w:p w14:paraId="448AEA5B" w14:textId="1D8CECD9" w:rsidR="00B9600D" w:rsidRDefault="00B9600D">
      <w:pPr>
        <w:pStyle w:val="ListParagraph"/>
        <w:numPr>
          <w:ilvl w:val="1"/>
          <w:numId w:val="1"/>
        </w:numPr>
        <w:pPrChange w:id="219" w:author="Beth Quinlan" w:date="2018-04-05T12:34:00Z">
          <w:pPr>
            <w:pStyle w:val="ListParagraph"/>
            <w:numPr>
              <w:numId w:val="1"/>
            </w:numPr>
            <w:tabs>
              <w:tab w:val="num" w:pos="720"/>
            </w:tabs>
          </w:pPr>
        </w:pPrChange>
      </w:pPr>
      <w:del w:id="220" w:author="Beth Quinlan" w:date="2018-04-05T12:34:00Z">
        <w:r w:rsidDel="0017692E">
          <w:delText>and then select</w:delText>
        </w:r>
      </w:del>
      <w:ins w:id="221" w:author="Beth Quinlan" w:date="2018-04-05T12:34:00Z">
        <w:r w:rsidR="0017692E">
          <w:t>Click</w:t>
        </w:r>
      </w:ins>
      <w:r>
        <w:t xml:space="preserve"> the </w:t>
      </w:r>
      <w:r w:rsidR="004F3AD7" w:rsidRPr="004F3AD7">
        <w:rPr>
          <w:b/>
        </w:rPr>
        <w:t>Create</w:t>
      </w:r>
      <w:r>
        <w:t xml:space="preserve"> button.</w:t>
      </w:r>
    </w:p>
    <w:p w14:paraId="22718672" w14:textId="2AD30F40" w:rsidR="00B9600D" w:rsidRDefault="00B9600D" w:rsidP="00B9600D">
      <w:pPr>
        <w:pStyle w:val="ListParagraph"/>
        <w:ind w:firstLine="0"/>
      </w:pPr>
    </w:p>
    <w:p w14:paraId="7DFCE2E3" w14:textId="64FB77C2" w:rsidR="00B9600D" w:rsidRDefault="00B9600D" w:rsidP="00B9600D">
      <w:pPr>
        <w:pStyle w:val="ListParagraph"/>
        <w:ind w:firstLine="0"/>
      </w:pPr>
      <w:r>
        <w:rPr>
          <w:noProof/>
          <w:lang w:val="da-DK" w:eastAsia="da-DK"/>
        </w:rPr>
        <w:drawing>
          <wp:inline distT="0" distB="0" distL="0" distR="0" wp14:anchorId="1226E377" wp14:editId="78F11223">
            <wp:extent cx="3133333" cy="14380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3333" cy="1438095"/>
                    </a:xfrm>
                    <a:prstGeom prst="rect">
                      <a:avLst/>
                    </a:prstGeom>
                  </pic:spPr>
                </pic:pic>
              </a:graphicData>
            </a:graphic>
          </wp:inline>
        </w:drawing>
      </w:r>
    </w:p>
    <w:p w14:paraId="1E2E3388" w14:textId="5A6A0D58" w:rsidR="00B331E0" w:rsidRDefault="00B331E0" w:rsidP="00B9600D">
      <w:pPr>
        <w:pStyle w:val="ListParagraph"/>
        <w:ind w:firstLine="0"/>
        <w:rPr>
          <w:ins w:id="222" w:author="Beth Quinlan" w:date="2018-04-05T15:02:00Z"/>
        </w:rPr>
      </w:pPr>
    </w:p>
    <w:p w14:paraId="4DEE0432" w14:textId="5CBA744F" w:rsidR="00542BA1" w:rsidRDefault="00542BA1">
      <w:pPr>
        <w:pStyle w:val="ListParagraph"/>
        <w:numPr>
          <w:ilvl w:val="0"/>
          <w:numId w:val="1"/>
        </w:numPr>
        <w:rPr>
          <w:ins w:id="223" w:author="Beth Quinlan" w:date="2018-04-05T15:02:00Z"/>
        </w:rPr>
        <w:pPrChange w:id="224" w:author="Beth Quinlan" w:date="2018-04-05T15:02:00Z">
          <w:pPr>
            <w:pStyle w:val="ListParagraph"/>
            <w:numPr>
              <w:numId w:val="1"/>
            </w:numPr>
            <w:tabs>
              <w:tab w:val="num" w:pos="720"/>
            </w:tabs>
            <w:ind w:left="254"/>
          </w:pPr>
        </w:pPrChange>
      </w:pPr>
      <w:ins w:id="225" w:author="Beth Quinlan" w:date="2018-04-05T15:02:00Z">
        <w:r>
          <w:t>When setting up the virtual network, you will need to enter</w:t>
        </w:r>
      </w:ins>
      <w:ins w:id="226" w:author="Beth Quinlan" w:date="2018-04-05T15:03:00Z">
        <w:r>
          <w:t xml:space="preserve"> </w:t>
        </w:r>
      </w:ins>
      <w:ins w:id="227" w:author="Beth Quinlan" w:date="2018-04-05T15:05:00Z">
        <w:r w:rsidR="00F2440C">
          <w:t>information</w:t>
        </w:r>
      </w:ins>
      <w:ins w:id="228" w:author="Beth Quinlan" w:date="2018-04-05T15:03:00Z">
        <w:r>
          <w:t xml:space="preserve"> as shown in the following table/screenshot:</w:t>
        </w:r>
      </w:ins>
    </w:p>
    <w:p w14:paraId="318ECA27" w14:textId="77777777" w:rsidR="00542BA1" w:rsidRDefault="00542BA1" w:rsidP="00B9600D">
      <w:pPr>
        <w:pStyle w:val="ListParagraph"/>
        <w:ind w:firstLine="0"/>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29" w:author="Beth Quinlan" w:date="2018-04-05T15:20:00Z">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4055"/>
        <w:gridCol w:w="4585"/>
        <w:tblGridChange w:id="230">
          <w:tblGrid>
            <w:gridCol w:w="4055"/>
            <w:gridCol w:w="4585"/>
          </w:tblGrid>
        </w:tblGridChange>
      </w:tblGrid>
      <w:tr w:rsidR="00B331E0" w14:paraId="59D4E003" w14:textId="77777777" w:rsidTr="00870680">
        <w:tc>
          <w:tcPr>
            <w:tcW w:w="4055" w:type="dxa"/>
            <w:tcPrChange w:id="231" w:author="Beth Quinlan" w:date="2018-04-05T15:20:00Z">
              <w:tcPr>
                <w:tcW w:w="4675" w:type="dxa"/>
              </w:tcPr>
            </w:tcPrChange>
          </w:tcPr>
          <w:p w14:paraId="0EAF2696" w14:textId="70A54E3E" w:rsidR="00B331E0" w:rsidDel="00542BA1" w:rsidRDefault="00542BA1">
            <w:pPr>
              <w:pStyle w:val="ListParagraph"/>
              <w:numPr>
                <w:ilvl w:val="0"/>
                <w:numId w:val="41"/>
              </w:numPr>
              <w:ind w:left="525"/>
              <w:rPr>
                <w:del w:id="232" w:author="Beth Quinlan" w:date="2018-04-05T15:02:00Z"/>
              </w:rPr>
              <w:pPrChange w:id="233" w:author="Beth Quinlan" w:date="2018-04-05T15:03:00Z">
                <w:pPr>
                  <w:pStyle w:val="ListParagraph"/>
                  <w:numPr>
                    <w:numId w:val="1"/>
                  </w:numPr>
                  <w:tabs>
                    <w:tab w:val="num" w:pos="720"/>
                  </w:tabs>
                  <w:ind w:left="254"/>
                </w:pPr>
              </w:pPrChange>
            </w:pPr>
            <w:ins w:id="234" w:author="Beth Quinlan" w:date="2018-04-05T15:03:00Z">
              <w:r w:rsidRPr="00F2440C">
                <w:rPr>
                  <w:b/>
                  <w:rPrChange w:id="235" w:author="Beth Quinlan" w:date="2018-04-05T15:07:00Z">
                    <w:rPr/>
                  </w:rPrChange>
                </w:rPr>
                <w:lastRenderedPageBreak/>
                <w:t>Name</w:t>
              </w:r>
            </w:ins>
            <w:ins w:id="236" w:author="Beth Quinlan" w:date="2018-04-05T15:07:00Z">
              <w:r w:rsidR="00F2440C">
                <w:t xml:space="preserve"> </w:t>
              </w:r>
            </w:ins>
            <w:ins w:id="237" w:author="Beth Quinlan" w:date="2018-04-05T15:19:00Z">
              <w:r w:rsidR="00870680">
                <w:t>–</w:t>
              </w:r>
            </w:ins>
            <w:ins w:id="238" w:author="Beth Quinlan" w:date="2018-04-05T15:03:00Z">
              <w:r>
                <w:t xml:space="preserve"> </w:t>
              </w:r>
            </w:ins>
            <w:ins w:id="239" w:author="Beth Quinlan" w:date="2018-04-05T15:19:00Z">
              <w:r w:rsidR="00870680">
                <w:t xml:space="preserve">enter </w:t>
              </w:r>
            </w:ins>
            <w:del w:id="240" w:author="Beth Quinlan" w:date="2018-04-05T15:02:00Z">
              <w:r w:rsidR="00B331E0" w:rsidDel="00542BA1">
                <w:delText>When setting up the virtual network, you will need to:</w:delText>
              </w:r>
            </w:del>
          </w:p>
          <w:p w14:paraId="47068872" w14:textId="623A0B22" w:rsidR="00B331E0" w:rsidDel="00542BA1" w:rsidRDefault="00B331E0" w:rsidP="00B331E0">
            <w:pPr>
              <w:ind w:left="525" w:firstLine="0"/>
              <w:rPr>
                <w:del w:id="241" w:author="Beth Quinlan" w:date="2018-04-05T15:03:00Z"/>
              </w:rPr>
            </w:pPr>
          </w:p>
          <w:p w14:paraId="683118EB" w14:textId="45AE4AAA" w:rsidR="00B331E0" w:rsidRDefault="00F2440C">
            <w:pPr>
              <w:pStyle w:val="ListParagraph"/>
              <w:numPr>
                <w:ilvl w:val="0"/>
                <w:numId w:val="41"/>
              </w:numPr>
              <w:spacing w:before="120"/>
              <w:ind w:left="525"/>
              <w:contextualSpacing w:val="0"/>
              <w:pPrChange w:id="242" w:author="Beth Quinlan" w:date="2018-04-05T15:03:00Z">
                <w:pPr>
                  <w:pStyle w:val="ListParagraph"/>
                  <w:numPr>
                    <w:numId w:val="16"/>
                  </w:numPr>
                  <w:spacing w:before="120"/>
                  <w:ind w:left="1080"/>
                  <w:contextualSpacing w:val="0"/>
                </w:pPr>
              </w:pPrChange>
            </w:pPr>
            <w:ins w:id="243" w:author="Beth Quinlan" w:date="2018-04-05T15:07:00Z">
              <w:r>
                <w:t>t</w:t>
              </w:r>
            </w:ins>
            <w:del w:id="244" w:author="Beth Quinlan" w:date="2018-04-05T15:07:00Z">
              <w:r w:rsidR="00B331E0" w:rsidDel="00F2440C">
                <w:delText>T</w:delText>
              </w:r>
            </w:del>
            <w:r w:rsidR="00B331E0">
              <w:t xml:space="preserve">he </w:t>
            </w:r>
            <w:proofErr w:type="gramStart"/>
            <w:r w:rsidR="00B331E0">
              <w:t>name</w:t>
            </w:r>
            <w:proofErr w:type="gramEnd"/>
            <w:r w:rsidR="00B331E0">
              <w:t xml:space="preserve"> of the virtual network (only need to be unique within the subscription)</w:t>
            </w:r>
          </w:p>
          <w:p w14:paraId="36A220DC" w14:textId="4E12E37E" w:rsidR="00B331E0" w:rsidRDefault="00542BA1">
            <w:pPr>
              <w:pStyle w:val="ListParagraph"/>
              <w:numPr>
                <w:ilvl w:val="0"/>
                <w:numId w:val="41"/>
              </w:numPr>
              <w:spacing w:before="120"/>
              <w:ind w:left="525"/>
              <w:contextualSpacing w:val="0"/>
              <w:pPrChange w:id="245" w:author="Beth Quinlan" w:date="2018-04-05T15:03:00Z">
                <w:pPr>
                  <w:pStyle w:val="ListParagraph"/>
                  <w:numPr>
                    <w:numId w:val="16"/>
                  </w:numPr>
                  <w:spacing w:before="120"/>
                  <w:ind w:left="1080"/>
                  <w:contextualSpacing w:val="0"/>
                </w:pPr>
              </w:pPrChange>
            </w:pPr>
            <w:ins w:id="246" w:author="Beth Quinlan" w:date="2018-04-05T15:03:00Z">
              <w:r w:rsidRPr="00F2440C">
                <w:rPr>
                  <w:b/>
                  <w:rPrChange w:id="247" w:author="Beth Quinlan" w:date="2018-04-05T15:07:00Z">
                    <w:rPr/>
                  </w:rPrChange>
                </w:rPr>
                <w:t>A</w:t>
              </w:r>
            </w:ins>
            <w:del w:id="248" w:author="Beth Quinlan" w:date="2018-04-05T15:03:00Z">
              <w:r w:rsidR="00B331E0" w:rsidRPr="00F2440C" w:rsidDel="00542BA1">
                <w:rPr>
                  <w:b/>
                  <w:rPrChange w:id="249" w:author="Beth Quinlan" w:date="2018-04-05T15:07:00Z">
                    <w:rPr/>
                  </w:rPrChange>
                </w:rPr>
                <w:delText>The a</w:delText>
              </w:r>
            </w:del>
            <w:r w:rsidR="00B331E0" w:rsidRPr="00F2440C">
              <w:rPr>
                <w:b/>
                <w:rPrChange w:id="250" w:author="Beth Quinlan" w:date="2018-04-05T15:07:00Z">
                  <w:rPr/>
                </w:rPrChange>
              </w:rPr>
              <w:t>ddress space</w:t>
            </w:r>
            <w:ins w:id="251" w:author="Beth Quinlan" w:date="2018-04-05T15:07:00Z">
              <w:r w:rsidR="00F2440C">
                <w:t xml:space="preserve"> - </w:t>
              </w:r>
            </w:ins>
            <w:del w:id="252" w:author="Beth Quinlan" w:date="2018-04-05T15:03:00Z">
              <w:r w:rsidR="00B331E0" w:rsidDel="00542BA1">
                <w:delText>.</w:delText>
              </w:r>
            </w:del>
            <w:del w:id="253" w:author="Beth Quinlan" w:date="2018-04-05T15:07:00Z">
              <w:r w:rsidR="00B331E0" w:rsidDel="00F2440C">
                <w:delText xml:space="preserve"> </w:delText>
              </w:r>
            </w:del>
            <w:ins w:id="254" w:author="Beth Quinlan" w:date="2018-04-05T15:03:00Z">
              <w:r>
                <w:t xml:space="preserve">this </w:t>
              </w:r>
            </w:ins>
            <w:del w:id="255" w:author="Beth Quinlan" w:date="2018-04-05T15:03:00Z">
              <w:r w:rsidR="00B331E0" w:rsidDel="00542BA1">
                <w:delText>N</w:delText>
              </w:r>
            </w:del>
            <w:ins w:id="256" w:author="Beth Quinlan" w:date="2018-04-05T15:03:00Z">
              <w:r>
                <w:t>n</w:t>
              </w:r>
            </w:ins>
            <w:r w:rsidR="00B331E0">
              <w:t>eeds to be an internal (not internet addressable) range</w:t>
            </w:r>
          </w:p>
          <w:p w14:paraId="085AE183" w14:textId="2A220526" w:rsidR="00B331E0" w:rsidRDefault="00B331E0">
            <w:pPr>
              <w:pStyle w:val="ListParagraph"/>
              <w:numPr>
                <w:ilvl w:val="0"/>
                <w:numId w:val="41"/>
              </w:numPr>
              <w:spacing w:before="120"/>
              <w:ind w:left="525"/>
              <w:contextualSpacing w:val="0"/>
              <w:pPrChange w:id="257" w:author="Beth Quinlan" w:date="2018-04-05T15:03:00Z">
                <w:pPr>
                  <w:pStyle w:val="ListParagraph"/>
                  <w:numPr>
                    <w:numId w:val="16"/>
                  </w:numPr>
                  <w:spacing w:before="120"/>
                  <w:ind w:left="1080"/>
                  <w:contextualSpacing w:val="0"/>
                </w:pPr>
              </w:pPrChange>
            </w:pPr>
            <w:del w:id="258" w:author="Beth Quinlan" w:date="2018-04-05T15:04:00Z">
              <w:r w:rsidRPr="00F2440C" w:rsidDel="00542BA1">
                <w:rPr>
                  <w:b/>
                  <w:rPrChange w:id="259" w:author="Beth Quinlan" w:date="2018-04-05T15:07:00Z">
                    <w:rPr/>
                  </w:rPrChange>
                </w:rPr>
                <w:delText>The name of the subnet</w:delText>
              </w:r>
            </w:del>
            <w:ins w:id="260" w:author="Beth Quinlan" w:date="2018-04-05T15:04:00Z">
              <w:r w:rsidR="00542BA1" w:rsidRPr="00F2440C">
                <w:rPr>
                  <w:b/>
                  <w:rPrChange w:id="261" w:author="Beth Quinlan" w:date="2018-04-05T15:07:00Z">
                    <w:rPr/>
                  </w:rPrChange>
                </w:rPr>
                <w:t>Subnet name</w:t>
              </w:r>
            </w:ins>
            <w:ins w:id="262" w:author="Beth Quinlan" w:date="2018-04-05T15:07:00Z">
              <w:r w:rsidR="00F2440C">
                <w:t xml:space="preserve"> - </w:t>
              </w:r>
            </w:ins>
            <w:del w:id="263" w:author="Beth Quinlan" w:date="2018-04-05T15:04:00Z">
              <w:r w:rsidDel="00542BA1">
                <w:delText xml:space="preserve">. </w:delText>
              </w:r>
            </w:del>
            <w:ins w:id="264" w:author="Beth Quinlan" w:date="2018-04-05T15:19:00Z">
              <w:r w:rsidR="00870680">
                <w:t>f</w:t>
              </w:r>
            </w:ins>
            <w:del w:id="265" w:author="Beth Quinlan" w:date="2018-04-05T15:19:00Z">
              <w:r w:rsidDel="00870680">
                <w:delText>F</w:delText>
              </w:r>
            </w:del>
            <w:r>
              <w:t>or this lab exercise</w:t>
            </w:r>
            <w:r w:rsidR="00576C12">
              <w:t>,</w:t>
            </w:r>
            <w:r>
              <w:t xml:space="preserve"> name it </w:t>
            </w:r>
            <w:proofErr w:type="spellStart"/>
            <w:r w:rsidRPr="00B331E0">
              <w:rPr>
                <w:b/>
              </w:rPr>
              <w:t>AppSubnet</w:t>
            </w:r>
            <w:proofErr w:type="spellEnd"/>
            <w:r>
              <w:t>.</w:t>
            </w:r>
          </w:p>
          <w:p w14:paraId="68E274D4" w14:textId="335D360D" w:rsidR="00B331E0" w:rsidRDefault="00B331E0">
            <w:pPr>
              <w:pStyle w:val="ListParagraph"/>
              <w:numPr>
                <w:ilvl w:val="0"/>
                <w:numId w:val="41"/>
              </w:numPr>
              <w:spacing w:before="120"/>
              <w:ind w:left="525"/>
              <w:contextualSpacing w:val="0"/>
              <w:pPrChange w:id="266" w:author="Beth Quinlan" w:date="2018-04-05T15:03:00Z">
                <w:pPr>
                  <w:pStyle w:val="ListParagraph"/>
                  <w:numPr>
                    <w:numId w:val="16"/>
                  </w:numPr>
                  <w:spacing w:before="120"/>
                  <w:ind w:left="1080"/>
                  <w:contextualSpacing w:val="0"/>
                </w:pPr>
              </w:pPrChange>
            </w:pPr>
            <w:r w:rsidRPr="00F2440C">
              <w:rPr>
                <w:b/>
                <w:rPrChange w:id="267" w:author="Beth Quinlan" w:date="2018-04-05T15:07:00Z">
                  <w:rPr/>
                </w:rPrChange>
              </w:rPr>
              <w:t>Subnet address range</w:t>
            </w:r>
            <w:ins w:id="268" w:author="Beth Quinlan" w:date="2018-04-05T15:07:00Z">
              <w:r w:rsidR="00F2440C">
                <w:t xml:space="preserve"> - </w:t>
              </w:r>
            </w:ins>
            <w:del w:id="269" w:author="Beth Quinlan" w:date="2018-04-05T15:07:00Z">
              <w:r w:rsidDel="00F2440C">
                <w:delText xml:space="preserve"> </w:delText>
              </w:r>
            </w:del>
            <w:del w:id="270" w:author="Beth Quinlan" w:date="2018-04-05T15:04:00Z">
              <w:r w:rsidDel="00F2440C">
                <w:delText>(</w:delText>
              </w:r>
            </w:del>
            <w:r>
              <w:t>leave as the default</w:t>
            </w:r>
            <w:del w:id="271" w:author="Beth Quinlan" w:date="2018-04-05T15:04:00Z">
              <w:r w:rsidDel="00F2440C">
                <w:delText>)</w:delText>
              </w:r>
            </w:del>
          </w:p>
          <w:p w14:paraId="600206A9" w14:textId="18810ED0" w:rsidR="00B331E0" w:rsidRDefault="00F2440C">
            <w:pPr>
              <w:pStyle w:val="ListParagraph"/>
              <w:numPr>
                <w:ilvl w:val="0"/>
                <w:numId w:val="41"/>
              </w:numPr>
              <w:spacing w:before="120"/>
              <w:ind w:left="525"/>
              <w:contextualSpacing w:val="0"/>
              <w:pPrChange w:id="272" w:author="Beth Quinlan" w:date="2018-04-05T15:03:00Z">
                <w:pPr>
                  <w:pStyle w:val="ListParagraph"/>
                  <w:numPr>
                    <w:numId w:val="16"/>
                  </w:numPr>
                  <w:spacing w:before="120"/>
                  <w:ind w:left="1080"/>
                  <w:contextualSpacing w:val="0"/>
                </w:pPr>
              </w:pPrChange>
            </w:pPr>
            <w:ins w:id="273" w:author="Beth Quinlan" w:date="2018-04-05T15:04:00Z">
              <w:r w:rsidRPr="00F2440C">
                <w:rPr>
                  <w:b/>
                  <w:rPrChange w:id="274" w:author="Beth Quinlan" w:date="2018-04-05T15:08:00Z">
                    <w:rPr/>
                  </w:rPrChange>
                </w:rPr>
                <w:t>Subscription</w:t>
              </w:r>
            </w:ins>
            <w:ins w:id="275" w:author="Beth Quinlan" w:date="2018-04-05T15:08:00Z">
              <w:r>
                <w:t xml:space="preserve"> - </w:t>
              </w:r>
            </w:ins>
            <w:del w:id="276" w:author="Beth Quinlan" w:date="2018-04-05T15:19:00Z">
              <w:r w:rsidR="00B331E0" w:rsidDel="00870680">
                <w:delText>S</w:delText>
              </w:r>
            </w:del>
            <w:ins w:id="277" w:author="Beth Quinlan" w:date="2018-04-05T15:19:00Z">
              <w:r w:rsidR="00870680">
                <w:t>s</w:t>
              </w:r>
            </w:ins>
            <w:r w:rsidR="00B331E0">
              <w:t>elect your Azure subscription (if you have multiple)</w:t>
            </w:r>
          </w:p>
          <w:p w14:paraId="042D2FF1" w14:textId="467A32DA" w:rsidR="00B331E0" w:rsidRDefault="00F2440C">
            <w:pPr>
              <w:pStyle w:val="ListParagraph"/>
              <w:numPr>
                <w:ilvl w:val="0"/>
                <w:numId w:val="41"/>
              </w:numPr>
              <w:spacing w:before="120"/>
              <w:ind w:left="525"/>
              <w:contextualSpacing w:val="0"/>
              <w:pPrChange w:id="278" w:author="Beth Quinlan" w:date="2018-04-05T15:03:00Z">
                <w:pPr>
                  <w:pStyle w:val="ListParagraph"/>
                  <w:numPr>
                    <w:numId w:val="16"/>
                  </w:numPr>
                  <w:spacing w:before="120"/>
                  <w:ind w:left="1080"/>
                  <w:contextualSpacing w:val="0"/>
                </w:pPr>
              </w:pPrChange>
            </w:pPr>
            <w:ins w:id="279" w:author="Beth Quinlan" w:date="2018-04-05T15:04:00Z">
              <w:r w:rsidRPr="00F2440C">
                <w:rPr>
                  <w:b/>
                  <w:rPrChange w:id="280" w:author="Beth Quinlan" w:date="2018-04-05T15:08:00Z">
                    <w:rPr/>
                  </w:rPrChange>
                </w:rPr>
                <w:t>Resource Group</w:t>
              </w:r>
            </w:ins>
            <w:ins w:id="281" w:author="Beth Quinlan" w:date="2018-04-05T15:08:00Z">
              <w:r>
                <w:t xml:space="preserve"> - </w:t>
              </w:r>
            </w:ins>
            <w:ins w:id="282" w:author="Beth Quinlan" w:date="2018-04-05T15:19:00Z">
              <w:r w:rsidR="00870680">
                <w:t>s</w:t>
              </w:r>
            </w:ins>
            <w:del w:id="283" w:author="Beth Quinlan" w:date="2018-04-05T15:19:00Z">
              <w:r w:rsidR="00B331E0" w:rsidDel="00870680">
                <w:delText>S</w:delText>
              </w:r>
            </w:del>
            <w:r w:rsidR="00B331E0">
              <w:t>elect the Resource group you created previously</w:t>
            </w:r>
          </w:p>
          <w:p w14:paraId="6E420147" w14:textId="352779D8" w:rsidR="00B331E0" w:rsidRDefault="00F2440C">
            <w:pPr>
              <w:pStyle w:val="ListParagraph"/>
              <w:numPr>
                <w:ilvl w:val="0"/>
                <w:numId w:val="41"/>
              </w:numPr>
              <w:spacing w:before="120"/>
              <w:ind w:left="525"/>
              <w:contextualSpacing w:val="0"/>
              <w:pPrChange w:id="284" w:author="Beth Quinlan" w:date="2018-04-05T15:03:00Z">
                <w:pPr>
                  <w:pStyle w:val="ListParagraph"/>
                  <w:numPr>
                    <w:numId w:val="16"/>
                  </w:numPr>
                  <w:spacing w:before="120"/>
                  <w:ind w:left="1080"/>
                  <w:contextualSpacing w:val="0"/>
                </w:pPr>
              </w:pPrChange>
            </w:pPr>
            <w:ins w:id="285" w:author="Beth Quinlan" w:date="2018-04-05T15:04:00Z">
              <w:r w:rsidRPr="00F2440C">
                <w:rPr>
                  <w:b/>
                  <w:rPrChange w:id="286" w:author="Beth Quinlan" w:date="2018-04-05T15:08:00Z">
                    <w:rPr/>
                  </w:rPrChange>
                </w:rPr>
                <w:t>Locatio</w:t>
              </w:r>
            </w:ins>
            <w:ins w:id="287" w:author="Beth Quinlan" w:date="2018-04-05T15:05:00Z">
              <w:r w:rsidRPr="00F2440C">
                <w:rPr>
                  <w:b/>
                  <w:rPrChange w:id="288" w:author="Beth Quinlan" w:date="2018-04-05T15:08:00Z">
                    <w:rPr/>
                  </w:rPrChange>
                </w:rPr>
                <w:t>n</w:t>
              </w:r>
            </w:ins>
            <w:ins w:id="289" w:author="Beth Quinlan" w:date="2018-04-05T15:08:00Z">
              <w:r>
                <w:t xml:space="preserve"> -</w:t>
              </w:r>
            </w:ins>
            <w:ins w:id="290" w:author="Beth Quinlan" w:date="2018-04-05T15:05:00Z">
              <w:r>
                <w:t xml:space="preserve"> </w:t>
              </w:r>
            </w:ins>
            <w:del w:id="291" w:author="Beth Quinlan" w:date="2018-04-05T15:19:00Z">
              <w:r w:rsidR="00B331E0" w:rsidDel="00870680">
                <w:delText>S</w:delText>
              </w:r>
            </w:del>
            <w:ins w:id="292" w:author="Beth Quinlan" w:date="2018-04-05T15:19:00Z">
              <w:r w:rsidR="00870680">
                <w:t>s</w:t>
              </w:r>
            </w:ins>
            <w:r w:rsidR="00B331E0">
              <w:t>elect the region to put the virtual network in</w:t>
            </w:r>
          </w:p>
          <w:p w14:paraId="551FB543" w14:textId="77777777" w:rsidR="00FC374E" w:rsidRDefault="00FC374E" w:rsidP="00FC374E">
            <w:pPr>
              <w:ind w:firstLine="0"/>
              <w:rPr>
                <w:ins w:id="293" w:author="Beth Quinlan" w:date="2018-04-05T12:42:00Z"/>
              </w:rPr>
            </w:pPr>
          </w:p>
          <w:p w14:paraId="0091F9CD" w14:textId="6E070E67" w:rsidR="00576C12" w:rsidRDefault="00576C12">
            <w:pPr>
              <w:ind w:left="345" w:firstLine="0"/>
              <w:pPrChange w:id="294" w:author="Beth Quinlan" w:date="2018-04-05T12:42:00Z">
                <w:pPr>
                  <w:pStyle w:val="ListParagraph"/>
                  <w:numPr>
                    <w:numId w:val="16"/>
                  </w:numPr>
                  <w:spacing w:before="120"/>
                  <w:ind w:left="1080"/>
                  <w:contextualSpacing w:val="0"/>
                </w:pPr>
              </w:pPrChange>
            </w:pPr>
            <w:r>
              <w:t xml:space="preserve">Clear the </w:t>
            </w:r>
            <w:r w:rsidRPr="00FC374E">
              <w:rPr>
                <w:b/>
                <w:rPrChange w:id="295" w:author="Beth Quinlan" w:date="2018-04-05T12:42:00Z">
                  <w:rPr/>
                </w:rPrChange>
              </w:rPr>
              <w:t>Pin to dashboard</w:t>
            </w:r>
            <w:r>
              <w:t xml:space="preserve"> checkbox</w:t>
            </w:r>
            <w:ins w:id="296" w:author="Beth Quinlan" w:date="2018-04-05T12:42:00Z">
              <w:r w:rsidR="00FC374E">
                <w:t>.</w:t>
              </w:r>
            </w:ins>
          </w:p>
          <w:p w14:paraId="5C9495EC" w14:textId="77777777" w:rsidR="0017692E" w:rsidRDefault="0017692E" w:rsidP="0017692E">
            <w:pPr>
              <w:ind w:firstLine="0"/>
              <w:rPr>
                <w:ins w:id="297" w:author="Beth Quinlan" w:date="2018-04-05T12:41:00Z"/>
              </w:rPr>
            </w:pPr>
          </w:p>
          <w:p w14:paraId="169199A3" w14:textId="40A25BA2" w:rsidR="003D2CE8" w:rsidRDefault="003D2CE8">
            <w:pPr>
              <w:ind w:left="345" w:firstLine="0"/>
              <w:pPrChange w:id="298" w:author="Beth Quinlan" w:date="2018-04-05T12:41:00Z">
                <w:pPr>
                  <w:pStyle w:val="ListParagraph"/>
                  <w:numPr>
                    <w:numId w:val="16"/>
                  </w:numPr>
                  <w:spacing w:before="120"/>
                  <w:ind w:left="1080"/>
                  <w:contextualSpacing w:val="0"/>
                </w:pPr>
              </w:pPrChange>
            </w:pPr>
            <w:r>
              <w:t xml:space="preserve">Click the </w:t>
            </w:r>
            <w:r w:rsidRPr="00255A8E">
              <w:rPr>
                <w:b/>
              </w:rPr>
              <w:t>Create</w:t>
            </w:r>
            <w:r>
              <w:t xml:space="preserve"> button</w:t>
            </w:r>
            <w:ins w:id="299" w:author="Beth Quinlan" w:date="2018-04-05T12:41:00Z">
              <w:r w:rsidR="0017692E">
                <w:t>.</w:t>
              </w:r>
            </w:ins>
          </w:p>
        </w:tc>
        <w:tc>
          <w:tcPr>
            <w:tcW w:w="4585" w:type="dxa"/>
            <w:tcPrChange w:id="300" w:author="Beth Quinlan" w:date="2018-04-05T15:20:00Z">
              <w:tcPr>
                <w:tcW w:w="4675" w:type="dxa"/>
              </w:tcPr>
            </w:tcPrChange>
          </w:tcPr>
          <w:p w14:paraId="092557E2" w14:textId="26799AED" w:rsidR="00B331E0" w:rsidRDefault="004F3AD7" w:rsidP="00B331E0">
            <w:pPr>
              <w:pStyle w:val="ListParagraph"/>
              <w:ind w:left="0" w:firstLine="0"/>
            </w:pPr>
            <w:r>
              <w:rPr>
                <w:noProof/>
                <w:lang w:val="da-DK" w:eastAsia="da-DK"/>
              </w:rPr>
              <w:drawing>
                <wp:inline distT="0" distB="0" distL="0" distR="0" wp14:anchorId="5CE60820" wp14:editId="12C7D77E">
                  <wp:extent cx="2596926" cy="5065174"/>
                  <wp:effectExtent l="0" t="0" r="0" b="2540"/>
                  <wp:docPr id="18" name="Picture 18" descr="C:\Users\larrywa\AppData\Local\Temp\SNAGHTML57ebd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rrywa\AppData\Local\Temp\SNAGHTML57ebdcb.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4148" cy="5079260"/>
                          </a:xfrm>
                          <a:prstGeom prst="rect">
                            <a:avLst/>
                          </a:prstGeom>
                          <a:noFill/>
                          <a:ln>
                            <a:noFill/>
                          </a:ln>
                        </pic:spPr>
                      </pic:pic>
                    </a:graphicData>
                  </a:graphic>
                </wp:inline>
              </w:drawing>
            </w:r>
          </w:p>
          <w:p w14:paraId="249960D5" w14:textId="3CCBCAB6" w:rsidR="00192487" w:rsidRDefault="00192487" w:rsidP="00B331E0">
            <w:pPr>
              <w:pStyle w:val="ListParagraph"/>
              <w:ind w:left="0" w:firstLine="0"/>
            </w:pPr>
          </w:p>
          <w:p w14:paraId="6ABFC426" w14:textId="0AFFD5B3" w:rsidR="00192487" w:rsidRDefault="00192487" w:rsidP="00B331E0">
            <w:pPr>
              <w:pStyle w:val="ListParagraph"/>
              <w:ind w:left="0" w:firstLine="0"/>
            </w:pPr>
          </w:p>
        </w:tc>
      </w:tr>
      <w:tr w:rsidR="008023D8" w:rsidDel="00870680" w14:paraId="10B92E44" w14:textId="33DB1AA9" w:rsidTr="00870680">
        <w:trPr>
          <w:del w:id="301" w:author="Beth Quinlan" w:date="2018-04-05T15:20:00Z"/>
        </w:trPr>
        <w:tc>
          <w:tcPr>
            <w:tcW w:w="4055" w:type="dxa"/>
            <w:tcPrChange w:id="302" w:author="Beth Quinlan" w:date="2018-04-05T15:20:00Z">
              <w:tcPr>
                <w:tcW w:w="4675" w:type="dxa"/>
              </w:tcPr>
            </w:tcPrChange>
          </w:tcPr>
          <w:p w14:paraId="14D6666F" w14:textId="10B7A4ED" w:rsidR="008023D8" w:rsidDel="00870680" w:rsidRDefault="008023D8" w:rsidP="00576C12">
            <w:pPr>
              <w:pStyle w:val="ListParagraph"/>
              <w:ind w:firstLine="0"/>
              <w:rPr>
                <w:del w:id="303" w:author="Beth Quinlan" w:date="2018-04-05T15:20:00Z"/>
              </w:rPr>
            </w:pPr>
          </w:p>
        </w:tc>
        <w:tc>
          <w:tcPr>
            <w:tcW w:w="4585" w:type="dxa"/>
            <w:tcPrChange w:id="304" w:author="Beth Quinlan" w:date="2018-04-05T15:20:00Z">
              <w:tcPr>
                <w:tcW w:w="4675" w:type="dxa"/>
              </w:tcPr>
            </w:tcPrChange>
          </w:tcPr>
          <w:p w14:paraId="00246EBE" w14:textId="703ECA12" w:rsidR="008023D8" w:rsidDel="00870680" w:rsidRDefault="008023D8" w:rsidP="00B331E0">
            <w:pPr>
              <w:pStyle w:val="ListParagraph"/>
              <w:ind w:left="0" w:firstLine="0"/>
              <w:rPr>
                <w:del w:id="305" w:author="Beth Quinlan" w:date="2018-04-05T15:20:00Z"/>
                <w:noProof/>
              </w:rPr>
            </w:pPr>
          </w:p>
        </w:tc>
      </w:tr>
    </w:tbl>
    <w:p w14:paraId="5B98CEFB" w14:textId="77777777" w:rsidR="00576C12" w:rsidRDefault="00576C12">
      <w:r>
        <w:br w:type="page"/>
      </w:r>
    </w:p>
    <w:p w14:paraId="28C477DE" w14:textId="77777777" w:rsidR="007F01A6" w:rsidRDefault="003D2CE8" w:rsidP="005162F4">
      <w:pPr>
        <w:pStyle w:val="ListParagraph"/>
        <w:numPr>
          <w:ilvl w:val="0"/>
          <w:numId w:val="1"/>
        </w:numPr>
        <w:rPr>
          <w:ins w:id="306" w:author="Beth Quinlan" w:date="2018-04-06T08:46:00Z"/>
        </w:rPr>
      </w:pPr>
      <w:r>
        <w:lastRenderedPageBreak/>
        <w:t xml:space="preserve">When the virtual network has finished the creation process, </w:t>
      </w:r>
      <w:r w:rsidR="007D6761">
        <w:t>if you do not see the named virtual network appear in your resource group, refresh your browser. Then, click on the virtual network name and the virtual network blade should open.</w:t>
      </w:r>
      <w:r>
        <w:t xml:space="preserve"> </w:t>
      </w:r>
    </w:p>
    <w:p w14:paraId="2A9A6FD3" w14:textId="153AEEF0" w:rsidR="00B331E0" w:rsidRDefault="007F01A6" w:rsidP="005162F4">
      <w:pPr>
        <w:pStyle w:val="ListParagraph"/>
        <w:numPr>
          <w:ilvl w:val="0"/>
          <w:numId w:val="1"/>
        </w:numPr>
      </w:pPr>
      <w:ins w:id="307" w:author="Beth Quinlan" w:date="2018-04-06T08:48:00Z">
        <w:r>
          <w:t xml:space="preserve">In the </w:t>
        </w:r>
        <w:r w:rsidRPr="00DB2AE8">
          <w:rPr>
            <w:i/>
            <w:rPrChange w:id="308" w:author="Beth Quinlan" w:date="2018-04-11T13:56:00Z">
              <w:rPr/>
            </w:rPrChange>
          </w:rPr>
          <w:t>Virtual network</w:t>
        </w:r>
        <w:r>
          <w:t xml:space="preserve"> blade, </w:t>
        </w:r>
      </w:ins>
      <w:del w:id="309" w:author="Beth Quinlan" w:date="2018-04-06T08:48:00Z">
        <w:r w:rsidR="003D2CE8" w:rsidDel="007F01A6">
          <w:delText xml:space="preserve">Click on the </w:delText>
        </w:r>
        <w:r w:rsidR="003D2CE8" w:rsidRPr="003D2CE8" w:rsidDel="007F01A6">
          <w:rPr>
            <w:b/>
          </w:rPr>
          <w:delText>All settings</w:delText>
        </w:r>
        <w:r w:rsidR="003D2CE8" w:rsidDel="007F01A6">
          <w:delText xml:space="preserve"> link and then then</w:delText>
        </w:r>
      </w:del>
      <w:ins w:id="310" w:author="Beth Quinlan" w:date="2018-04-06T08:48:00Z">
        <w:r>
          <w:t>select the</w:t>
        </w:r>
      </w:ins>
      <w:r w:rsidR="003D2CE8">
        <w:t xml:space="preserve"> </w:t>
      </w:r>
      <w:r w:rsidR="003D2CE8" w:rsidRPr="003D2CE8">
        <w:rPr>
          <w:b/>
        </w:rPr>
        <w:t>Subnets</w:t>
      </w:r>
      <w:r w:rsidR="003D2CE8">
        <w:t xml:space="preserve"> menu item.</w:t>
      </w:r>
      <w:del w:id="311" w:author="Beth Quinlan" w:date="2018-04-06T08:48:00Z">
        <w:r w:rsidR="00576C12" w:rsidDel="007F01A6">
          <w:delText xml:space="preserve"> NOTE: If the virtual network blade is not shown, click on the new virtual network in your resource group to be able to see it.</w:delText>
        </w:r>
      </w:del>
    </w:p>
    <w:p w14:paraId="3FD92C13" w14:textId="61BC2802" w:rsidR="007A7B9E" w:rsidRDefault="007A7B9E" w:rsidP="003D2CE8">
      <w:pPr>
        <w:pStyle w:val="ListParagraph"/>
        <w:ind w:firstLine="0"/>
      </w:pPr>
    </w:p>
    <w:p w14:paraId="7080685B" w14:textId="408996A3" w:rsidR="007D6761" w:rsidRDefault="004F3AD7" w:rsidP="003D2CE8">
      <w:pPr>
        <w:pStyle w:val="ListParagraph"/>
        <w:ind w:firstLine="0"/>
      </w:pPr>
      <w:r>
        <w:rPr>
          <w:noProof/>
          <w:lang w:val="da-DK" w:eastAsia="da-DK"/>
        </w:rPr>
        <w:drawing>
          <wp:inline distT="0" distB="0" distL="0" distR="0" wp14:anchorId="7964C068" wp14:editId="6B03ABBD">
            <wp:extent cx="3697356" cy="29189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08430" cy="2927708"/>
                    </a:xfrm>
                    <a:prstGeom prst="rect">
                      <a:avLst/>
                    </a:prstGeom>
                  </pic:spPr>
                </pic:pic>
              </a:graphicData>
            </a:graphic>
          </wp:inline>
        </w:drawing>
      </w:r>
    </w:p>
    <w:p w14:paraId="73D543F0" w14:textId="77777777" w:rsidR="003D2CE8" w:rsidRDefault="003D2CE8"/>
    <w:p w14:paraId="34EB85B3" w14:textId="491F60E2" w:rsidR="00FC374E" w:rsidRDefault="00FC374E" w:rsidP="005162F4">
      <w:pPr>
        <w:pStyle w:val="ListParagraph"/>
        <w:numPr>
          <w:ilvl w:val="0"/>
          <w:numId w:val="1"/>
        </w:numPr>
        <w:rPr>
          <w:ins w:id="312" w:author="Beth Quinlan" w:date="2018-04-05T12:47:00Z"/>
        </w:rPr>
      </w:pPr>
      <w:ins w:id="313" w:author="Beth Quinlan" w:date="2018-04-05T12:47:00Z">
        <w:r>
          <w:t>To create a new subnet:</w:t>
        </w:r>
      </w:ins>
      <w:del w:id="314" w:author="Beth Quinlan" w:date="2018-04-05T12:47:00Z">
        <w:r w:rsidR="00D01670" w:rsidDel="00FC374E">
          <w:delText xml:space="preserve">Now </w:delText>
        </w:r>
      </w:del>
    </w:p>
    <w:p w14:paraId="3A03B03E" w14:textId="1DC48B00" w:rsidR="00FC374E" w:rsidRDefault="00D01670">
      <w:pPr>
        <w:pStyle w:val="ListParagraph"/>
        <w:numPr>
          <w:ilvl w:val="1"/>
          <w:numId w:val="1"/>
        </w:numPr>
        <w:rPr>
          <w:ins w:id="315" w:author="Beth Quinlan" w:date="2018-04-05T12:45:00Z"/>
        </w:rPr>
        <w:pPrChange w:id="316" w:author="Beth Quinlan" w:date="2018-04-05T12:47:00Z">
          <w:pPr>
            <w:pStyle w:val="ListParagraph"/>
            <w:numPr>
              <w:numId w:val="1"/>
            </w:numPr>
            <w:tabs>
              <w:tab w:val="num" w:pos="720"/>
            </w:tabs>
          </w:pPr>
        </w:pPrChange>
      </w:pPr>
      <w:del w:id="317" w:author="Beth Quinlan" w:date="2018-04-05T12:47:00Z">
        <w:r w:rsidDel="00FC374E">
          <w:delText>c</w:delText>
        </w:r>
      </w:del>
      <w:ins w:id="318" w:author="Beth Quinlan" w:date="2018-04-05T12:47:00Z">
        <w:r w:rsidR="00FC374E">
          <w:t>C</w:t>
        </w:r>
      </w:ins>
      <w:r>
        <w:t xml:space="preserve">lick on the </w:t>
      </w:r>
      <w:ins w:id="319" w:author="Beth Quinlan" w:date="2018-04-05T12:45:00Z">
        <w:r w:rsidR="00FC374E" w:rsidRPr="00FC374E">
          <w:rPr>
            <w:b/>
            <w:rPrChange w:id="320" w:author="Beth Quinlan" w:date="2018-04-05T12:45:00Z">
              <w:rPr/>
            </w:rPrChange>
          </w:rPr>
          <w:t>+</w:t>
        </w:r>
      </w:ins>
      <w:r w:rsidR="002D5AE9" w:rsidRPr="002D5AE9">
        <w:rPr>
          <w:b/>
        </w:rPr>
        <w:t>Subnet</w:t>
      </w:r>
      <w:r>
        <w:t xml:space="preserve"> button on the Subnets blade</w:t>
      </w:r>
      <w:ins w:id="321" w:author="Beth Quinlan" w:date="2018-04-05T12:45:00Z">
        <w:r w:rsidR="00FC374E">
          <w:t>.</w:t>
        </w:r>
      </w:ins>
    </w:p>
    <w:p w14:paraId="2AE8C7B9" w14:textId="3F42C612" w:rsidR="00FC374E" w:rsidRDefault="00D01670">
      <w:pPr>
        <w:pStyle w:val="ListParagraph"/>
        <w:numPr>
          <w:ilvl w:val="1"/>
          <w:numId w:val="1"/>
        </w:numPr>
        <w:rPr>
          <w:ins w:id="322" w:author="Beth Quinlan" w:date="2018-04-05T12:46:00Z"/>
        </w:rPr>
        <w:pPrChange w:id="323" w:author="Beth Quinlan" w:date="2018-04-05T12:46:00Z">
          <w:pPr>
            <w:pStyle w:val="ListParagraph"/>
            <w:numPr>
              <w:numId w:val="1"/>
            </w:numPr>
            <w:tabs>
              <w:tab w:val="num" w:pos="720"/>
            </w:tabs>
          </w:pPr>
        </w:pPrChange>
      </w:pPr>
      <w:del w:id="324" w:author="Beth Quinlan" w:date="2018-04-05T12:45:00Z">
        <w:r w:rsidDel="00FC374E">
          <w:delText xml:space="preserve"> and e</w:delText>
        </w:r>
      </w:del>
      <w:ins w:id="325" w:author="Beth Quinlan" w:date="2018-04-05T12:45:00Z">
        <w:r w:rsidR="00FC374E">
          <w:t>E</w:t>
        </w:r>
      </w:ins>
      <w:r>
        <w:t xml:space="preserve">nter the name </w:t>
      </w:r>
      <w:proofErr w:type="spellStart"/>
      <w:r w:rsidRPr="007A7B9E">
        <w:rPr>
          <w:b/>
        </w:rPr>
        <w:t>DBSubnet</w:t>
      </w:r>
      <w:proofErr w:type="spellEnd"/>
      <w:r>
        <w:t xml:space="preserve"> for the new subnet name. This is the subnet we will put the SQL Server machine in. </w:t>
      </w:r>
    </w:p>
    <w:p w14:paraId="7FB56D69" w14:textId="07FCB6EC" w:rsidR="00FC374E" w:rsidRDefault="00FC374E">
      <w:pPr>
        <w:pStyle w:val="ListParagraph"/>
        <w:numPr>
          <w:ilvl w:val="1"/>
          <w:numId w:val="1"/>
        </w:numPr>
        <w:rPr>
          <w:ins w:id="326" w:author="Beth Quinlan" w:date="2018-04-05T12:45:00Z"/>
        </w:rPr>
        <w:pPrChange w:id="327" w:author="Beth Quinlan" w:date="2018-04-05T12:46:00Z">
          <w:pPr>
            <w:pStyle w:val="ListParagraph"/>
            <w:numPr>
              <w:numId w:val="1"/>
            </w:numPr>
            <w:tabs>
              <w:tab w:val="num" w:pos="720"/>
            </w:tabs>
          </w:pPr>
        </w:pPrChange>
      </w:pPr>
      <w:ins w:id="328" w:author="Beth Quinlan" w:date="2018-04-05T12:46:00Z">
        <w:r>
          <w:t>Accept the default address range.</w:t>
        </w:r>
      </w:ins>
    </w:p>
    <w:p w14:paraId="7F966D92" w14:textId="0ABAA5B8" w:rsidR="00D01670" w:rsidDel="00FC374E" w:rsidRDefault="00D01670">
      <w:pPr>
        <w:pStyle w:val="ListParagraph"/>
        <w:numPr>
          <w:ilvl w:val="1"/>
          <w:numId w:val="1"/>
        </w:numPr>
        <w:rPr>
          <w:moveFrom w:id="329" w:author="Beth Quinlan" w:date="2018-04-05T12:48:00Z"/>
        </w:rPr>
        <w:pPrChange w:id="330" w:author="Beth Quinlan" w:date="2018-04-05T12:46:00Z">
          <w:pPr>
            <w:pStyle w:val="ListParagraph"/>
            <w:numPr>
              <w:numId w:val="1"/>
            </w:numPr>
            <w:tabs>
              <w:tab w:val="num" w:pos="720"/>
            </w:tabs>
          </w:pPr>
        </w:pPrChange>
      </w:pPr>
      <w:moveFromRangeStart w:id="331" w:author="Beth Quinlan" w:date="2018-04-05T12:48:00Z" w:name="move510695818"/>
      <w:moveFrom w:id="332" w:author="Beth Quinlan" w:date="2018-04-05T12:48:00Z">
        <w:r w:rsidDel="00FC374E">
          <w:t xml:space="preserve">Finally, select the </w:t>
        </w:r>
        <w:r w:rsidRPr="007A7B9E" w:rsidDel="00FC374E">
          <w:rPr>
            <w:b/>
          </w:rPr>
          <w:t>OK</w:t>
        </w:r>
        <w:r w:rsidDel="00FC374E">
          <w:t xml:space="preserve"> button in the Add subnet blade. </w:t>
        </w:r>
      </w:moveFrom>
    </w:p>
    <w:moveFromRangeEnd w:id="331"/>
    <w:p w14:paraId="7845146A" w14:textId="77777777" w:rsidR="00FC374E" w:rsidRDefault="00FC374E" w:rsidP="00C51BF8">
      <w:pPr>
        <w:ind w:firstLine="0"/>
        <w:rPr>
          <w:ins w:id="333" w:author="Beth Quinlan" w:date="2018-04-05T12:47:00Z"/>
        </w:rPr>
      </w:pPr>
    </w:p>
    <w:p w14:paraId="2F383123" w14:textId="35744B54" w:rsidR="002D5AE9" w:rsidRDefault="002D5AE9" w:rsidP="00C51BF8">
      <w:pPr>
        <w:ind w:firstLine="0"/>
        <w:rPr>
          <w:ins w:id="334" w:author="Beth Quinlan" w:date="2018-04-05T12:48:00Z"/>
        </w:rPr>
      </w:pPr>
      <w:r>
        <w:rPr>
          <w:noProof/>
          <w:lang w:val="da-DK" w:eastAsia="da-DK"/>
        </w:rPr>
        <w:drawing>
          <wp:inline distT="0" distB="0" distL="0" distR="0" wp14:anchorId="00DB6DBA" wp14:editId="5E487C42">
            <wp:extent cx="4762831" cy="22134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8359" cy="2225359"/>
                    </a:xfrm>
                    <a:prstGeom prst="rect">
                      <a:avLst/>
                    </a:prstGeom>
                  </pic:spPr>
                </pic:pic>
              </a:graphicData>
            </a:graphic>
          </wp:inline>
        </w:drawing>
      </w:r>
    </w:p>
    <w:p w14:paraId="7E89F70F" w14:textId="77777777" w:rsidR="00FC374E" w:rsidRDefault="00FC374E">
      <w:pPr>
        <w:pStyle w:val="ListParagraph"/>
        <w:numPr>
          <w:ilvl w:val="0"/>
          <w:numId w:val="1"/>
        </w:numPr>
        <w:rPr>
          <w:moveTo w:id="335" w:author="Beth Quinlan" w:date="2018-04-05T12:48:00Z"/>
        </w:rPr>
        <w:pPrChange w:id="336" w:author="Beth Quinlan" w:date="2018-04-05T12:48:00Z">
          <w:pPr>
            <w:pStyle w:val="ListParagraph"/>
            <w:numPr>
              <w:ilvl w:val="1"/>
              <w:numId w:val="24"/>
            </w:numPr>
            <w:tabs>
              <w:tab w:val="num" w:pos="1440"/>
            </w:tabs>
            <w:ind w:left="1440"/>
          </w:pPr>
        </w:pPrChange>
      </w:pPr>
      <w:moveToRangeStart w:id="337" w:author="Beth Quinlan" w:date="2018-04-05T12:48:00Z" w:name="move510695818"/>
      <w:moveTo w:id="338" w:author="Beth Quinlan" w:date="2018-04-05T12:48:00Z">
        <w:r>
          <w:t xml:space="preserve">Finally, select the </w:t>
        </w:r>
        <w:r w:rsidRPr="007A7B9E">
          <w:rPr>
            <w:b/>
          </w:rPr>
          <w:t>OK</w:t>
        </w:r>
        <w:r>
          <w:t xml:space="preserve"> button in the </w:t>
        </w:r>
        <w:r w:rsidRPr="00DB2AE8">
          <w:rPr>
            <w:i/>
            <w:rPrChange w:id="339" w:author="Beth Quinlan" w:date="2018-04-11T13:56:00Z">
              <w:rPr/>
            </w:rPrChange>
          </w:rPr>
          <w:t>Add subnet</w:t>
        </w:r>
        <w:r>
          <w:t xml:space="preserve"> blade. </w:t>
        </w:r>
      </w:moveTo>
    </w:p>
    <w:moveToRangeEnd w:id="337"/>
    <w:p w14:paraId="497A93EE" w14:textId="77777777" w:rsidR="00FC374E" w:rsidRDefault="00FC374E" w:rsidP="00C51BF8">
      <w:pPr>
        <w:ind w:firstLine="0"/>
      </w:pPr>
    </w:p>
    <w:p w14:paraId="5DC24EE5" w14:textId="28D5442E" w:rsidR="00D01670" w:rsidRDefault="00D01670">
      <w:pPr>
        <w:pStyle w:val="ListParagraph"/>
        <w:numPr>
          <w:ilvl w:val="0"/>
          <w:numId w:val="1"/>
        </w:numPr>
        <w:pPrChange w:id="340" w:author="Beth Quinlan" w:date="2018-04-05T12:48:00Z">
          <w:pPr>
            <w:pStyle w:val="ListParagraph"/>
            <w:numPr>
              <w:numId w:val="24"/>
            </w:numPr>
            <w:tabs>
              <w:tab w:val="num" w:pos="720"/>
            </w:tabs>
          </w:pPr>
        </w:pPrChange>
      </w:pPr>
      <w:r>
        <w:t>Close all the blades and go all the way back to the Home screen. From there, you can find the tile for your resource group and click on it. You should see your resource group blade appear with your virtual network and storage account in it.</w:t>
      </w:r>
    </w:p>
    <w:p w14:paraId="757C9C6E" w14:textId="273FA116" w:rsidR="00744C8F" w:rsidRDefault="00744C8F" w:rsidP="00D01670">
      <w:pPr>
        <w:pStyle w:val="ListParagraph"/>
        <w:ind w:firstLine="0"/>
      </w:pPr>
    </w:p>
    <w:p w14:paraId="757C9C7A" w14:textId="32BB2E34" w:rsidR="00527003" w:rsidRDefault="00527003" w:rsidP="009219DD">
      <w:pPr>
        <w:pStyle w:val="Heading2"/>
      </w:pPr>
      <w:bookmarkStart w:id="341" w:name="_Toc510773769"/>
      <w:r>
        <w:t xml:space="preserve">Task </w:t>
      </w:r>
      <w:r w:rsidR="00B51A6D">
        <w:t>3</w:t>
      </w:r>
      <w:r w:rsidR="00D01670">
        <w:t>: Creating Virtual Machine</w:t>
      </w:r>
      <w:r>
        <w:t xml:space="preserve"> for IIS</w:t>
      </w:r>
      <w:bookmarkEnd w:id="341"/>
    </w:p>
    <w:p w14:paraId="757C9C7B" w14:textId="463731FC" w:rsidR="00527003" w:rsidRDefault="00527003">
      <w:pPr>
        <w:pStyle w:val="ListParagraph"/>
        <w:ind w:firstLine="0"/>
        <w:pPrChange w:id="342" w:author="Beth Quinlan" w:date="2018-04-05T16:26:00Z">
          <w:pPr>
            <w:ind w:left="360" w:firstLine="0"/>
          </w:pPr>
        </w:pPrChange>
      </w:pPr>
      <w:r>
        <w:t xml:space="preserve">In this </w:t>
      </w:r>
      <w:r w:rsidR="007B13CB">
        <w:t>task</w:t>
      </w:r>
      <w:r>
        <w:t xml:space="preserve">, you will learn how to create a Virtual Machine in </w:t>
      </w:r>
      <w:r w:rsidR="005C06E3">
        <w:t>Microsoft Azure</w:t>
      </w:r>
      <w:r w:rsidR="00D01670">
        <w:t xml:space="preserve"> portal</w:t>
      </w:r>
      <w:r w:rsidR="006903FD">
        <w:t xml:space="preserve"> </w:t>
      </w:r>
      <w:r w:rsidR="00C06871">
        <w:fldChar w:fldCharType="begin"/>
      </w:r>
      <w:r w:rsidR="00C06871">
        <w:instrText xml:space="preserve"> HYPERLINK "https://portal.azure.com" </w:instrText>
      </w:r>
      <w:r w:rsidR="00C06871">
        <w:fldChar w:fldCharType="separate"/>
      </w:r>
      <w:r w:rsidR="006903FD" w:rsidRPr="00DA3759">
        <w:rPr>
          <w:rStyle w:val="Hyperlink"/>
        </w:rPr>
        <w:t>https://portal.azure.com</w:t>
      </w:r>
      <w:r w:rsidR="00C06871">
        <w:rPr>
          <w:rStyle w:val="Hyperlink"/>
        </w:rPr>
        <w:fldChar w:fldCharType="end"/>
      </w:r>
      <w:del w:id="343" w:author="Beth Quinlan" w:date="2018-04-06T08:50:00Z">
        <w:r w:rsidR="006903FD" w:rsidDel="007F01A6">
          <w:delText xml:space="preserve"> </w:delText>
        </w:r>
      </w:del>
      <w:r>
        <w:t xml:space="preserve">. Then, you will configure </w:t>
      </w:r>
      <w:r w:rsidR="007B13CB">
        <w:t xml:space="preserve">the machine for </w:t>
      </w:r>
      <w:r>
        <w:t>Internet Information Server</w:t>
      </w:r>
      <w:r w:rsidR="007B13CB">
        <w:t>,</w:t>
      </w:r>
      <w:r>
        <w:t xml:space="preserve"> adding roles to use later on in this lab.</w:t>
      </w:r>
    </w:p>
    <w:p w14:paraId="55A3BEB4" w14:textId="77777777" w:rsidR="002F135F" w:rsidRDefault="002F135F" w:rsidP="002F135F">
      <w:pPr>
        <w:pStyle w:val="ListParagraph"/>
        <w:ind w:firstLine="0"/>
        <w:rPr>
          <w:ins w:id="344" w:author="Beth Quinlan" w:date="2018-04-05T16:26:00Z"/>
        </w:rPr>
      </w:pPr>
    </w:p>
    <w:p w14:paraId="757C9C7D" w14:textId="544E29BB" w:rsidR="00527003" w:rsidRDefault="00527003">
      <w:pPr>
        <w:pStyle w:val="ListParagraph"/>
        <w:ind w:firstLine="0"/>
        <w:pPrChange w:id="345" w:author="Beth Quinlan" w:date="2018-04-05T16:26:00Z">
          <w:pPr>
            <w:ind w:left="360" w:firstLine="0"/>
          </w:pPr>
        </w:pPrChange>
      </w:pPr>
      <w:r>
        <w:t>In this task, you will provision a Virtual Machine to host an MVC4 application.</w:t>
      </w:r>
    </w:p>
    <w:p w14:paraId="2120E6B3" w14:textId="4526249E" w:rsidR="007800B1" w:rsidRDefault="007800B1" w:rsidP="005162F4">
      <w:pPr>
        <w:pStyle w:val="ListParagraph"/>
        <w:numPr>
          <w:ilvl w:val="0"/>
          <w:numId w:val="6"/>
        </w:numPr>
        <w:contextualSpacing w:val="0"/>
      </w:pPr>
      <w:r>
        <w:t xml:space="preserve">From within your resource group blade, select the </w:t>
      </w:r>
      <w:ins w:id="346" w:author="Beth Quinlan" w:date="2018-04-05T12:50:00Z">
        <w:r w:rsidR="00FC374E" w:rsidRPr="00FC374E">
          <w:rPr>
            <w:b/>
            <w:rPrChange w:id="347" w:author="Beth Quinlan" w:date="2018-04-05T12:50:00Z">
              <w:rPr/>
            </w:rPrChange>
          </w:rPr>
          <w:t>+</w:t>
        </w:r>
      </w:ins>
      <w:r w:rsidRPr="00106845">
        <w:rPr>
          <w:b/>
        </w:rPr>
        <w:t>Add</w:t>
      </w:r>
      <w:r>
        <w:t xml:space="preserve"> button.</w:t>
      </w:r>
    </w:p>
    <w:p w14:paraId="6E4CF3F0" w14:textId="44C4730F" w:rsidR="00FC374E" w:rsidRDefault="007800B1" w:rsidP="005162F4">
      <w:pPr>
        <w:pStyle w:val="ListParagraph"/>
        <w:numPr>
          <w:ilvl w:val="0"/>
          <w:numId w:val="6"/>
        </w:numPr>
        <w:contextualSpacing w:val="0"/>
        <w:rPr>
          <w:ins w:id="348" w:author="Beth Quinlan" w:date="2018-04-05T12:51:00Z"/>
        </w:rPr>
      </w:pPr>
      <w:r>
        <w:t xml:space="preserve">In the </w:t>
      </w:r>
      <w:r w:rsidR="00106845">
        <w:t>Everything r</w:t>
      </w:r>
      <w:r>
        <w:t>esource blade</w:t>
      </w:r>
      <w:ins w:id="349" w:author="Beth Quinlan" w:date="2018-04-06T10:54:00Z">
        <w:r w:rsidR="00F649B8">
          <w:t>:</w:t>
        </w:r>
      </w:ins>
    </w:p>
    <w:p w14:paraId="52BBEC6A" w14:textId="77777777" w:rsidR="00C42564" w:rsidRDefault="007800B1" w:rsidP="00FC374E">
      <w:pPr>
        <w:pStyle w:val="ListParagraph"/>
        <w:numPr>
          <w:ilvl w:val="1"/>
          <w:numId w:val="6"/>
        </w:numPr>
        <w:contextualSpacing w:val="0"/>
        <w:rPr>
          <w:ins w:id="350" w:author="Beth Quinlan" w:date="2018-04-05T12:52:00Z"/>
        </w:rPr>
      </w:pPr>
      <w:del w:id="351" w:author="Beth Quinlan" w:date="2018-04-05T12:51:00Z">
        <w:r w:rsidDel="00FC374E">
          <w:delText xml:space="preserve">, </w:delText>
        </w:r>
        <w:r w:rsidR="00106845" w:rsidDel="00FC374E">
          <w:delText>t</w:delText>
        </w:r>
      </w:del>
      <w:ins w:id="352" w:author="Beth Quinlan" w:date="2018-04-05T12:51:00Z">
        <w:r w:rsidR="00FC374E">
          <w:t>T</w:t>
        </w:r>
      </w:ins>
      <w:r w:rsidR="00106845">
        <w:t>ype in the search keywords ‘</w:t>
      </w:r>
      <w:r w:rsidR="00106845" w:rsidRPr="00106845">
        <w:rPr>
          <w:i/>
        </w:rPr>
        <w:t>Windows Server 2012 R2 Datacenter</w:t>
      </w:r>
      <w:r w:rsidR="00106845">
        <w:t xml:space="preserve">’ and </w:t>
      </w:r>
      <w:del w:id="353" w:author="Beth Quinlan" w:date="2018-04-05T12:51:00Z">
        <w:r w:rsidR="00106845" w:rsidDel="00FC374E">
          <w:delText xml:space="preserve">select </w:delText>
        </w:r>
      </w:del>
      <w:ins w:id="354" w:author="Beth Quinlan" w:date="2018-04-05T12:51:00Z">
        <w:r w:rsidR="00FC374E">
          <w:t xml:space="preserve">press </w:t>
        </w:r>
      </w:ins>
      <w:r w:rsidR="00106845">
        <w:t xml:space="preserve">Enter. </w:t>
      </w:r>
    </w:p>
    <w:p w14:paraId="2F8921F6" w14:textId="10ED2756" w:rsidR="007800B1" w:rsidRDefault="007F01A6">
      <w:pPr>
        <w:pStyle w:val="ListParagraph"/>
        <w:numPr>
          <w:ilvl w:val="1"/>
          <w:numId w:val="6"/>
        </w:numPr>
        <w:contextualSpacing w:val="0"/>
        <w:pPrChange w:id="355" w:author="Beth Quinlan" w:date="2018-04-05T12:51:00Z">
          <w:pPr>
            <w:pStyle w:val="ListParagraph"/>
            <w:numPr>
              <w:numId w:val="6"/>
            </w:numPr>
            <w:tabs>
              <w:tab w:val="num" w:pos="720"/>
            </w:tabs>
            <w:contextualSpacing w:val="0"/>
          </w:pPr>
        </w:pPrChange>
      </w:pPr>
      <w:ins w:id="356" w:author="Beth Quinlan" w:date="2018-04-06T08:50:00Z">
        <w:r>
          <w:t>S</w:t>
        </w:r>
      </w:ins>
      <w:del w:id="357" w:author="Beth Quinlan" w:date="2018-04-06T08:50:00Z">
        <w:r w:rsidR="00106845" w:rsidDel="007F01A6">
          <w:delText>Then s</w:delText>
        </w:r>
      </w:del>
      <w:r w:rsidR="00106845">
        <w:t>elect the server image as shown below.</w:t>
      </w:r>
    </w:p>
    <w:p w14:paraId="205F6C6B" w14:textId="4307F544" w:rsidR="00106845" w:rsidRDefault="00106845" w:rsidP="007800B1">
      <w:pPr>
        <w:pStyle w:val="ListParagraph"/>
        <w:ind w:firstLine="0"/>
        <w:contextualSpacing w:val="0"/>
        <w:rPr>
          <w:ins w:id="358" w:author="Beth Quinlan" w:date="2018-04-05T12:53:00Z"/>
        </w:rPr>
      </w:pPr>
      <w:r>
        <w:rPr>
          <w:noProof/>
          <w:lang w:val="da-DK" w:eastAsia="da-DK"/>
        </w:rPr>
        <w:drawing>
          <wp:inline distT="0" distB="0" distL="0" distR="0" wp14:anchorId="452AE3E5" wp14:editId="1975B36B">
            <wp:extent cx="4618120" cy="2194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8120" cy="2194750"/>
                    </a:xfrm>
                    <a:prstGeom prst="rect">
                      <a:avLst/>
                    </a:prstGeom>
                  </pic:spPr>
                </pic:pic>
              </a:graphicData>
            </a:graphic>
          </wp:inline>
        </w:drawing>
      </w:r>
    </w:p>
    <w:p w14:paraId="235903AD" w14:textId="77777777" w:rsidR="00C42564" w:rsidRDefault="00C42564" w:rsidP="007800B1">
      <w:pPr>
        <w:pStyle w:val="ListParagraph"/>
        <w:ind w:firstLine="0"/>
        <w:contextualSpacing w:val="0"/>
      </w:pPr>
    </w:p>
    <w:p w14:paraId="72707C47" w14:textId="77777777" w:rsidR="00C42564" w:rsidRDefault="003550E1" w:rsidP="005162F4">
      <w:pPr>
        <w:pStyle w:val="ListParagraph"/>
        <w:numPr>
          <w:ilvl w:val="0"/>
          <w:numId w:val="6"/>
        </w:numPr>
        <w:rPr>
          <w:ins w:id="359" w:author="Beth Quinlan" w:date="2018-04-05T12:52:00Z"/>
        </w:rPr>
      </w:pPr>
      <w:r>
        <w:t xml:space="preserve">In the </w:t>
      </w:r>
      <w:r w:rsidRPr="00DB2AE8">
        <w:rPr>
          <w:i/>
          <w:rPrChange w:id="360" w:author="Beth Quinlan" w:date="2018-04-11T13:58:00Z">
            <w:rPr/>
          </w:rPrChange>
        </w:rPr>
        <w:t>Windows Server 2012 R2 Datacenter</w:t>
      </w:r>
      <w:r>
        <w:t xml:space="preserve"> blade</w:t>
      </w:r>
      <w:ins w:id="361" w:author="Beth Quinlan" w:date="2018-04-05T12:52:00Z">
        <w:r w:rsidR="00C42564">
          <w:t>:</w:t>
        </w:r>
      </w:ins>
    </w:p>
    <w:p w14:paraId="2D60FB5A" w14:textId="77777777" w:rsidR="00C42564" w:rsidRDefault="003550E1" w:rsidP="00C42564">
      <w:pPr>
        <w:pStyle w:val="ListParagraph"/>
        <w:numPr>
          <w:ilvl w:val="1"/>
          <w:numId w:val="6"/>
        </w:numPr>
        <w:rPr>
          <w:ins w:id="362" w:author="Beth Quinlan" w:date="2018-04-05T12:52:00Z"/>
        </w:rPr>
      </w:pPr>
      <w:del w:id="363" w:author="Beth Quinlan" w:date="2018-04-05T12:52:00Z">
        <w:r w:rsidDel="00C42564">
          <w:delText xml:space="preserve">, </w:delText>
        </w:r>
      </w:del>
      <w:ins w:id="364" w:author="Beth Quinlan" w:date="2018-04-05T12:52:00Z">
        <w:r w:rsidR="00C42564">
          <w:t>S</w:t>
        </w:r>
      </w:ins>
      <w:del w:id="365" w:author="Beth Quinlan" w:date="2018-04-05T12:52:00Z">
        <w:r w:rsidDel="00C42564">
          <w:delText>s</w:delText>
        </w:r>
      </w:del>
      <w:r>
        <w:t>elect</w:t>
      </w:r>
      <w:r w:rsidR="0089288B">
        <w:t xml:space="preserve"> </w:t>
      </w:r>
      <w:r w:rsidR="0089288B" w:rsidRPr="00474755">
        <w:rPr>
          <w:b/>
        </w:rPr>
        <w:t>Resource Manager</w:t>
      </w:r>
      <w:r w:rsidR="0089288B">
        <w:t xml:space="preserve"> as the deployment model</w:t>
      </w:r>
      <w:ins w:id="366" w:author="Beth Quinlan" w:date="2018-04-05T12:52:00Z">
        <w:r w:rsidR="00C42564">
          <w:t>.</w:t>
        </w:r>
      </w:ins>
    </w:p>
    <w:p w14:paraId="6F8AC54E" w14:textId="3D2BBA38" w:rsidR="007800B1" w:rsidRDefault="0089288B">
      <w:pPr>
        <w:pStyle w:val="ListParagraph"/>
        <w:numPr>
          <w:ilvl w:val="1"/>
          <w:numId w:val="6"/>
        </w:numPr>
        <w:pPrChange w:id="367" w:author="Beth Quinlan" w:date="2018-04-05T12:52:00Z">
          <w:pPr>
            <w:pStyle w:val="ListParagraph"/>
            <w:numPr>
              <w:numId w:val="6"/>
            </w:numPr>
            <w:tabs>
              <w:tab w:val="num" w:pos="720"/>
            </w:tabs>
          </w:pPr>
        </w:pPrChange>
      </w:pPr>
      <w:del w:id="368" w:author="Beth Quinlan" w:date="2018-04-05T12:52:00Z">
        <w:r w:rsidDel="00C42564">
          <w:delText xml:space="preserve"> and then s</w:delText>
        </w:r>
      </w:del>
      <w:ins w:id="369" w:author="Beth Quinlan" w:date="2018-04-05T12:52:00Z">
        <w:r w:rsidR="00C42564">
          <w:t>Click</w:t>
        </w:r>
      </w:ins>
      <w:del w:id="370" w:author="Beth Quinlan" w:date="2018-04-05T12:52:00Z">
        <w:r w:rsidDel="00C42564">
          <w:delText>elect</w:delText>
        </w:r>
      </w:del>
      <w:r>
        <w:t xml:space="preserve"> the </w:t>
      </w:r>
      <w:r w:rsidRPr="00474755">
        <w:rPr>
          <w:b/>
        </w:rPr>
        <w:t>Create</w:t>
      </w:r>
      <w:r>
        <w:t xml:space="preserve"> button.</w:t>
      </w:r>
    </w:p>
    <w:p w14:paraId="35A586ED" w14:textId="29A2E971" w:rsidR="003550E1" w:rsidRDefault="003550E1" w:rsidP="003550E1">
      <w:pPr>
        <w:pStyle w:val="ListParagraph"/>
        <w:ind w:firstLine="0"/>
      </w:pPr>
    </w:p>
    <w:p w14:paraId="69E262F3" w14:textId="51301CF3" w:rsidR="003550E1" w:rsidRDefault="003550E1" w:rsidP="003550E1">
      <w:pPr>
        <w:pStyle w:val="ListParagraph"/>
        <w:ind w:firstLine="0"/>
      </w:pPr>
      <w:r>
        <w:rPr>
          <w:noProof/>
          <w:lang w:val="da-DK" w:eastAsia="da-DK"/>
        </w:rPr>
        <w:drawing>
          <wp:inline distT="0" distB="0" distL="0" distR="0" wp14:anchorId="3DD3730A" wp14:editId="73F11B86">
            <wp:extent cx="3133333" cy="143809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3333" cy="1438095"/>
                    </a:xfrm>
                    <a:prstGeom prst="rect">
                      <a:avLst/>
                    </a:prstGeom>
                  </pic:spPr>
                </pic:pic>
              </a:graphicData>
            </a:graphic>
          </wp:inline>
        </w:drawing>
      </w:r>
    </w:p>
    <w:p w14:paraId="772C317A" w14:textId="77777777" w:rsidR="0089288B" w:rsidRDefault="0089288B" w:rsidP="007800B1">
      <w:pPr>
        <w:pStyle w:val="ListParagraph"/>
        <w:ind w:firstLine="0"/>
        <w:contextualSpacing w:val="0"/>
      </w:pPr>
    </w:p>
    <w:p w14:paraId="757C9C82" w14:textId="79397F90" w:rsidR="007027AC" w:rsidRDefault="007027AC">
      <w:del w:id="371" w:author="Beth Quinlan" w:date="2018-04-05T12:53:00Z">
        <w:r w:rsidDel="00C42564">
          <w:br w:type="page"/>
        </w:r>
      </w:del>
    </w:p>
    <w:p w14:paraId="60496ACC" w14:textId="7E459DE7" w:rsidR="00474755" w:rsidRDefault="00527003" w:rsidP="005162F4">
      <w:pPr>
        <w:pStyle w:val="ListParagraph"/>
        <w:numPr>
          <w:ilvl w:val="0"/>
          <w:numId w:val="6"/>
        </w:numPr>
        <w:contextualSpacing w:val="0"/>
        <w:rPr>
          <w:ins w:id="372" w:author="Beth Quinlan" w:date="2018-04-05T15:00:00Z"/>
        </w:rPr>
      </w:pPr>
      <w:r>
        <w:t xml:space="preserve">In the </w:t>
      </w:r>
      <w:r w:rsidR="0089288B" w:rsidRPr="0089288B">
        <w:rPr>
          <w:i/>
        </w:rPr>
        <w:t>Create virtual machine</w:t>
      </w:r>
      <w:r w:rsidR="0089288B">
        <w:t xml:space="preserve"> blade, select </w:t>
      </w:r>
      <w:r w:rsidR="0089288B" w:rsidRPr="0089288B">
        <w:rPr>
          <w:b/>
        </w:rPr>
        <w:t>Basics</w:t>
      </w:r>
      <w:r w:rsidR="0089288B">
        <w:t xml:space="preserve"> and then enter</w:t>
      </w:r>
      <w:r>
        <w:t xml:space="preserve"> </w:t>
      </w:r>
      <w:ins w:id="373" w:author="Beth Quinlan" w:date="2018-04-05T12:54:00Z">
        <w:r w:rsidR="00C42564">
          <w:t>the following:</w:t>
        </w:r>
      </w:ins>
    </w:p>
    <w:p w14:paraId="4FC7A938" w14:textId="77777777" w:rsidR="00542BA1" w:rsidRDefault="00542BA1">
      <w:pPr>
        <w:ind w:left="360" w:firstLine="0"/>
        <w:rPr>
          <w:ins w:id="374" w:author="Beth Quinlan" w:date="2018-04-05T15:00:00Z"/>
        </w:rPr>
        <w:pPrChange w:id="375" w:author="Beth Quinlan" w:date="2018-04-05T15:00:00Z">
          <w:pPr>
            <w:pStyle w:val="ListParagraph"/>
            <w:numPr>
              <w:numId w:val="6"/>
            </w:numPr>
            <w:tabs>
              <w:tab w:val="num" w:pos="720"/>
            </w:tabs>
            <w:contextualSpacing w:val="0"/>
          </w:pPr>
        </w:pPrChange>
      </w:pPr>
    </w:p>
    <w:tbl>
      <w:tblPr>
        <w:tblStyle w:val="TableGrid"/>
        <w:tblW w:w="0" w:type="auto"/>
        <w:tblInd w:w="715" w:type="dxa"/>
        <w:tblLook w:val="04A0" w:firstRow="1" w:lastRow="0" w:firstColumn="1" w:lastColumn="0" w:noHBand="0" w:noVBand="1"/>
        <w:tblPrChange w:id="376" w:author="Beth Quinlan" w:date="2018-04-05T15:01:00Z">
          <w:tblPr>
            <w:tblStyle w:val="TableGrid"/>
            <w:tblW w:w="0" w:type="auto"/>
            <w:tblInd w:w="360" w:type="dxa"/>
            <w:tblLook w:val="04A0" w:firstRow="1" w:lastRow="0" w:firstColumn="1" w:lastColumn="0" w:noHBand="0" w:noVBand="1"/>
          </w:tblPr>
        </w:tblPrChange>
      </w:tblPr>
      <w:tblGrid>
        <w:gridCol w:w="3199"/>
        <w:gridCol w:w="5436"/>
        <w:tblGridChange w:id="377">
          <w:tblGrid>
            <w:gridCol w:w="3554"/>
            <w:gridCol w:w="5436"/>
          </w:tblGrid>
        </w:tblGridChange>
      </w:tblGrid>
      <w:tr w:rsidR="00542BA1" w14:paraId="7ACF5039" w14:textId="77777777" w:rsidTr="00542BA1">
        <w:trPr>
          <w:ins w:id="378" w:author="Beth Quinlan" w:date="2018-04-05T15:00:00Z"/>
        </w:trPr>
        <w:tc>
          <w:tcPr>
            <w:tcW w:w="3199" w:type="dxa"/>
            <w:tcPrChange w:id="379" w:author="Beth Quinlan" w:date="2018-04-05T15:01:00Z">
              <w:tcPr>
                <w:tcW w:w="4225" w:type="dxa"/>
              </w:tcPr>
            </w:tcPrChange>
          </w:tcPr>
          <w:p w14:paraId="6301BE53" w14:textId="25855D5F" w:rsidR="00542BA1" w:rsidRDefault="00F2440C">
            <w:pPr>
              <w:pStyle w:val="ListParagraph"/>
              <w:numPr>
                <w:ilvl w:val="0"/>
                <w:numId w:val="26"/>
              </w:numPr>
              <w:tabs>
                <w:tab w:val="clear" w:pos="1080"/>
              </w:tabs>
              <w:ind w:left="420"/>
              <w:contextualSpacing w:val="0"/>
              <w:rPr>
                <w:ins w:id="380" w:author="Beth Quinlan" w:date="2018-04-05T15:00:00Z"/>
              </w:rPr>
              <w:pPrChange w:id="381" w:author="Beth Quinlan" w:date="2018-04-05T15:00:00Z">
                <w:pPr>
                  <w:pStyle w:val="ListParagraph"/>
                  <w:numPr>
                    <w:numId w:val="26"/>
                  </w:numPr>
                  <w:tabs>
                    <w:tab w:val="num" w:pos="1080"/>
                  </w:tabs>
                  <w:ind w:left="1080"/>
                  <w:contextualSpacing w:val="0"/>
                </w:pPr>
              </w:pPrChange>
            </w:pPr>
            <w:ins w:id="382" w:author="Beth Quinlan" w:date="2018-04-05T15:09:00Z">
              <w:r w:rsidRPr="00F2440C">
                <w:rPr>
                  <w:b/>
                  <w:rPrChange w:id="383" w:author="Beth Quinlan" w:date="2018-04-05T15:09:00Z">
                    <w:rPr/>
                  </w:rPrChange>
                </w:rPr>
                <w:t>Name</w:t>
              </w:r>
              <w:r>
                <w:t xml:space="preserve"> - </w:t>
              </w:r>
            </w:ins>
            <w:ins w:id="384" w:author="Beth Quinlan" w:date="2018-04-05T15:10:00Z">
              <w:r>
                <w:t>a</w:t>
              </w:r>
            </w:ins>
            <w:ins w:id="385" w:author="Beth Quinlan" w:date="2018-04-05T15:00:00Z">
              <w:r w:rsidR="00542BA1">
                <w:t xml:space="preserve"> virtual machine </w:t>
              </w:r>
            </w:ins>
            <w:ins w:id="386" w:author="Beth Quinlan" w:date="2018-04-05T15:10:00Z">
              <w:r>
                <w:t>n</w:t>
              </w:r>
            </w:ins>
            <w:ins w:id="387" w:author="Beth Quinlan" w:date="2018-04-05T15:00:00Z">
              <w:r w:rsidR="00542BA1">
                <w:t>ame (i.e. "iisvm1")</w:t>
              </w:r>
            </w:ins>
          </w:p>
          <w:p w14:paraId="54EF50E4" w14:textId="2429645C" w:rsidR="00542BA1" w:rsidRDefault="00F2440C">
            <w:pPr>
              <w:pStyle w:val="ListParagraph"/>
              <w:numPr>
                <w:ilvl w:val="0"/>
                <w:numId w:val="26"/>
              </w:numPr>
              <w:tabs>
                <w:tab w:val="clear" w:pos="1080"/>
              </w:tabs>
              <w:ind w:left="420"/>
              <w:contextualSpacing w:val="0"/>
              <w:rPr>
                <w:ins w:id="388" w:author="Beth Quinlan" w:date="2018-04-05T15:00:00Z"/>
              </w:rPr>
              <w:pPrChange w:id="389" w:author="Beth Quinlan" w:date="2018-04-05T15:00:00Z">
                <w:pPr>
                  <w:pStyle w:val="ListParagraph"/>
                  <w:numPr>
                    <w:numId w:val="26"/>
                  </w:numPr>
                  <w:tabs>
                    <w:tab w:val="num" w:pos="1080"/>
                  </w:tabs>
                  <w:ind w:left="1080"/>
                  <w:contextualSpacing w:val="0"/>
                </w:pPr>
              </w:pPrChange>
            </w:pPr>
            <w:ins w:id="390" w:author="Beth Quinlan" w:date="2018-04-05T15:09:00Z">
              <w:r w:rsidRPr="00F2440C">
                <w:rPr>
                  <w:b/>
                  <w:rPrChange w:id="391" w:author="Beth Quinlan" w:date="2018-04-05T15:09:00Z">
                    <w:rPr/>
                  </w:rPrChange>
                </w:rPr>
                <w:t>VM disk type</w:t>
              </w:r>
              <w:r>
                <w:t xml:space="preserve"> - </w:t>
              </w:r>
            </w:ins>
            <w:ins w:id="392" w:author="Beth Quinlan" w:date="2018-04-05T15:10:00Z">
              <w:r>
                <w:t>s</w:t>
              </w:r>
            </w:ins>
            <w:ins w:id="393" w:author="Beth Quinlan" w:date="2018-04-05T15:00:00Z">
              <w:r w:rsidR="00542BA1">
                <w:t>elect the VM disk type to be ‘HDD’ (selecting SSD would require specific machine category choices and Premium storage)</w:t>
              </w:r>
            </w:ins>
          </w:p>
          <w:p w14:paraId="7BFF1364" w14:textId="3E11D143" w:rsidR="00542BA1" w:rsidRDefault="00F2440C">
            <w:pPr>
              <w:pStyle w:val="ListParagraph"/>
              <w:numPr>
                <w:ilvl w:val="0"/>
                <w:numId w:val="26"/>
              </w:numPr>
              <w:tabs>
                <w:tab w:val="clear" w:pos="1080"/>
              </w:tabs>
              <w:ind w:left="420"/>
              <w:contextualSpacing w:val="0"/>
              <w:rPr>
                <w:ins w:id="394" w:author="Beth Quinlan" w:date="2018-04-05T15:00:00Z"/>
              </w:rPr>
              <w:pPrChange w:id="395" w:author="Beth Quinlan" w:date="2018-04-05T15:00:00Z">
                <w:pPr>
                  <w:pStyle w:val="ListParagraph"/>
                  <w:numPr>
                    <w:numId w:val="26"/>
                  </w:numPr>
                  <w:tabs>
                    <w:tab w:val="num" w:pos="1080"/>
                  </w:tabs>
                  <w:ind w:left="1080"/>
                  <w:contextualSpacing w:val="0"/>
                </w:pPr>
              </w:pPrChange>
            </w:pPr>
            <w:ins w:id="396" w:author="Beth Quinlan" w:date="2018-04-05T15:09:00Z">
              <w:r w:rsidRPr="00F2440C">
                <w:rPr>
                  <w:b/>
                  <w:rPrChange w:id="397" w:author="Beth Quinlan" w:date="2018-04-05T15:09:00Z">
                    <w:rPr/>
                  </w:rPrChange>
                </w:rPr>
                <w:t>User Name</w:t>
              </w:r>
              <w:r>
                <w:t xml:space="preserve"> - </w:t>
              </w:r>
            </w:ins>
            <w:ins w:id="398" w:author="Beth Quinlan" w:date="2018-04-05T15:10:00Z">
              <w:r>
                <w:t>a</w:t>
              </w:r>
            </w:ins>
            <w:ins w:id="399" w:author="Beth Quinlan" w:date="2018-04-05T15:00:00Z">
              <w:r w:rsidR="00542BA1">
                <w:t xml:space="preserve">n RDP username </w:t>
              </w:r>
            </w:ins>
          </w:p>
          <w:p w14:paraId="0397D7FF" w14:textId="477FA155" w:rsidR="00542BA1" w:rsidRDefault="00F2440C">
            <w:pPr>
              <w:pStyle w:val="ListParagraph"/>
              <w:numPr>
                <w:ilvl w:val="0"/>
                <w:numId w:val="26"/>
              </w:numPr>
              <w:tabs>
                <w:tab w:val="clear" w:pos="1080"/>
              </w:tabs>
              <w:ind w:left="420"/>
              <w:contextualSpacing w:val="0"/>
              <w:rPr>
                <w:ins w:id="400" w:author="Beth Quinlan" w:date="2018-04-05T15:00:00Z"/>
              </w:rPr>
              <w:pPrChange w:id="401" w:author="Beth Quinlan" w:date="2018-04-05T15:00:00Z">
                <w:pPr>
                  <w:pStyle w:val="ListParagraph"/>
                  <w:numPr>
                    <w:numId w:val="26"/>
                  </w:numPr>
                  <w:tabs>
                    <w:tab w:val="num" w:pos="1080"/>
                  </w:tabs>
                  <w:ind w:left="1080"/>
                  <w:contextualSpacing w:val="0"/>
                </w:pPr>
              </w:pPrChange>
            </w:pPr>
            <w:ins w:id="402" w:author="Beth Quinlan" w:date="2018-04-05T15:09:00Z">
              <w:r w:rsidRPr="00F2440C">
                <w:rPr>
                  <w:b/>
                  <w:rPrChange w:id="403" w:author="Beth Quinlan" w:date="2018-04-05T15:09:00Z">
                    <w:rPr/>
                  </w:rPrChange>
                </w:rPr>
                <w:t>Password</w:t>
              </w:r>
              <w:r>
                <w:t xml:space="preserve"> - </w:t>
              </w:r>
            </w:ins>
            <w:ins w:id="404" w:author="Beth Quinlan" w:date="2018-04-05T15:10:00Z">
              <w:r>
                <w:t>a</w:t>
              </w:r>
            </w:ins>
            <w:ins w:id="405" w:author="Beth Quinlan" w:date="2018-04-05T15:00:00Z">
              <w:r w:rsidR="00542BA1">
                <w:t>n RDP password</w:t>
              </w:r>
            </w:ins>
          </w:p>
          <w:p w14:paraId="7345FE11" w14:textId="6FA869B6" w:rsidR="00542BA1" w:rsidRDefault="00F2440C">
            <w:pPr>
              <w:pStyle w:val="ListParagraph"/>
              <w:numPr>
                <w:ilvl w:val="0"/>
                <w:numId w:val="26"/>
              </w:numPr>
              <w:tabs>
                <w:tab w:val="clear" w:pos="1080"/>
              </w:tabs>
              <w:ind w:left="420"/>
              <w:contextualSpacing w:val="0"/>
              <w:rPr>
                <w:ins w:id="406" w:author="Beth Quinlan" w:date="2018-04-05T15:00:00Z"/>
              </w:rPr>
              <w:pPrChange w:id="407" w:author="Beth Quinlan" w:date="2018-04-05T15:00:00Z">
                <w:pPr>
                  <w:pStyle w:val="ListParagraph"/>
                  <w:numPr>
                    <w:numId w:val="26"/>
                  </w:numPr>
                  <w:tabs>
                    <w:tab w:val="num" w:pos="1080"/>
                  </w:tabs>
                  <w:ind w:left="1080"/>
                  <w:contextualSpacing w:val="0"/>
                </w:pPr>
              </w:pPrChange>
            </w:pPr>
            <w:ins w:id="408" w:author="Beth Quinlan" w:date="2018-04-05T15:10:00Z">
              <w:r w:rsidRPr="00F2440C">
                <w:rPr>
                  <w:b/>
                  <w:rPrChange w:id="409" w:author="Beth Quinlan" w:date="2018-04-05T15:10:00Z">
                    <w:rPr/>
                  </w:rPrChange>
                </w:rPr>
                <w:t>Subscription</w:t>
              </w:r>
              <w:r>
                <w:t xml:space="preserve"> - s</w:t>
              </w:r>
            </w:ins>
            <w:ins w:id="410" w:author="Beth Quinlan" w:date="2018-04-05T15:00:00Z">
              <w:r w:rsidR="00542BA1">
                <w:t xml:space="preserve">elect your subscription </w:t>
              </w:r>
            </w:ins>
          </w:p>
          <w:p w14:paraId="7DE7DBAF" w14:textId="1B522074" w:rsidR="00F2440C" w:rsidRDefault="00F2440C" w:rsidP="00542BA1">
            <w:pPr>
              <w:pStyle w:val="ListParagraph"/>
              <w:numPr>
                <w:ilvl w:val="0"/>
                <w:numId w:val="26"/>
              </w:numPr>
              <w:tabs>
                <w:tab w:val="clear" w:pos="1080"/>
              </w:tabs>
              <w:ind w:left="420"/>
              <w:contextualSpacing w:val="0"/>
              <w:rPr>
                <w:ins w:id="411" w:author="Beth Quinlan" w:date="2018-04-05T15:11:00Z"/>
              </w:rPr>
            </w:pPr>
            <w:ins w:id="412" w:author="Beth Quinlan" w:date="2018-04-05T15:10:00Z">
              <w:r w:rsidRPr="00F2440C">
                <w:rPr>
                  <w:b/>
                  <w:rPrChange w:id="413" w:author="Beth Quinlan" w:date="2018-04-05T15:11:00Z">
                    <w:rPr/>
                  </w:rPrChange>
                </w:rPr>
                <w:t>Resour</w:t>
              </w:r>
            </w:ins>
            <w:ins w:id="414" w:author="Beth Quinlan" w:date="2018-04-05T15:11:00Z">
              <w:r w:rsidRPr="00F2440C">
                <w:rPr>
                  <w:b/>
                  <w:rPrChange w:id="415" w:author="Beth Quinlan" w:date="2018-04-05T15:11:00Z">
                    <w:rPr/>
                  </w:rPrChange>
                </w:rPr>
                <w:t>ce group</w:t>
              </w:r>
              <w:r>
                <w:t xml:space="preserve"> - </w:t>
              </w:r>
            </w:ins>
            <w:ins w:id="416" w:author="Beth Quinlan" w:date="2018-04-05T15:00:00Z">
              <w:r w:rsidR="00542BA1">
                <w:t xml:space="preserve">choose </w:t>
              </w:r>
              <w:r w:rsidR="00542BA1" w:rsidRPr="00130125">
                <w:rPr>
                  <w:b/>
                </w:rPr>
                <w:t>Use existing</w:t>
              </w:r>
              <w:r w:rsidR="00542BA1">
                <w:t xml:space="preserve"> and select your resource group</w:t>
              </w:r>
            </w:ins>
          </w:p>
          <w:p w14:paraId="6F328123" w14:textId="0732915D" w:rsidR="00542BA1" w:rsidRDefault="00F2440C">
            <w:pPr>
              <w:pStyle w:val="ListParagraph"/>
              <w:numPr>
                <w:ilvl w:val="0"/>
                <w:numId w:val="26"/>
              </w:numPr>
              <w:tabs>
                <w:tab w:val="clear" w:pos="1080"/>
              </w:tabs>
              <w:ind w:left="420"/>
              <w:contextualSpacing w:val="0"/>
              <w:rPr>
                <w:ins w:id="417" w:author="Beth Quinlan" w:date="2018-04-05T15:00:00Z"/>
              </w:rPr>
              <w:pPrChange w:id="418" w:author="Beth Quinlan" w:date="2018-04-05T15:11:00Z">
                <w:pPr>
                  <w:ind w:left="0" w:firstLine="0"/>
                </w:pPr>
              </w:pPrChange>
            </w:pPr>
            <w:ins w:id="419" w:author="Beth Quinlan" w:date="2018-04-05T15:11:00Z">
              <w:r w:rsidRPr="00F2440C">
                <w:rPr>
                  <w:b/>
                  <w:rPrChange w:id="420" w:author="Beth Quinlan" w:date="2018-04-05T15:12:00Z">
                    <w:rPr/>
                  </w:rPrChange>
                </w:rPr>
                <w:t>Location</w:t>
              </w:r>
              <w:r>
                <w:t xml:space="preserve"> - </w:t>
              </w:r>
            </w:ins>
            <w:ins w:id="421" w:author="Beth Quinlan" w:date="2018-04-05T15:00:00Z">
              <w:r w:rsidR="00542BA1">
                <w:t>choose a location close to you</w:t>
              </w:r>
            </w:ins>
          </w:p>
        </w:tc>
        <w:tc>
          <w:tcPr>
            <w:tcW w:w="5436" w:type="dxa"/>
            <w:tcPrChange w:id="422" w:author="Beth Quinlan" w:date="2018-04-05T15:01:00Z">
              <w:tcPr>
                <w:tcW w:w="4765" w:type="dxa"/>
              </w:tcPr>
            </w:tcPrChange>
          </w:tcPr>
          <w:p w14:paraId="7F910DE7" w14:textId="354756BE" w:rsidR="00542BA1" w:rsidRDefault="00542BA1" w:rsidP="00542BA1">
            <w:pPr>
              <w:ind w:left="0" w:firstLine="0"/>
              <w:rPr>
                <w:ins w:id="423" w:author="Beth Quinlan" w:date="2018-04-05T15:00:00Z"/>
              </w:rPr>
            </w:pPr>
            <w:ins w:id="424" w:author="Beth Quinlan" w:date="2018-04-05T15:00:00Z">
              <w:r>
                <w:rPr>
                  <w:noProof/>
                  <w:lang w:val="da-DK" w:eastAsia="da-DK"/>
                </w:rPr>
                <w:drawing>
                  <wp:inline distT="0" distB="0" distL="0" distR="0" wp14:anchorId="0CD797D6" wp14:editId="4BBC3766">
                    <wp:extent cx="3306405" cy="3092825"/>
                    <wp:effectExtent l="0" t="0" r="8890" b="0"/>
                    <wp:docPr id="31" name="Picture 31" descr="C:\Users\larrywa\AppData\Local\Temp\SNAGHTML5830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rrywa\AppData\Local\Temp\SNAGHTML583055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3726" cy="3109027"/>
                            </a:xfrm>
                            <a:prstGeom prst="rect">
                              <a:avLst/>
                            </a:prstGeom>
                            <a:noFill/>
                            <a:ln>
                              <a:noFill/>
                            </a:ln>
                          </pic:spPr>
                        </pic:pic>
                      </a:graphicData>
                    </a:graphic>
                  </wp:inline>
                </w:drawing>
              </w:r>
            </w:ins>
          </w:p>
        </w:tc>
      </w:tr>
    </w:tbl>
    <w:p w14:paraId="5F3A437F" w14:textId="5C3AB909" w:rsidR="00542BA1" w:rsidDel="00542BA1" w:rsidRDefault="00542BA1">
      <w:pPr>
        <w:numPr>
          <w:ilvl w:val="0"/>
          <w:numId w:val="6"/>
        </w:numPr>
        <w:rPr>
          <w:del w:id="425" w:author="Beth Quinlan" w:date="2018-04-05T15:01:00Z"/>
        </w:rPr>
        <w:pPrChange w:id="426" w:author="Beth Quinlan" w:date="2018-04-05T15:01:00Z">
          <w:pPr>
            <w:pStyle w:val="ListParagraph"/>
            <w:numPr>
              <w:numId w:val="6"/>
            </w:numPr>
            <w:tabs>
              <w:tab w:val="num" w:pos="720"/>
            </w:tabs>
            <w:contextualSpacing w:val="0"/>
          </w:pPr>
        </w:pPrChange>
      </w:pPr>
    </w:p>
    <w:p w14:paraId="23C937EE" w14:textId="14773B11" w:rsidR="00474755" w:rsidDel="00542BA1" w:rsidRDefault="00474755">
      <w:pPr>
        <w:pStyle w:val="ListParagraph"/>
        <w:numPr>
          <w:ilvl w:val="0"/>
          <w:numId w:val="26"/>
        </w:numPr>
        <w:contextualSpacing w:val="0"/>
        <w:rPr>
          <w:del w:id="427" w:author="Beth Quinlan" w:date="2018-04-05T15:00:00Z"/>
        </w:rPr>
        <w:pPrChange w:id="428" w:author="Beth Quinlan" w:date="2018-04-05T12:54:00Z">
          <w:pPr>
            <w:pStyle w:val="ListParagraph"/>
            <w:numPr>
              <w:numId w:val="22"/>
            </w:numPr>
            <w:ind w:left="1440"/>
            <w:contextualSpacing w:val="0"/>
          </w:pPr>
        </w:pPrChange>
      </w:pPr>
      <w:del w:id="429" w:author="Beth Quinlan" w:date="2018-04-05T15:00:00Z">
        <w:r w:rsidDel="00542BA1">
          <w:delText>T</w:delText>
        </w:r>
        <w:r w:rsidR="00527003" w:rsidDel="00542BA1">
          <w:delText xml:space="preserve">he </w:delText>
        </w:r>
        <w:r w:rsidR="0089288B" w:rsidDel="00542BA1">
          <w:delText>v</w:delText>
        </w:r>
        <w:r w:rsidR="00527003" w:rsidDel="00542BA1">
          <w:delText xml:space="preserve">irtual </w:delText>
        </w:r>
        <w:r w:rsidR="0089288B" w:rsidDel="00542BA1">
          <w:delText>m</w:delText>
        </w:r>
        <w:r w:rsidR="00527003" w:rsidDel="00542BA1">
          <w:delText>achine Name (i.e. "iisvm1")</w:delText>
        </w:r>
      </w:del>
    </w:p>
    <w:p w14:paraId="7BC9C60E" w14:textId="5121C3BC" w:rsidR="00474755" w:rsidDel="00542BA1" w:rsidRDefault="00474755">
      <w:pPr>
        <w:pStyle w:val="ListParagraph"/>
        <w:numPr>
          <w:ilvl w:val="0"/>
          <w:numId w:val="26"/>
        </w:numPr>
        <w:contextualSpacing w:val="0"/>
        <w:rPr>
          <w:del w:id="430" w:author="Beth Quinlan" w:date="2018-04-05T15:00:00Z"/>
        </w:rPr>
        <w:pPrChange w:id="431" w:author="Beth Quinlan" w:date="2018-04-05T12:54:00Z">
          <w:pPr>
            <w:pStyle w:val="ListParagraph"/>
            <w:numPr>
              <w:numId w:val="22"/>
            </w:numPr>
            <w:ind w:left="1440"/>
            <w:contextualSpacing w:val="0"/>
          </w:pPr>
        </w:pPrChange>
      </w:pPr>
      <w:del w:id="432" w:author="Beth Quinlan" w:date="2018-04-05T15:00:00Z">
        <w:r w:rsidDel="00542BA1">
          <w:delText>Select the VM disk type to be ‘HDD’ (selecting SSD would require specific machine category choices and Premium storage)</w:delText>
        </w:r>
      </w:del>
    </w:p>
    <w:p w14:paraId="5CADD27B" w14:textId="3F6D5338" w:rsidR="00C42564" w:rsidDel="00542BA1" w:rsidRDefault="00474755">
      <w:pPr>
        <w:pStyle w:val="ListParagraph"/>
        <w:numPr>
          <w:ilvl w:val="0"/>
          <w:numId w:val="26"/>
        </w:numPr>
        <w:contextualSpacing w:val="0"/>
        <w:rPr>
          <w:del w:id="433" w:author="Beth Quinlan" w:date="2018-04-05T15:00:00Z"/>
        </w:rPr>
        <w:pPrChange w:id="434" w:author="Beth Quinlan" w:date="2018-04-05T12:55:00Z">
          <w:pPr>
            <w:pStyle w:val="ListParagraph"/>
            <w:numPr>
              <w:numId w:val="22"/>
            </w:numPr>
            <w:ind w:left="1440"/>
            <w:contextualSpacing w:val="0"/>
          </w:pPr>
        </w:pPrChange>
      </w:pPr>
      <w:del w:id="435" w:author="Beth Quinlan" w:date="2018-04-05T15:00:00Z">
        <w:r w:rsidDel="00542BA1">
          <w:delText xml:space="preserve">An RDP username </w:delText>
        </w:r>
      </w:del>
      <w:del w:id="436" w:author="Beth Quinlan" w:date="2018-04-05T12:55:00Z">
        <w:r w:rsidDel="00C42564">
          <w:delText>and</w:delText>
        </w:r>
      </w:del>
      <w:del w:id="437" w:author="Beth Quinlan" w:date="2018-04-05T15:00:00Z">
        <w:r w:rsidDel="00542BA1">
          <w:delText xml:space="preserve"> password</w:delText>
        </w:r>
      </w:del>
    </w:p>
    <w:p w14:paraId="0FE8B08B" w14:textId="1955B4E3" w:rsidR="00474755" w:rsidDel="00542BA1" w:rsidRDefault="00474755">
      <w:pPr>
        <w:pStyle w:val="ListParagraph"/>
        <w:numPr>
          <w:ilvl w:val="0"/>
          <w:numId w:val="26"/>
        </w:numPr>
        <w:contextualSpacing w:val="0"/>
        <w:rPr>
          <w:del w:id="438" w:author="Beth Quinlan" w:date="2018-04-05T15:00:00Z"/>
        </w:rPr>
        <w:pPrChange w:id="439" w:author="Beth Quinlan" w:date="2018-04-05T12:54:00Z">
          <w:pPr>
            <w:pStyle w:val="ListParagraph"/>
            <w:numPr>
              <w:numId w:val="22"/>
            </w:numPr>
            <w:ind w:left="1440"/>
            <w:contextualSpacing w:val="0"/>
          </w:pPr>
        </w:pPrChange>
      </w:pPr>
      <w:del w:id="440" w:author="Beth Quinlan" w:date="2018-04-05T15:00:00Z">
        <w:r w:rsidDel="00542BA1">
          <w:delText xml:space="preserve">Select your subscription </w:delText>
        </w:r>
      </w:del>
      <w:del w:id="441" w:author="Beth Quinlan" w:date="2018-04-05T12:58:00Z">
        <w:r w:rsidDel="00C42564">
          <w:delText>name</w:delText>
        </w:r>
      </w:del>
      <w:del w:id="442" w:author="Beth Quinlan" w:date="2018-04-05T12:56:00Z">
        <w:r w:rsidDel="00C42564">
          <w:delText xml:space="preserve">, </w:delText>
        </w:r>
      </w:del>
      <w:del w:id="443" w:author="Beth Quinlan" w:date="2018-04-05T15:00:00Z">
        <w:r w:rsidDel="00542BA1">
          <w:delText xml:space="preserve">resource group </w:delText>
        </w:r>
      </w:del>
      <w:del w:id="444" w:author="Beth Quinlan" w:date="2018-04-05T12:58:00Z">
        <w:r w:rsidDel="00C42564">
          <w:delText>and data center</w:delText>
        </w:r>
      </w:del>
    </w:p>
    <w:p w14:paraId="205795E8" w14:textId="15D17CB9" w:rsidR="00474755" w:rsidDel="00542BA1" w:rsidRDefault="00474755">
      <w:pPr>
        <w:ind w:left="0" w:firstLine="0"/>
        <w:rPr>
          <w:del w:id="445" w:author="Beth Quinlan" w:date="2018-04-05T15:00:00Z"/>
          <w:moveFrom w:id="446" w:author="Beth Quinlan" w:date="2018-04-05T12:59:00Z"/>
        </w:rPr>
        <w:pPrChange w:id="447" w:author="Beth Quinlan" w:date="2018-04-05T12:58:00Z">
          <w:pPr>
            <w:pStyle w:val="ListParagraph"/>
            <w:numPr>
              <w:numId w:val="22"/>
            </w:numPr>
            <w:ind w:left="1440"/>
            <w:contextualSpacing w:val="0"/>
          </w:pPr>
        </w:pPrChange>
      </w:pPr>
      <w:moveFromRangeStart w:id="448" w:author="Beth Quinlan" w:date="2018-04-05T12:59:00Z" w:name="move510696480"/>
      <w:moveFrom w:id="449" w:author="Beth Quinlan" w:date="2018-04-05T12:59:00Z">
        <w:del w:id="450" w:author="Beth Quinlan" w:date="2018-04-05T15:00:00Z">
          <w:r w:rsidDel="00542BA1">
            <w:delText xml:space="preserve">Select the </w:delText>
          </w:r>
          <w:r w:rsidRPr="00255A8E" w:rsidDel="00542BA1">
            <w:rPr>
              <w:b/>
            </w:rPr>
            <w:delText>OK</w:delText>
          </w:r>
          <w:r w:rsidDel="00542BA1">
            <w:delText xml:space="preserve"> button</w:delText>
          </w:r>
        </w:del>
      </w:moveFrom>
    </w:p>
    <w:moveFromRangeEnd w:id="448"/>
    <w:p w14:paraId="1E8CD2EA" w14:textId="6387895D" w:rsidR="0089288B" w:rsidDel="00542BA1" w:rsidRDefault="0089288B" w:rsidP="004C18BD">
      <w:pPr>
        <w:pStyle w:val="ListParagraph"/>
        <w:ind w:firstLine="0"/>
        <w:rPr>
          <w:del w:id="451" w:author="Beth Quinlan" w:date="2018-04-05T15:00:00Z"/>
        </w:rPr>
      </w:pPr>
    </w:p>
    <w:p w14:paraId="4744B113" w14:textId="53D96543" w:rsidR="00106845" w:rsidDel="00542BA1" w:rsidRDefault="00474755" w:rsidP="004C18BD">
      <w:pPr>
        <w:pStyle w:val="ListParagraph"/>
        <w:ind w:firstLine="0"/>
        <w:rPr>
          <w:del w:id="452" w:author="Beth Quinlan" w:date="2018-04-05T15:01:00Z"/>
        </w:rPr>
      </w:pPr>
      <w:del w:id="453" w:author="Beth Quinlan" w:date="2018-04-05T15:00:00Z">
        <w:r w:rsidDel="00542BA1">
          <w:rPr>
            <w:noProof/>
            <w:lang w:val="da-DK" w:eastAsia="da-DK"/>
          </w:rPr>
          <w:drawing>
            <wp:inline distT="0" distB="0" distL="0" distR="0" wp14:anchorId="13B63F73" wp14:editId="02EC10A6">
              <wp:extent cx="5313012" cy="4969813"/>
              <wp:effectExtent l="0" t="0" r="2540" b="2540"/>
              <wp:docPr id="28" name="Picture 28" descr="C:\Users\larrywa\AppData\Local\Temp\SNAGHTML5830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rrywa\AppData\Local\Temp\SNAGHTML583055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0834" cy="4977130"/>
                      </a:xfrm>
                      <a:prstGeom prst="rect">
                        <a:avLst/>
                      </a:prstGeom>
                      <a:noFill/>
                      <a:ln>
                        <a:noFill/>
                      </a:ln>
                    </pic:spPr>
                  </pic:pic>
                </a:graphicData>
              </a:graphic>
            </wp:inline>
          </w:drawing>
        </w:r>
      </w:del>
    </w:p>
    <w:p w14:paraId="73721098" w14:textId="560E90C2" w:rsidR="0071336D" w:rsidDel="00542BA1" w:rsidRDefault="0071336D" w:rsidP="004C18BD">
      <w:pPr>
        <w:pStyle w:val="ListParagraph"/>
        <w:ind w:firstLine="0"/>
        <w:rPr>
          <w:del w:id="454" w:author="Beth Quinlan" w:date="2018-04-05T15:01:00Z"/>
        </w:rPr>
      </w:pPr>
    </w:p>
    <w:p w14:paraId="0B976B00" w14:textId="6DE1C475" w:rsidR="00C42564" w:rsidDel="00542BA1" w:rsidRDefault="00C42564">
      <w:pPr>
        <w:pStyle w:val="ListParagraph"/>
        <w:numPr>
          <w:ilvl w:val="0"/>
          <w:numId w:val="26"/>
        </w:numPr>
        <w:tabs>
          <w:tab w:val="clear" w:pos="1080"/>
        </w:tabs>
        <w:ind w:left="900"/>
        <w:rPr>
          <w:del w:id="455" w:author="Beth Quinlan" w:date="2018-04-05T15:02:00Z"/>
          <w:moveTo w:id="456" w:author="Beth Quinlan" w:date="2018-04-05T12:59:00Z"/>
        </w:rPr>
        <w:pPrChange w:id="457" w:author="Beth Quinlan" w:date="2018-04-05T15:01:00Z">
          <w:pPr>
            <w:ind w:left="0" w:firstLine="0"/>
          </w:pPr>
        </w:pPrChange>
      </w:pPr>
      <w:moveToRangeStart w:id="458" w:author="Beth Quinlan" w:date="2018-04-05T12:59:00Z" w:name="move510696480"/>
      <w:moveTo w:id="459" w:author="Beth Quinlan" w:date="2018-04-05T12:59:00Z">
        <w:del w:id="460" w:author="Beth Quinlan" w:date="2018-04-05T15:02:00Z">
          <w:r w:rsidDel="00542BA1">
            <w:delText xml:space="preserve">Select the </w:delText>
          </w:r>
          <w:r w:rsidRPr="00255A8E" w:rsidDel="00542BA1">
            <w:rPr>
              <w:b/>
            </w:rPr>
            <w:delText>OK</w:delText>
          </w:r>
          <w:r w:rsidDel="00542BA1">
            <w:delText xml:space="preserve"> button</w:delText>
          </w:r>
        </w:del>
      </w:moveTo>
    </w:p>
    <w:moveToRangeEnd w:id="458"/>
    <w:p w14:paraId="0D05F389" w14:textId="39CFFAA1" w:rsidR="0071336D" w:rsidRDefault="0071336D">
      <w:pPr>
        <w:ind w:left="0" w:firstLine="0"/>
        <w:pPrChange w:id="461" w:author="Beth Quinlan" w:date="2018-04-05T13:01:00Z">
          <w:pPr/>
        </w:pPrChange>
      </w:pPr>
      <w:del w:id="462" w:author="Beth Quinlan" w:date="2018-04-05T13:00:00Z">
        <w:r w:rsidDel="00C42564">
          <w:br w:type="page"/>
        </w:r>
      </w:del>
    </w:p>
    <w:p w14:paraId="73E08A0F" w14:textId="3EAC86BE" w:rsidR="00542BA1" w:rsidRDefault="007F01A6">
      <w:pPr>
        <w:pStyle w:val="ListParagraph"/>
        <w:numPr>
          <w:ilvl w:val="0"/>
          <w:numId w:val="6"/>
        </w:numPr>
        <w:rPr>
          <w:ins w:id="463" w:author="Beth Quinlan" w:date="2018-04-05T15:02:00Z"/>
        </w:rPr>
        <w:pPrChange w:id="464" w:author="Beth Quinlan" w:date="2018-04-05T15:01:00Z">
          <w:pPr>
            <w:ind w:left="0" w:firstLine="0"/>
          </w:pPr>
        </w:pPrChange>
      </w:pPr>
      <w:ins w:id="465" w:author="Beth Quinlan" w:date="2018-04-06T08:52:00Z">
        <w:r>
          <w:t>Click</w:t>
        </w:r>
      </w:ins>
      <w:ins w:id="466" w:author="Beth Quinlan" w:date="2018-04-05T15:02:00Z">
        <w:r w:rsidR="00542BA1">
          <w:t xml:space="preserve"> the </w:t>
        </w:r>
        <w:r w:rsidR="00542BA1" w:rsidRPr="00255A8E">
          <w:rPr>
            <w:b/>
          </w:rPr>
          <w:t>OK</w:t>
        </w:r>
        <w:r w:rsidR="00542BA1">
          <w:t xml:space="preserve"> button.</w:t>
        </w:r>
      </w:ins>
    </w:p>
    <w:p w14:paraId="16F2D22D" w14:textId="77777777" w:rsidR="009A629E" w:rsidRDefault="0071336D" w:rsidP="005162F4">
      <w:pPr>
        <w:pStyle w:val="ListParagraph"/>
        <w:numPr>
          <w:ilvl w:val="0"/>
          <w:numId w:val="6"/>
        </w:numPr>
        <w:rPr>
          <w:ins w:id="467" w:author="Beth Quinlan" w:date="2018-04-05T13:07:00Z"/>
        </w:rPr>
      </w:pPr>
      <w:r>
        <w:t>For the virtual machine size</w:t>
      </w:r>
      <w:del w:id="468" w:author="Beth Quinlan" w:date="2018-04-05T13:07:00Z">
        <w:r w:rsidDel="009A629E">
          <w:delText>,</w:delText>
        </w:r>
      </w:del>
      <w:ins w:id="469" w:author="Beth Quinlan" w:date="2018-04-05T13:07:00Z">
        <w:r w:rsidR="009A629E">
          <w:t>:</w:t>
        </w:r>
      </w:ins>
    </w:p>
    <w:p w14:paraId="6BC628C8" w14:textId="0A56FF86" w:rsidR="009A629E" w:rsidRDefault="0071336D" w:rsidP="009A629E">
      <w:pPr>
        <w:pStyle w:val="ListParagraph"/>
        <w:numPr>
          <w:ilvl w:val="1"/>
          <w:numId w:val="6"/>
        </w:numPr>
        <w:rPr>
          <w:ins w:id="470" w:author="Beth Quinlan" w:date="2018-04-05T13:11:00Z"/>
        </w:rPr>
      </w:pPr>
      <w:del w:id="471" w:author="Beth Quinlan" w:date="2018-04-05T13:07:00Z">
        <w:r w:rsidDel="009A629E">
          <w:delText xml:space="preserve"> </w:delText>
        </w:r>
      </w:del>
      <w:ins w:id="472" w:author="Beth Quinlan" w:date="2018-04-05T13:11:00Z">
        <w:r w:rsidR="009A629E">
          <w:t>S</w:t>
        </w:r>
      </w:ins>
      <w:del w:id="473" w:author="Beth Quinlan" w:date="2018-04-05T13:11:00Z">
        <w:r w:rsidDel="009A629E">
          <w:delText>s</w:delText>
        </w:r>
      </w:del>
      <w:r>
        <w:t>elect</w:t>
      </w:r>
      <w:r w:rsidR="009C1BD3">
        <w:t xml:space="preserve"> the </w:t>
      </w:r>
      <w:r w:rsidR="009C1BD3" w:rsidRPr="00474755">
        <w:rPr>
          <w:b/>
        </w:rPr>
        <w:t>View All</w:t>
      </w:r>
      <w:r w:rsidR="009C1BD3">
        <w:t xml:space="preserve"> link </w:t>
      </w:r>
      <w:r w:rsidR="00474755">
        <w:t>(if necessary)</w:t>
      </w:r>
      <w:ins w:id="474" w:author="Beth Quinlan" w:date="2018-04-05T13:11:00Z">
        <w:r w:rsidR="009A629E">
          <w:t>.</w:t>
        </w:r>
      </w:ins>
    </w:p>
    <w:p w14:paraId="7FD60046" w14:textId="46957499" w:rsidR="009A629E" w:rsidRDefault="00474755" w:rsidP="009A629E">
      <w:pPr>
        <w:pStyle w:val="ListParagraph"/>
        <w:numPr>
          <w:ilvl w:val="1"/>
          <w:numId w:val="6"/>
        </w:numPr>
        <w:rPr>
          <w:ins w:id="475" w:author="Beth Quinlan" w:date="2018-04-05T13:11:00Z"/>
        </w:rPr>
      </w:pPr>
      <w:del w:id="476" w:author="Beth Quinlan" w:date="2018-04-05T13:11:00Z">
        <w:r w:rsidDel="009A629E">
          <w:delText xml:space="preserve"> </w:delText>
        </w:r>
        <w:r w:rsidR="009C1BD3" w:rsidDel="009A629E">
          <w:delText>and then s</w:delText>
        </w:r>
      </w:del>
      <w:ins w:id="477" w:author="Beth Quinlan" w:date="2018-04-05T13:11:00Z">
        <w:r w:rsidR="009A629E">
          <w:t>S</w:t>
        </w:r>
      </w:ins>
      <w:r w:rsidR="009C1BD3">
        <w:t xml:space="preserve">elect </w:t>
      </w:r>
      <w:r w:rsidR="009C1BD3" w:rsidRPr="009C1BD3">
        <w:rPr>
          <w:b/>
        </w:rPr>
        <w:t>D</w:t>
      </w:r>
      <w:r>
        <w:rPr>
          <w:b/>
        </w:rPr>
        <w:t>1_V2</w:t>
      </w:r>
      <w:r w:rsidR="009C1BD3" w:rsidRPr="009C1BD3">
        <w:rPr>
          <w:b/>
        </w:rPr>
        <w:t xml:space="preserve"> Standard</w:t>
      </w:r>
      <w:ins w:id="478" w:author="Beth Quinlan" w:date="2018-04-05T13:12:00Z">
        <w:r w:rsidR="009A629E">
          <w:t>.</w:t>
        </w:r>
      </w:ins>
      <w:del w:id="479" w:author="Beth Quinlan" w:date="2018-04-05T13:11:00Z">
        <w:r w:rsidDel="009A629E">
          <w:delText xml:space="preserve"> </w:delText>
        </w:r>
      </w:del>
    </w:p>
    <w:p w14:paraId="04FFA039" w14:textId="53EB70E6" w:rsidR="0071336D" w:rsidRDefault="00474755">
      <w:pPr>
        <w:pStyle w:val="ListParagraph"/>
        <w:numPr>
          <w:ilvl w:val="1"/>
          <w:numId w:val="6"/>
        </w:numPr>
        <w:pPrChange w:id="480" w:author="Beth Quinlan" w:date="2018-04-05T13:07:00Z">
          <w:pPr>
            <w:pStyle w:val="ListParagraph"/>
            <w:numPr>
              <w:numId w:val="6"/>
            </w:numPr>
            <w:tabs>
              <w:tab w:val="num" w:pos="720"/>
            </w:tabs>
          </w:pPr>
        </w:pPrChange>
      </w:pPr>
      <w:del w:id="481" w:author="Beth Quinlan" w:date="2018-04-05T13:11:00Z">
        <w:r w:rsidDel="009A629E">
          <w:delText>and the c</w:delText>
        </w:r>
      </w:del>
      <w:ins w:id="482" w:author="Beth Quinlan" w:date="2018-04-05T13:11:00Z">
        <w:r w:rsidR="009A629E">
          <w:t>C</w:t>
        </w:r>
      </w:ins>
      <w:r>
        <w:t xml:space="preserve">lick the </w:t>
      </w:r>
      <w:r w:rsidRPr="00474755">
        <w:rPr>
          <w:b/>
        </w:rPr>
        <w:t>S</w:t>
      </w:r>
      <w:r w:rsidR="0071336D" w:rsidRPr="00474755">
        <w:rPr>
          <w:b/>
        </w:rPr>
        <w:t>elect</w:t>
      </w:r>
      <w:r w:rsidR="0071336D">
        <w:t xml:space="preserve"> button at the bottom of the blade.</w:t>
      </w:r>
    </w:p>
    <w:p w14:paraId="1A407BB8" w14:textId="34A57A73" w:rsidR="0071336D" w:rsidRDefault="0071336D" w:rsidP="0071336D">
      <w:pPr>
        <w:pStyle w:val="ListParagraph"/>
        <w:ind w:firstLine="0"/>
      </w:pPr>
    </w:p>
    <w:p w14:paraId="2ED0A3E6" w14:textId="2ACB5B95" w:rsidR="009C1BD3" w:rsidRDefault="009A629E" w:rsidP="0071336D">
      <w:pPr>
        <w:pStyle w:val="ListParagraph"/>
        <w:ind w:firstLine="0"/>
      </w:pPr>
      <w:ins w:id="483" w:author="Beth Quinlan" w:date="2018-04-05T13:10:00Z">
        <w:r>
          <w:rPr>
            <w:noProof/>
          </w:rPr>
          <w:lastRenderedPageBreak/>
          <w:drawing>
            <wp:inline distT="0" distB="0" distL="0" distR="0" wp14:anchorId="56853B05" wp14:editId="00F08768">
              <wp:extent cx="5521883" cy="4866454"/>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39099" cy="4881626"/>
                      </a:xfrm>
                      <a:prstGeom prst="rect">
                        <a:avLst/>
                      </a:prstGeom>
                    </pic:spPr>
                  </pic:pic>
                </a:graphicData>
              </a:graphic>
            </wp:inline>
          </w:drawing>
        </w:r>
      </w:ins>
      <w:del w:id="484" w:author="Beth Quinlan" w:date="2018-04-05T13:07:00Z">
        <w:r w:rsidR="009C1BD3" w:rsidDel="009A629E">
          <w:rPr>
            <w:noProof/>
            <w:lang w:val="da-DK" w:eastAsia="da-DK"/>
          </w:rPr>
          <w:drawing>
            <wp:inline distT="0" distB="0" distL="0" distR="0" wp14:anchorId="0E09803F" wp14:editId="7BD68A07">
              <wp:extent cx="4869407" cy="3387255"/>
              <wp:effectExtent l="0" t="0" r="762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74384" cy="3390717"/>
                      </a:xfrm>
                      <a:prstGeom prst="rect">
                        <a:avLst/>
                      </a:prstGeom>
                    </pic:spPr>
                  </pic:pic>
                </a:graphicData>
              </a:graphic>
            </wp:inline>
          </w:drawing>
        </w:r>
      </w:del>
      <w:ins w:id="485" w:author="Beth Quinlan" w:date="2018-04-05T13:07:00Z">
        <w:r w:rsidRPr="009A629E">
          <w:rPr>
            <w:noProof/>
          </w:rPr>
          <w:t xml:space="preserve"> </w:t>
        </w:r>
      </w:ins>
    </w:p>
    <w:p w14:paraId="7C053E44" w14:textId="77777777" w:rsidR="0071336D" w:rsidRDefault="0071336D">
      <w:r>
        <w:br w:type="page"/>
      </w:r>
    </w:p>
    <w:p w14:paraId="6822F2EF" w14:textId="6E7FC6F7" w:rsidR="00B92EF7" w:rsidRDefault="00B92EF7" w:rsidP="005162F4">
      <w:pPr>
        <w:pStyle w:val="ListParagraph"/>
        <w:numPr>
          <w:ilvl w:val="0"/>
          <w:numId w:val="6"/>
        </w:numPr>
        <w:contextualSpacing w:val="0"/>
      </w:pPr>
      <w:r>
        <w:lastRenderedPageBreak/>
        <w:t xml:space="preserve">Now you are on the MOST IMPORTANT blade, the </w:t>
      </w:r>
      <w:r w:rsidRPr="00DB2AE8">
        <w:rPr>
          <w:i/>
          <w:rPrChange w:id="486" w:author="Beth Quinlan" w:date="2018-04-11T13:58:00Z">
            <w:rPr/>
          </w:rPrChange>
        </w:rPr>
        <w:t>Settings</w:t>
      </w:r>
      <w:r>
        <w:t xml:space="preserve"> blade.</w:t>
      </w:r>
    </w:p>
    <w:p w14:paraId="3700E02D" w14:textId="77777777" w:rsidR="00BA1EBA" w:rsidRDefault="00BA1EBA" w:rsidP="00BA1EBA">
      <w:pPr>
        <w:pStyle w:val="ListParagraph"/>
        <w:ind w:firstLine="0"/>
        <w:contextualSpacing w:val="0"/>
      </w:pPr>
    </w:p>
    <w:tbl>
      <w:tblPr>
        <w:tblStyle w:val="TableGrid"/>
        <w:tblW w:w="0" w:type="auto"/>
        <w:tblInd w:w="720" w:type="dxa"/>
        <w:tblLook w:val="04A0" w:firstRow="1" w:lastRow="0" w:firstColumn="1" w:lastColumn="0" w:noHBand="0" w:noVBand="1"/>
        <w:tblPrChange w:id="487" w:author="Beth Quinlan" w:date="2018-04-05T13:42:00Z">
          <w:tblPr>
            <w:tblStyle w:val="TableGrid"/>
            <w:tblW w:w="0" w:type="auto"/>
            <w:tblInd w:w="720" w:type="dxa"/>
            <w:tblLook w:val="04A0" w:firstRow="1" w:lastRow="0" w:firstColumn="1" w:lastColumn="0" w:noHBand="0" w:noVBand="1"/>
          </w:tblPr>
        </w:tblPrChange>
      </w:tblPr>
      <w:tblGrid>
        <w:gridCol w:w="4019"/>
        <w:gridCol w:w="4325"/>
        <w:tblGridChange w:id="488">
          <w:tblGrid>
            <w:gridCol w:w="3897"/>
            <w:gridCol w:w="4194"/>
          </w:tblGrid>
        </w:tblGridChange>
      </w:tblGrid>
      <w:tr w:rsidR="009C1BD3" w14:paraId="0FA0252D" w14:textId="77777777" w:rsidTr="00E34CD1">
        <w:trPr>
          <w:trHeight w:val="9753"/>
          <w:trPrChange w:id="489" w:author="Beth Quinlan" w:date="2018-04-05T13:42:00Z">
            <w:trPr>
              <w:trHeight w:val="9304"/>
            </w:trPr>
          </w:trPrChange>
        </w:trPr>
        <w:tc>
          <w:tcPr>
            <w:tcW w:w="4019" w:type="dxa"/>
            <w:tcPrChange w:id="490" w:author="Beth Quinlan" w:date="2018-04-05T13:42:00Z">
              <w:tcPr>
                <w:tcW w:w="3897" w:type="dxa"/>
              </w:tcPr>
            </w:tcPrChange>
          </w:tcPr>
          <w:p w14:paraId="5B5BC753" w14:textId="5CC74EE7" w:rsidR="00BA1EBA" w:rsidRDefault="00BA1EBA" w:rsidP="00B92EF7">
            <w:pPr>
              <w:pStyle w:val="ListParagraph"/>
              <w:ind w:left="0" w:firstLine="0"/>
              <w:contextualSpacing w:val="0"/>
            </w:pPr>
            <w:r>
              <w:t>Confirm</w:t>
            </w:r>
            <w:ins w:id="491" w:author="Beth Quinlan" w:date="2018-04-05T13:41:00Z">
              <w:r w:rsidR="00E34CD1">
                <w:t>/Set</w:t>
              </w:r>
            </w:ins>
            <w:r>
              <w:t xml:space="preserve"> the following:</w:t>
            </w:r>
          </w:p>
          <w:p w14:paraId="58737A06" w14:textId="5EED4D34" w:rsidR="00C06871" w:rsidRDefault="00847B61" w:rsidP="00C06871">
            <w:pPr>
              <w:pStyle w:val="ListParagraph"/>
              <w:numPr>
                <w:ilvl w:val="0"/>
                <w:numId w:val="17"/>
              </w:numPr>
              <w:tabs>
                <w:tab w:val="clear" w:pos="1080"/>
              </w:tabs>
              <w:spacing w:before="120"/>
              <w:ind w:left="600"/>
              <w:contextualSpacing w:val="0"/>
              <w:rPr>
                <w:ins w:id="492" w:author="Beth Quinlan" w:date="2018-04-05T13:29:00Z"/>
              </w:rPr>
            </w:pPr>
            <w:ins w:id="493" w:author="Beth Quinlan" w:date="2018-04-05T13:24:00Z">
              <w:r w:rsidRPr="001E14F8">
                <w:rPr>
                  <w:b/>
                  <w:rPrChange w:id="494" w:author="Beth Quinlan" w:date="2018-04-05T15:13:00Z">
                    <w:rPr/>
                  </w:rPrChange>
                </w:rPr>
                <w:t>Storage</w:t>
              </w:r>
            </w:ins>
            <w:ins w:id="495" w:author="Beth Quinlan" w:date="2018-04-05T15:13:00Z">
              <w:r w:rsidR="001E14F8">
                <w:rPr>
                  <w:b/>
                </w:rPr>
                <w:t xml:space="preserve"> -</w:t>
              </w:r>
            </w:ins>
          </w:p>
          <w:p w14:paraId="426C2D1F" w14:textId="516BC5E0" w:rsidR="00847B61" w:rsidRDefault="00C06871">
            <w:pPr>
              <w:ind w:firstLine="0"/>
              <w:rPr>
                <w:ins w:id="496" w:author="Beth Quinlan" w:date="2018-04-05T13:24:00Z"/>
              </w:rPr>
              <w:pPrChange w:id="497" w:author="Beth Quinlan" w:date="2018-04-05T13:29:00Z">
                <w:pPr>
                  <w:pStyle w:val="ListParagraph"/>
                  <w:numPr>
                    <w:numId w:val="17"/>
                  </w:numPr>
                  <w:tabs>
                    <w:tab w:val="num" w:pos="1080"/>
                  </w:tabs>
                  <w:spacing w:before="120"/>
                  <w:ind w:left="1080"/>
                  <w:contextualSpacing w:val="0"/>
                </w:pPr>
              </w:pPrChange>
            </w:pPr>
            <w:ins w:id="498" w:author="Beth Quinlan" w:date="2018-04-05T13:30:00Z">
              <w:r>
                <w:t xml:space="preserve">- </w:t>
              </w:r>
            </w:ins>
            <w:ins w:id="499" w:author="Beth Quinlan" w:date="2018-04-05T13:28:00Z">
              <w:r>
                <w:t xml:space="preserve">Change </w:t>
              </w:r>
            </w:ins>
            <w:ins w:id="500" w:author="Beth Quinlan" w:date="2018-04-06T08:53:00Z">
              <w:r w:rsidR="002F3D87" w:rsidRPr="002F3D87">
                <w:rPr>
                  <w:b/>
                  <w:rPrChange w:id="501" w:author="Beth Quinlan" w:date="2018-04-06T08:53:00Z">
                    <w:rPr/>
                  </w:rPrChange>
                </w:rPr>
                <w:t xml:space="preserve">Use </w:t>
              </w:r>
            </w:ins>
            <w:ins w:id="502" w:author="Beth Quinlan" w:date="2018-04-05T13:28:00Z">
              <w:r w:rsidRPr="002F3D87">
                <w:rPr>
                  <w:b/>
                  <w:rPrChange w:id="503" w:author="Beth Quinlan" w:date="2018-04-06T08:53:00Z">
                    <w:rPr/>
                  </w:rPrChange>
                </w:rPr>
                <w:t>Managed Disks</w:t>
              </w:r>
              <w:r>
                <w:t xml:space="preserve"> to </w:t>
              </w:r>
              <w:r w:rsidRPr="00C06871">
                <w:rPr>
                  <w:b/>
                  <w:rPrChange w:id="504" w:author="Beth Quinlan" w:date="2018-04-05T13:29:00Z">
                    <w:rPr/>
                  </w:rPrChange>
                </w:rPr>
                <w:t>No</w:t>
              </w:r>
            </w:ins>
          </w:p>
          <w:p w14:paraId="6CC2CD05" w14:textId="6A27C5D3" w:rsidR="00BA1EBA" w:rsidRDefault="00C06871">
            <w:pPr>
              <w:ind w:left="870" w:hanging="150"/>
              <w:pPrChange w:id="505" w:author="Beth Quinlan" w:date="2018-04-05T13:30:00Z">
                <w:pPr>
                  <w:pStyle w:val="ListParagraph"/>
                  <w:numPr>
                    <w:numId w:val="17"/>
                  </w:numPr>
                  <w:tabs>
                    <w:tab w:val="num" w:pos="1080"/>
                  </w:tabs>
                  <w:spacing w:before="120"/>
                  <w:ind w:left="1080"/>
                  <w:contextualSpacing w:val="0"/>
                </w:pPr>
              </w:pPrChange>
            </w:pPr>
            <w:ins w:id="506" w:author="Beth Quinlan" w:date="2018-04-05T13:30:00Z">
              <w:r>
                <w:t xml:space="preserve">- </w:t>
              </w:r>
            </w:ins>
            <w:r w:rsidR="00BA1EBA" w:rsidRPr="002F3D87">
              <w:rPr>
                <w:b/>
                <w:rPrChange w:id="507" w:author="Beth Quinlan" w:date="2018-04-06T08:54:00Z">
                  <w:rPr/>
                </w:rPrChange>
              </w:rPr>
              <w:t>Storage account</w:t>
            </w:r>
            <w:r w:rsidR="00BA1EBA">
              <w:t xml:space="preserve"> – the previous storage account you created</w:t>
            </w:r>
          </w:p>
          <w:p w14:paraId="1643097B" w14:textId="77777777" w:rsidR="00BA1EBA" w:rsidRDefault="00BA1EBA">
            <w:pPr>
              <w:pStyle w:val="ListParagraph"/>
              <w:numPr>
                <w:ilvl w:val="0"/>
                <w:numId w:val="17"/>
              </w:numPr>
              <w:tabs>
                <w:tab w:val="clear" w:pos="1080"/>
              </w:tabs>
              <w:spacing w:before="120"/>
              <w:ind w:left="600"/>
              <w:contextualSpacing w:val="0"/>
              <w:pPrChange w:id="508" w:author="Beth Quinlan" w:date="2018-04-05T13:27:00Z">
                <w:pPr>
                  <w:pStyle w:val="ListParagraph"/>
                  <w:numPr>
                    <w:numId w:val="17"/>
                  </w:numPr>
                  <w:tabs>
                    <w:tab w:val="num" w:pos="1080"/>
                  </w:tabs>
                  <w:spacing w:before="120"/>
                  <w:ind w:left="1080"/>
                  <w:contextualSpacing w:val="0"/>
                </w:pPr>
              </w:pPrChange>
            </w:pPr>
            <w:r w:rsidRPr="001E14F8">
              <w:rPr>
                <w:b/>
                <w:rPrChange w:id="509" w:author="Beth Quinlan" w:date="2018-04-05T15:13:00Z">
                  <w:rPr/>
                </w:rPrChange>
              </w:rPr>
              <w:t>Virtual network</w:t>
            </w:r>
            <w:r>
              <w:t xml:space="preserve"> – the previous virtual network you created</w:t>
            </w:r>
          </w:p>
          <w:p w14:paraId="171E11BF" w14:textId="77777777" w:rsidR="00BA1EBA" w:rsidRDefault="00BA1EBA">
            <w:pPr>
              <w:pStyle w:val="ListParagraph"/>
              <w:numPr>
                <w:ilvl w:val="0"/>
                <w:numId w:val="17"/>
              </w:numPr>
              <w:tabs>
                <w:tab w:val="clear" w:pos="1080"/>
              </w:tabs>
              <w:spacing w:before="120"/>
              <w:ind w:left="600"/>
              <w:contextualSpacing w:val="0"/>
              <w:pPrChange w:id="510" w:author="Beth Quinlan" w:date="2018-04-05T13:27:00Z">
                <w:pPr>
                  <w:pStyle w:val="ListParagraph"/>
                  <w:numPr>
                    <w:numId w:val="17"/>
                  </w:numPr>
                  <w:tabs>
                    <w:tab w:val="num" w:pos="1080"/>
                  </w:tabs>
                  <w:spacing w:before="120"/>
                  <w:ind w:left="1080"/>
                  <w:contextualSpacing w:val="0"/>
                </w:pPr>
              </w:pPrChange>
            </w:pPr>
            <w:r w:rsidRPr="001E14F8">
              <w:rPr>
                <w:b/>
                <w:rPrChange w:id="511" w:author="Beth Quinlan" w:date="2018-04-05T15:13:00Z">
                  <w:rPr/>
                </w:rPrChange>
              </w:rPr>
              <w:t>Subnet</w:t>
            </w:r>
            <w:r>
              <w:t xml:space="preserve"> – needs to be </w:t>
            </w:r>
            <w:proofErr w:type="spellStart"/>
            <w:r w:rsidRPr="00B42066">
              <w:rPr>
                <w:b/>
              </w:rPr>
              <w:t>AppSubnet</w:t>
            </w:r>
            <w:proofErr w:type="spellEnd"/>
          </w:p>
          <w:p w14:paraId="000D495A" w14:textId="34DE15A5" w:rsidR="00BA1EBA" w:rsidRDefault="00BA1EBA">
            <w:pPr>
              <w:pStyle w:val="ListParagraph"/>
              <w:numPr>
                <w:ilvl w:val="0"/>
                <w:numId w:val="17"/>
              </w:numPr>
              <w:tabs>
                <w:tab w:val="clear" w:pos="1080"/>
              </w:tabs>
              <w:spacing w:before="120"/>
              <w:ind w:left="600"/>
              <w:contextualSpacing w:val="0"/>
              <w:pPrChange w:id="512" w:author="Beth Quinlan" w:date="2018-04-05T13:27:00Z">
                <w:pPr>
                  <w:pStyle w:val="ListParagraph"/>
                  <w:numPr>
                    <w:numId w:val="17"/>
                  </w:numPr>
                  <w:tabs>
                    <w:tab w:val="num" w:pos="1080"/>
                  </w:tabs>
                  <w:spacing w:before="120"/>
                  <w:ind w:left="1080"/>
                  <w:contextualSpacing w:val="0"/>
                </w:pPr>
              </w:pPrChange>
            </w:pPr>
            <w:r w:rsidRPr="001E14F8">
              <w:rPr>
                <w:b/>
                <w:rPrChange w:id="513" w:author="Beth Quinlan" w:date="2018-04-05T15:13:00Z">
                  <w:rPr/>
                </w:rPrChange>
              </w:rPr>
              <w:t>Public IP address</w:t>
            </w:r>
            <w:r>
              <w:t xml:space="preserve"> – leave as is</w:t>
            </w:r>
            <w:del w:id="514" w:author="Beth Quinlan" w:date="2018-04-05T13:44:00Z">
              <w:r w:rsidDel="00281943">
                <w:delText>,</w:delText>
              </w:r>
            </w:del>
            <w:ins w:id="515" w:author="Beth Quinlan" w:date="2018-04-05T13:44:00Z">
              <w:r w:rsidR="00281943">
                <w:t>;</w:t>
              </w:r>
            </w:ins>
            <w:r>
              <w:t xml:space="preserve"> you need a public IP address in this case to do RDP</w:t>
            </w:r>
          </w:p>
          <w:p w14:paraId="30D93C4D" w14:textId="46F134DB" w:rsidR="00BA1EBA" w:rsidRPr="00B0069B" w:rsidRDefault="00BA1EBA">
            <w:pPr>
              <w:pStyle w:val="ListParagraph"/>
              <w:numPr>
                <w:ilvl w:val="0"/>
                <w:numId w:val="17"/>
              </w:numPr>
              <w:tabs>
                <w:tab w:val="clear" w:pos="1080"/>
              </w:tabs>
              <w:spacing w:before="120"/>
              <w:ind w:left="600"/>
              <w:contextualSpacing w:val="0"/>
              <w:pPrChange w:id="516" w:author="Beth Quinlan" w:date="2018-04-05T13:27:00Z">
                <w:pPr>
                  <w:pStyle w:val="ListParagraph"/>
                  <w:numPr>
                    <w:numId w:val="17"/>
                  </w:numPr>
                  <w:tabs>
                    <w:tab w:val="num" w:pos="1080"/>
                  </w:tabs>
                  <w:spacing w:before="120"/>
                  <w:ind w:left="1080"/>
                  <w:contextualSpacing w:val="0"/>
                </w:pPr>
              </w:pPrChange>
            </w:pPr>
            <w:r w:rsidRPr="001E14F8">
              <w:rPr>
                <w:b/>
                <w:rPrChange w:id="517" w:author="Beth Quinlan" w:date="2018-04-05T15:13:00Z">
                  <w:rPr/>
                </w:rPrChange>
              </w:rPr>
              <w:t>Network security group</w:t>
            </w:r>
            <w:r>
              <w:t xml:space="preserve"> – leave as is</w:t>
            </w:r>
            <w:ins w:id="518" w:author="Beth Quinlan" w:date="2018-04-05T13:44:00Z">
              <w:r w:rsidR="00281943">
                <w:t>;</w:t>
              </w:r>
            </w:ins>
            <w:del w:id="519" w:author="Beth Quinlan" w:date="2018-04-05T13:44:00Z">
              <w:r w:rsidDel="00281943">
                <w:delText>,</w:delText>
              </w:r>
            </w:del>
            <w:r>
              <w:t xml:space="preserve"> this puts a network security group around our </w:t>
            </w:r>
            <w:proofErr w:type="spellStart"/>
            <w:r w:rsidRPr="00B42066">
              <w:rPr>
                <w:b/>
              </w:rPr>
              <w:t>AppSubnet</w:t>
            </w:r>
            <w:proofErr w:type="spellEnd"/>
          </w:p>
          <w:p w14:paraId="4A8CD006" w14:textId="77777777" w:rsidR="00B0069B" w:rsidRDefault="00B0069B">
            <w:pPr>
              <w:pStyle w:val="ListParagraph"/>
              <w:numPr>
                <w:ilvl w:val="0"/>
                <w:numId w:val="17"/>
              </w:numPr>
              <w:tabs>
                <w:tab w:val="clear" w:pos="1080"/>
              </w:tabs>
              <w:spacing w:before="120"/>
              <w:ind w:left="600"/>
              <w:contextualSpacing w:val="0"/>
              <w:pPrChange w:id="520" w:author="Beth Quinlan" w:date="2018-04-05T13:27:00Z">
                <w:pPr>
                  <w:pStyle w:val="ListParagraph"/>
                  <w:numPr>
                    <w:numId w:val="17"/>
                  </w:numPr>
                  <w:tabs>
                    <w:tab w:val="num" w:pos="1080"/>
                  </w:tabs>
                  <w:spacing w:before="120"/>
                  <w:ind w:left="1080"/>
                  <w:contextualSpacing w:val="0"/>
                </w:pPr>
              </w:pPrChange>
            </w:pPr>
            <w:r w:rsidRPr="001E14F8">
              <w:rPr>
                <w:b/>
                <w:rPrChange w:id="521" w:author="Beth Quinlan" w:date="2018-04-05T15:13:00Z">
                  <w:rPr/>
                </w:rPrChange>
              </w:rPr>
              <w:t>Extensions</w:t>
            </w:r>
            <w:r w:rsidRPr="00B0069B">
              <w:t xml:space="preserve"> – leave as is</w:t>
            </w:r>
          </w:p>
          <w:p w14:paraId="3DCC158C" w14:textId="77777777" w:rsidR="00E34CD1" w:rsidRPr="00900F48" w:rsidRDefault="00E84819" w:rsidP="00C06871">
            <w:pPr>
              <w:pStyle w:val="ListParagraph"/>
              <w:numPr>
                <w:ilvl w:val="0"/>
                <w:numId w:val="17"/>
              </w:numPr>
              <w:tabs>
                <w:tab w:val="clear" w:pos="1080"/>
              </w:tabs>
              <w:spacing w:before="120"/>
              <w:ind w:left="600"/>
              <w:contextualSpacing w:val="0"/>
              <w:rPr>
                <w:ins w:id="522" w:author="Beth Quinlan" w:date="2018-04-05T13:35:00Z"/>
              </w:rPr>
            </w:pPr>
            <w:r w:rsidRPr="001E14F8">
              <w:rPr>
                <w:b/>
                <w:rPrChange w:id="523" w:author="Beth Quinlan" w:date="2018-04-05T15:13:00Z">
                  <w:rPr/>
                </w:rPrChange>
              </w:rPr>
              <w:t xml:space="preserve">Monitoring </w:t>
            </w:r>
          </w:p>
          <w:p w14:paraId="25696B34" w14:textId="623DBA48" w:rsidR="00E84819" w:rsidRDefault="00E84819">
            <w:pPr>
              <w:pStyle w:val="ListParagraph"/>
              <w:numPr>
                <w:ilvl w:val="2"/>
                <w:numId w:val="6"/>
              </w:numPr>
              <w:ind w:left="870" w:hanging="180"/>
              <w:pPrChange w:id="524" w:author="Beth Quinlan" w:date="2018-04-05T13:36:00Z">
                <w:pPr>
                  <w:pStyle w:val="ListParagraph"/>
                  <w:numPr>
                    <w:numId w:val="17"/>
                  </w:numPr>
                  <w:tabs>
                    <w:tab w:val="num" w:pos="1080"/>
                  </w:tabs>
                  <w:spacing w:before="120"/>
                  <w:ind w:left="1080"/>
                  <w:contextualSpacing w:val="0"/>
                </w:pPr>
              </w:pPrChange>
            </w:pPr>
            <w:del w:id="525" w:author="Beth Quinlan" w:date="2018-04-05T13:35:00Z">
              <w:r w:rsidRPr="002F3D87" w:rsidDel="00E34CD1">
                <w:rPr>
                  <w:b/>
                  <w:rPrChange w:id="526" w:author="Beth Quinlan" w:date="2018-04-06T08:56:00Z">
                    <w:rPr/>
                  </w:rPrChange>
                </w:rPr>
                <w:delText xml:space="preserve">– </w:delText>
              </w:r>
              <w:r w:rsidRPr="002F3D87" w:rsidDel="00C06871">
                <w:rPr>
                  <w:b/>
                  <w:rPrChange w:id="527" w:author="Beth Quinlan" w:date="2018-04-06T08:56:00Z">
                    <w:rPr/>
                  </w:rPrChange>
                </w:rPr>
                <w:delText>leave as is</w:delText>
              </w:r>
            </w:del>
            <w:ins w:id="528" w:author="Beth Quinlan" w:date="2018-04-05T13:35:00Z">
              <w:r w:rsidR="00E34CD1" w:rsidRPr="002F3D87">
                <w:rPr>
                  <w:b/>
                  <w:rPrChange w:id="529" w:author="Beth Quinlan" w:date="2018-04-06T08:56:00Z">
                    <w:rPr/>
                  </w:rPrChange>
                </w:rPr>
                <w:t>Guest OS diagnostics</w:t>
              </w:r>
            </w:ins>
            <w:ins w:id="530" w:author="Beth Quinlan" w:date="2018-04-06T08:55:00Z">
              <w:r w:rsidR="002F3D87">
                <w:t xml:space="preserve"> – leave disabled (d</w:t>
              </w:r>
            </w:ins>
            <w:ins w:id="531" w:author="Beth Quinlan" w:date="2018-04-06T08:56:00Z">
              <w:r w:rsidR="002F3D87">
                <w:t>espite the fact that the screenshot shows it enabled)</w:t>
              </w:r>
            </w:ins>
          </w:p>
          <w:p w14:paraId="61F4F5EC" w14:textId="3E7FDF34" w:rsidR="00E84819" w:rsidRDefault="00E84819">
            <w:pPr>
              <w:pStyle w:val="ListParagraph"/>
              <w:numPr>
                <w:ilvl w:val="2"/>
                <w:numId w:val="6"/>
              </w:numPr>
              <w:ind w:left="870" w:hanging="180"/>
              <w:pPrChange w:id="532" w:author="Beth Quinlan" w:date="2018-04-05T13:36:00Z">
                <w:pPr>
                  <w:pStyle w:val="ListParagraph"/>
                  <w:numPr>
                    <w:numId w:val="17"/>
                  </w:numPr>
                  <w:tabs>
                    <w:tab w:val="num" w:pos="1080"/>
                  </w:tabs>
                  <w:spacing w:before="120"/>
                  <w:ind w:left="1080"/>
                  <w:contextualSpacing w:val="0"/>
                </w:pPr>
              </w:pPrChange>
            </w:pPr>
            <w:r w:rsidRPr="002F3D87">
              <w:rPr>
                <w:b/>
                <w:rPrChange w:id="533" w:author="Beth Quinlan" w:date="2018-04-06T08:56:00Z">
                  <w:rPr/>
                </w:rPrChange>
              </w:rPr>
              <w:t>Diagnostics storage account</w:t>
            </w:r>
            <w:r>
              <w:t xml:space="preserve"> – pick the storage account you created earlier (normally you would place your diagnostics in a separate storage account)</w:t>
            </w:r>
          </w:p>
          <w:p w14:paraId="1A4A8ACD" w14:textId="2565241F" w:rsidR="00E84819" w:rsidRPr="00B0069B" w:rsidRDefault="00E84819">
            <w:pPr>
              <w:pStyle w:val="ListParagraph"/>
              <w:numPr>
                <w:ilvl w:val="0"/>
                <w:numId w:val="17"/>
              </w:numPr>
              <w:tabs>
                <w:tab w:val="clear" w:pos="1080"/>
              </w:tabs>
              <w:spacing w:before="120"/>
              <w:ind w:left="600"/>
              <w:contextualSpacing w:val="0"/>
              <w:pPrChange w:id="534" w:author="Beth Quinlan" w:date="2018-04-05T13:27:00Z">
                <w:pPr>
                  <w:pStyle w:val="ListParagraph"/>
                  <w:numPr>
                    <w:numId w:val="17"/>
                  </w:numPr>
                  <w:tabs>
                    <w:tab w:val="num" w:pos="1080"/>
                  </w:tabs>
                  <w:spacing w:before="120"/>
                  <w:ind w:left="1080"/>
                  <w:contextualSpacing w:val="0"/>
                </w:pPr>
              </w:pPrChange>
            </w:pPr>
            <w:del w:id="535" w:author="Beth Quinlan" w:date="2018-04-05T13:43:00Z">
              <w:r w:rsidDel="00E34CD1">
                <w:delText xml:space="preserve">Select </w:delText>
              </w:r>
            </w:del>
            <w:ins w:id="536" w:author="Beth Quinlan" w:date="2018-04-05T13:43:00Z">
              <w:r w:rsidR="00E34CD1">
                <w:t xml:space="preserve">Click </w:t>
              </w:r>
            </w:ins>
            <w:r>
              <w:t xml:space="preserve">the </w:t>
            </w:r>
            <w:r w:rsidRPr="00E84819">
              <w:rPr>
                <w:b/>
              </w:rPr>
              <w:t>OK</w:t>
            </w:r>
            <w:r>
              <w:t xml:space="preserve"> button</w:t>
            </w:r>
          </w:p>
        </w:tc>
        <w:tc>
          <w:tcPr>
            <w:tcW w:w="4325" w:type="dxa"/>
            <w:tcPrChange w:id="537" w:author="Beth Quinlan" w:date="2018-04-05T13:42:00Z">
              <w:tcPr>
                <w:tcW w:w="4194" w:type="dxa"/>
              </w:tcPr>
            </w:tcPrChange>
          </w:tcPr>
          <w:p w14:paraId="12C6A0A0" w14:textId="696D59C9" w:rsidR="00BA1EBA" w:rsidDel="00E34CD1" w:rsidRDefault="00BA1EBA" w:rsidP="00B92EF7">
            <w:pPr>
              <w:pStyle w:val="ListParagraph"/>
              <w:ind w:left="0" w:firstLine="0"/>
              <w:contextualSpacing w:val="0"/>
              <w:rPr>
                <w:del w:id="538" w:author="Beth Quinlan" w:date="2018-04-05T13:39:00Z"/>
              </w:rPr>
            </w:pPr>
          </w:p>
          <w:p w14:paraId="231A66E3" w14:textId="5C69449F" w:rsidR="00E34CD1" w:rsidRDefault="00E34CD1" w:rsidP="00B92EF7">
            <w:pPr>
              <w:pStyle w:val="ListParagraph"/>
              <w:ind w:left="0" w:firstLine="0"/>
              <w:contextualSpacing w:val="0"/>
              <w:rPr>
                <w:ins w:id="539" w:author="Beth Quinlan" w:date="2018-04-05T13:42:00Z"/>
              </w:rPr>
            </w:pPr>
          </w:p>
          <w:p w14:paraId="45AFAA00" w14:textId="47A38248" w:rsidR="00E34CD1" w:rsidRDefault="00E34CD1" w:rsidP="00B92EF7">
            <w:pPr>
              <w:pStyle w:val="ListParagraph"/>
              <w:ind w:left="0" w:firstLine="0"/>
              <w:contextualSpacing w:val="0"/>
              <w:rPr>
                <w:ins w:id="540" w:author="Beth Quinlan" w:date="2018-04-05T13:42:00Z"/>
              </w:rPr>
            </w:pPr>
            <w:ins w:id="541" w:author="Beth Quinlan" w:date="2018-04-05T13:42:00Z">
              <w:r>
                <w:rPr>
                  <w:noProof/>
                </w:rPr>
                <w:drawing>
                  <wp:inline distT="0" distB="0" distL="0" distR="0" wp14:anchorId="57CE3149" wp14:editId="1C45A765">
                    <wp:extent cx="2079925" cy="7381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86552" cy="7405395"/>
                            </a:xfrm>
                            <a:prstGeom prst="rect">
                              <a:avLst/>
                            </a:prstGeom>
                          </pic:spPr>
                        </pic:pic>
                      </a:graphicData>
                    </a:graphic>
                  </wp:inline>
                </w:drawing>
              </w:r>
            </w:ins>
          </w:p>
          <w:p w14:paraId="38BB9717" w14:textId="173E4890" w:rsidR="00B0069B" w:rsidRDefault="00474755" w:rsidP="00B92EF7">
            <w:pPr>
              <w:pStyle w:val="ListParagraph"/>
              <w:ind w:left="0" w:firstLine="0"/>
              <w:contextualSpacing w:val="0"/>
            </w:pPr>
            <w:del w:id="542" w:author="Beth Quinlan" w:date="2018-04-05T13:38:00Z">
              <w:r w:rsidDel="00E34CD1">
                <w:rPr>
                  <w:noProof/>
                  <w:lang w:val="da-DK" w:eastAsia="da-DK"/>
                </w:rPr>
                <w:drawing>
                  <wp:inline distT="0" distB="0" distL="0" distR="0" wp14:anchorId="30D7CD4A" wp14:editId="4B728571">
                    <wp:extent cx="2178657" cy="6201130"/>
                    <wp:effectExtent l="0" t="0" r="0" b="0"/>
                    <wp:docPr id="68" name="Picture 68" descr="C:\Users\larrywa\AppData\Local\Temp\SNAGHTML58a59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rrywa\AppData\Local\Temp\SNAGHTML58a59a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95014" cy="6247686"/>
                            </a:xfrm>
                            <a:prstGeom prst="rect">
                              <a:avLst/>
                            </a:prstGeom>
                            <a:noFill/>
                            <a:ln>
                              <a:noFill/>
                            </a:ln>
                          </pic:spPr>
                        </pic:pic>
                      </a:graphicData>
                    </a:graphic>
                  </wp:inline>
                </w:drawing>
              </w:r>
            </w:del>
          </w:p>
        </w:tc>
      </w:tr>
    </w:tbl>
    <w:p w14:paraId="6182A37D" w14:textId="77777777" w:rsidR="00BA1EBA" w:rsidRDefault="00BA1EBA" w:rsidP="00B92EF7">
      <w:pPr>
        <w:pStyle w:val="ListParagraph"/>
        <w:ind w:firstLine="0"/>
        <w:contextualSpacing w:val="0"/>
      </w:pPr>
    </w:p>
    <w:p w14:paraId="516ACB9B" w14:textId="26DB6979" w:rsidR="001D239D" w:rsidRDefault="001D239D" w:rsidP="005162F4">
      <w:pPr>
        <w:pStyle w:val="ListParagraph"/>
        <w:numPr>
          <w:ilvl w:val="0"/>
          <w:numId w:val="6"/>
        </w:numPr>
      </w:pPr>
      <w:del w:id="543" w:author="Beth Quinlan" w:date="2018-04-06T08:57:00Z">
        <w:r w:rsidDel="002F3D87">
          <w:delText xml:space="preserve">Select </w:delText>
        </w:r>
      </w:del>
      <w:ins w:id="544" w:author="Beth Quinlan" w:date="2018-04-06T08:57:00Z">
        <w:r w:rsidR="002F3D87">
          <w:t xml:space="preserve">Click </w:t>
        </w:r>
      </w:ins>
      <w:r>
        <w:t xml:space="preserve">the </w:t>
      </w:r>
      <w:del w:id="545" w:author="Beth Quinlan" w:date="2018-04-05T13:45:00Z">
        <w:r w:rsidRPr="00DC5592" w:rsidDel="00281943">
          <w:rPr>
            <w:b/>
          </w:rPr>
          <w:delText>OK</w:delText>
        </w:r>
        <w:r w:rsidDel="00281943">
          <w:delText xml:space="preserve"> </w:delText>
        </w:r>
      </w:del>
      <w:ins w:id="546" w:author="Beth Quinlan" w:date="2018-04-05T13:45:00Z">
        <w:r w:rsidR="00281943">
          <w:rPr>
            <w:b/>
          </w:rPr>
          <w:t>Create</w:t>
        </w:r>
        <w:r w:rsidR="00281943">
          <w:t xml:space="preserve"> </w:t>
        </w:r>
      </w:ins>
      <w:r>
        <w:t xml:space="preserve">button in the </w:t>
      </w:r>
      <w:del w:id="547" w:author="Beth Quinlan" w:date="2018-04-05T15:14:00Z">
        <w:r w:rsidRPr="00900F48" w:rsidDel="001E14F8">
          <w:rPr>
            <w:b/>
            <w:rPrChange w:id="548" w:author="Beth Quinlan" w:date="2018-04-06T07:23:00Z">
              <w:rPr/>
            </w:rPrChange>
          </w:rPr>
          <w:delText xml:space="preserve">Summary </w:delText>
        </w:r>
      </w:del>
      <w:ins w:id="549" w:author="Beth Quinlan" w:date="2018-04-05T15:14:00Z">
        <w:r w:rsidR="001E14F8" w:rsidRPr="00900F48">
          <w:rPr>
            <w:b/>
            <w:rPrChange w:id="550" w:author="Beth Quinlan" w:date="2018-04-06T07:23:00Z">
              <w:rPr>
                <w:i/>
              </w:rPr>
            </w:rPrChange>
          </w:rPr>
          <w:t>Create</w:t>
        </w:r>
        <w:r w:rsidR="001E14F8">
          <w:rPr>
            <w:i/>
          </w:rPr>
          <w:t xml:space="preserve"> </w:t>
        </w:r>
        <w:r w:rsidR="001E14F8" w:rsidRPr="001E14F8">
          <w:rPr>
            <w:rPrChange w:id="551" w:author="Beth Quinlan" w:date="2018-04-05T15:14:00Z">
              <w:rPr>
                <w:i/>
              </w:rPr>
            </w:rPrChange>
          </w:rPr>
          <w:t>summary</w:t>
        </w:r>
        <w:r w:rsidR="001E14F8">
          <w:t xml:space="preserve"> </w:t>
        </w:r>
      </w:ins>
      <w:r>
        <w:t>blade.</w:t>
      </w:r>
      <w:r w:rsidR="00EC11B2">
        <w:t xml:space="preserve"> The machine creation process will begin. This will take at least 10 minutes, so proceed with the next task.</w:t>
      </w:r>
    </w:p>
    <w:p w14:paraId="2B7C165C" w14:textId="78B77B60" w:rsidR="00DE5B47" w:rsidRDefault="00DE5B47">
      <w:pPr>
        <w:rPr>
          <w:rFonts w:asciiTheme="minorHAnsi" w:eastAsia="Times New Roman" w:hAnsiTheme="minorHAnsi" w:cs="Times New Roman"/>
          <w:b/>
          <w:color w:val="000000" w:themeColor="text1"/>
          <w:sz w:val="28"/>
          <w:szCs w:val="36"/>
          <w:lang w:val="en"/>
        </w:rPr>
      </w:pPr>
      <w:del w:id="552" w:author="Beth Quinlan" w:date="2018-04-06T07:21:00Z">
        <w:r w:rsidDel="00900F48">
          <w:rPr>
            <w:lang w:val="en"/>
          </w:rPr>
          <w:br w:type="page"/>
        </w:r>
      </w:del>
    </w:p>
    <w:p w14:paraId="757C9CCE" w14:textId="4437CB39" w:rsidR="00125B6F" w:rsidRPr="00C80421" w:rsidRDefault="00125B6F" w:rsidP="00125B6F">
      <w:pPr>
        <w:pStyle w:val="Heading2"/>
        <w:rPr>
          <w:lang w:val="en"/>
        </w:rPr>
      </w:pPr>
      <w:bookmarkStart w:id="553" w:name="_Toc510773770"/>
      <w:r>
        <w:rPr>
          <w:lang w:val="en"/>
        </w:rPr>
        <w:t xml:space="preserve">Task </w:t>
      </w:r>
      <w:r w:rsidR="0085728D">
        <w:rPr>
          <w:lang w:val="en"/>
        </w:rPr>
        <w:t>4</w:t>
      </w:r>
      <w:r>
        <w:rPr>
          <w:lang w:val="en"/>
        </w:rPr>
        <w:t xml:space="preserve"> – Create an IaaS SQL Server Virtual Machine</w:t>
      </w:r>
      <w:bookmarkEnd w:id="553"/>
    </w:p>
    <w:p w14:paraId="757C9CCF" w14:textId="26903C0C" w:rsidR="00125B6F" w:rsidRDefault="00125B6F">
      <w:pPr>
        <w:pStyle w:val="ListParagraph"/>
        <w:ind w:firstLine="0"/>
        <w:pPrChange w:id="554" w:author="Beth Quinlan" w:date="2018-04-05T16:26:00Z">
          <w:pPr>
            <w:pStyle w:val="ListParagraph"/>
          </w:pPr>
        </w:pPrChange>
      </w:pPr>
      <w:bookmarkStart w:id="555" w:name="Ex1Task1"/>
      <w:bookmarkEnd w:id="555"/>
      <w:r>
        <w:t xml:space="preserve">In this </w:t>
      </w:r>
      <w:del w:id="556" w:author="Beth Quinlan" w:date="2018-04-05T14:04:00Z">
        <w:r w:rsidDel="001A0E39">
          <w:delText>step</w:delText>
        </w:r>
      </w:del>
      <w:ins w:id="557" w:author="Beth Quinlan" w:date="2018-04-05T14:04:00Z">
        <w:r w:rsidR="001A0E39">
          <w:t>task</w:t>
        </w:r>
      </w:ins>
      <w:r>
        <w:t xml:space="preserve">, you will create a new virtual machine using the Microsoft Azure </w:t>
      </w:r>
      <w:r w:rsidR="006903FD">
        <w:t>P</w:t>
      </w:r>
      <w:r>
        <w:t>ortal</w:t>
      </w:r>
      <w:r w:rsidR="006903FD">
        <w:t xml:space="preserve"> </w:t>
      </w:r>
      <w:r w:rsidR="00C06871">
        <w:fldChar w:fldCharType="begin"/>
      </w:r>
      <w:r w:rsidR="00C06871">
        <w:instrText xml:space="preserve"> HYPERLINK "https://portal.azure.com" </w:instrText>
      </w:r>
      <w:r w:rsidR="00C06871">
        <w:fldChar w:fldCharType="separate"/>
      </w:r>
      <w:r w:rsidR="006903FD" w:rsidRPr="00DA3759">
        <w:rPr>
          <w:rStyle w:val="Hyperlink"/>
        </w:rPr>
        <w:t>https://portal.azure.com</w:t>
      </w:r>
      <w:r w:rsidR="00C06871">
        <w:rPr>
          <w:rStyle w:val="Hyperlink"/>
        </w:rPr>
        <w:fldChar w:fldCharType="end"/>
      </w:r>
      <w:r w:rsidR="006903FD">
        <w:t xml:space="preserve"> </w:t>
      </w:r>
      <w:r>
        <w:t>that will serve as your database server.</w:t>
      </w:r>
    </w:p>
    <w:p w14:paraId="52D66FAB" w14:textId="06C33552" w:rsidR="00E022C9" w:rsidRDefault="00DE5B47" w:rsidP="00DC5592">
      <w:pPr>
        <w:pStyle w:val="ListParagraph"/>
        <w:numPr>
          <w:ilvl w:val="0"/>
          <w:numId w:val="18"/>
        </w:numPr>
        <w:contextualSpacing w:val="0"/>
        <w:rPr>
          <w:ins w:id="558" w:author="Beth Quinlan" w:date="2018-04-05T13:55:00Z"/>
        </w:rPr>
      </w:pPr>
      <w:r>
        <w:t xml:space="preserve">For the SQL Server machine, we want to use </w:t>
      </w:r>
      <w:r w:rsidRPr="00DC5592">
        <w:rPr>
          <w:i/>
        </w:rPr>
        <w:t>SQL Server 201</w:t>
      </w:r>
      <w:r w:rsidR="00714D78">
        <w:rPr>
          <w:i/>
        </w:rPr>
        <w:t>4</w:t>
      </w:r>
      <w:r w:rsidRPr="00DC5592">
        <w:rPr>
          <w:i/>
        </w:rPr>
        <w:t xml:space="preserve"> </w:t>
      </w:r>
      <w:r w:rsidR="009601DC" w:rsidRPr="00DC5592">
        <w:rPr>
          <w:i/>
        </w:rPr>
        <w:t>SP</w:t>
      </w:r>
      <w:del w:id="559" w:author="Beth Quinlan" w:date="2018-04-06T07:00:00Z">
        <w:r w:rsidR="00714D78" w:rsidDel="00FB171C">
          <w:rPr>
            <w:i/>
          </w:rPr>
          <w:delText>1</w:delText>
        </w:r>
      </w:del>
      <w:ins w:id="560" w:author="Beth Quinlan" w:date="2018-04-06T07:00:00Z">
        <w:r w:rsidR="00FB171C">
          <w:rPr>
            <w:i/>
          </w:rPr>
          <w:t>2</w:t>
        </w:r>
      </w:ins>
      <w:r w:rsidR="009601DC" w:rsidRPr="00DC5592">
        <w:rPr>
          <w:i/>
        </w:rPr>
        <w:t xml:space="preserve"> </w:t>
      </w:r>
      <w:r w:rsidRPr="00DC5592">
        <w:rPr>
          <w:i/>
        </w:rPr>
        <w:t>Standard</w:t>
      </w:r>
      <w:r>
        <w:t xml:space="preserve"> edition o</w:t>
      </w:r>
      <w:ins w:id="561" w:author="Beth Quinlan" w:date="2018-04-05T14:04:00Z">
        <w:r w:rsidR="001A0E39">
          <w:t>f</w:t>
        </w:r>
      </w:ins>
      <w:del w:id="562" w:author="Beth Quinlan" w:date="2018-04-05T14:04:00Z">
        <w:r w:rsidDel="001A0E39">
          <w:delText>n</w:delText>
        </w:r>
      </w:del>
      <w:r>
        <w:t xml:space="preserve"> a Windows Server 2012 </w:t>
      </w:r>
      <w:r w:rsidR="009601DC">
        <w:t xml:space="preserve">R2 </w:t>
      </w:r>
      <w:r>
        <w:t xml:space="preserve">machine. </w:t>
      </w:r>
      <w:r w:rsidR="00DC5592">
        <w:t xml:space="preserve">Click on the </w:t>
      </w:r>
      <w:ins w:id="563" w:author="Beth Quinlan" w:date="2018-04-05T14:05:00Z">
        <w:r w:rsidR="001A0E39" w:rsidRPr="00FB171C">
          <w:rPr>
            <w:b/>
          </w:rPr>
          <w:t>+</w:t>
        </w:r>
      </w:ins>
      <w:r w:rsidR="00DC5592" w:rsidRPr="00FB171C">
        <w:rPr>
          <w:b/>
        </w:rPr>
        <w:t>Add</w:t>
      </w:r>
      <w:r w:rsidR="00DC5592">
        <w:t xml:space="preserve"> button in your resource group</w:t>
      </w:r>
      <w:ins w:id="564" w:author="Beth Quinlan" w:date="2018-04-05T13:55:00Z">
        <w:r w:rsidR="00E022C9">
          <w:t>.</w:t>
        </w:r>
      </w:ins>
    </w:p>
    <w:p w14:paraId="40F04CDB" w14:textId="63C9FE2E" w:rsidR="001A0E39" w:rsidRPr="001A0E39" w:rsidRDefault="00DC5592" w:rsidP="00E022C9">
      <w:pPr>
        <w:pStyle w:val="ListParagraph"/>
        <w:numPr>
          <w:ilvl w:val="1"/>
          <w:numId w:val="18"/>
        </w:numPr>
        <w:contextualSpacing w:val="0"/>
        <w:rPr>
          <w:ins w:id="565" w:author="Beth Quinlan" w:date="2018-04-05T13:57:00Z"/>
          <w:rPrChange w:id="566" w:author="Beth Quinlan" w:date="2018-04-05T14:03:00Z">
            <w:rPr>
              <w:ins w:id="567" w:author="Beth Quinlan" w:date="2018-04-05T13:57:00Z"/>
              <w:b/>
            </w:rPr>
          </w:rPrChange>
        </w:rPr>
      </w:pPr>
      <w:del w:id="568" w:author="Beth Quinlan" w:date="2018-04-05T13:55:00Z">
        <w:r w:rsidDel="00E022C9">
          <w:delText xml:space="preserve"> and then i</w:delText>
        </w:r>
      </w:del>
      <w:ins w:id="569" w:author="Beth Quinlan" w:date="2018-04-05T13:55:00Z">
        <w:r w:rsidR="00E022C9">
          <w:t>I</w:t>
        </w:r>
      </w:ins>
      <w:r>
        <w:t xml:space="preserve">n the </w:t>
      </w:r>
      <w:r w:rsidRPr="00DB2AE8">
        <w:rPr>
          <w:i/>
          <w:rPrChange w:id="570" w:author="Beth Quinlan" w:date="2018-04-11T13:58:00Z">
            <w:rPr/>
          </w:rPrChange>
        </w:rPr>
        <w:t>Everything</w:t>
      </w:r>
      <w:r>
        <w:t xml:space="preserve"> blade, type in the search words </w:t>
      </w:r>
      <w:r w:rsidRPr="00255A8E">
        <w:rPr>
          <w:b/>
        </w:rPr>
        <w:t>SQL Server 201</w:t>
      </w:r>
      <w:r w:rsidR="00714D78" w:rsidRPr="00255A8E">
        <w:rPr>
          <w:b/>
        </w:rPr>
        <w:t>4</w:t>
      </w:r>
      <w:r w:rsidRPr="00255A8E">
        <w:rPr>
          <w:b/>
        </w:rPr>
        <w:t xml:space="preserve"> SP</w:t>
      </w:r>
      <w:ins w:id="571" w:author="Beth Quinlan" w:date="2018-04-06T07:11:00Z">
        <w:r w:rsidR="00E260A2">
          <w:rPr>
            <w:b/>
          </w:rPr>
          <w:t>2</w:t>
        </w:r>
      </w:ins>
      <w:del w:id="572" w:author="Beth Quinlan" w:date="2018-04-06T07:11:00Z">
        <w:r w:rsidR="00714D78" w:rsidRPr="00255A8E" w:rsidDel="00E260A2">
          <w:rPr>
            <w:b/>
          </w:rPr>
          <w:delText>1</w:delText>
        </w:r>
      </w:del>
      <w:r w:rsidRPr="00255A8E">
        <w:rPr>
          <w:b/>
        </w:rPr>
        <w:t xml:space="preserve"> Standard on Windows Server 2012 R2</w:t>
      </w:r>
      <w:ins w:id="573" w:author="Beth Quinlan" w:date="2018-04-05T13:55:00Z">
        <w:r w:rsidR="001A0E39" w:rsidRPr="00255A8E">
          <w:rPr>
            <w:b/>
          </w:rPr>
          <w:t>”</w:t>
        </w:r>
      </w:ins>
      <w:ins w:id="574" w:author="Beth Quinlan" w:date="2018-04-05T13:57:00Z">
        <w:r w:rsidR="001A0E39" w:rsidRPr="00255A8E">
          <w:rPr>
            <w:b/>
          </w:rPr>
          <w:t xml:space="preserve"> </w:t>
        </w:r>
        <w:r w:rsidR="001A0E39" w:rsidRPr="001A0E39">
          <w:rPr>
            <w:rPrChange w:id="575" w:author="Beth Quinlan" w:date="2018-04-05T14:03:00Z">
              <w:rPr>
                <w:b/>
              </w:rPr>
            </w:rPrChange>
          </w:rPr>
          <w:t>and press Enter</w:t>
        </w:r>
      </w:ins>
      <w:r w:rsidRPr="001A0E39">
        <w:rPr>
          <w:rPrChange w:id="576" w:author="Beth Quinlan" w:date="2018-04-05T14:03:00Z">
            <w:rPr>
              <w:b/>
            </w:rPr>
          </w:rPrChange>
        </w:rPr>
        <w:t>.</w:t>
      </w:r>
      <w:r w:rsidRPr="00255A8E">
        <w:rPr>
          <w:b/>
        </w:rPr>
        <w:t xml:space="preserve"> </w:t>
      </w:r>
      <w:ins w:id="577" w:author="Beth Quinlan" w:date="2018-04-05T14:03:00Z">
        <w:r w:rsidR="001A0E39">
          <w:rPr>
            <w:b/>
          </w:rPr>
          <w:t xml:space="preserve"> </w:t>
        </w:r>
      </w:ins>
    </w:p>
    <w:p w14:paraId="2861758C" w14:textId="3C25290A" w:rsidR="00DC5592" w:rsidRDefault="00DC5592" w:rsidP="00E022C9">
      <w:pPr>
        <w:pStyle w:val="ListParagraph"/>
        <w:numPr>
          <w:ilvl w:val="1"/>
          <w:numId w:val="18"/>
        </w:numPr>
        <w:contextualSpacing w:val="0"/>
        <w:rPr>
          <w:ins w:id="578" w:author="Beth Quinlan" w:date="2018-04-05T15:17:00Z"/>
        </w:rPr>
      </w:pPr>
      <w:r>
        <w:t xml:space="preserve">Once you see this machine listed, select </w:t>
      </w:r>
      <w:del w:id="579" w:author="Beth Quinlan" w:date="2018-04-05T13:57:00Z">
        <w:r w:rsidDel="001A0E39">
          <w:delText>it</w:delText>
        </w:r>
      </w:del>
      <w:ins w:id="580" w:author="Beth Quinlan" w:date="2018-04-05T14:07:00Z">
        <w:r w:rsidR="006A383E">
          <w:t>it</w:t>
        </w:r>
      </w:ins>
      <w:r>
        <w:t>.</w:t>
      </w:r>
    </w:p>
    <w:p w14:paraId="78A428D0" w14:textId="2E1C001C" w:rsidR="00870680" w:rsidRDefault="00870680" w:rsidP="00870680">
      <w:pPr>
        <w:ind w:left="1080" w:firstLine="0"/>
        <w:rPr>
          <w:ins w:id="581" w:author="Beth Quinlan" w:date="2018-04-06T07:04:00Z"/>
        </w:rPr>
      </w:pPr>
    </w:p>
    <w:p w14:paraId="033CEE32" w14:textId="66FE0186" w:rsidR="00FB171C" w:rsidRDefault="00E260A2">
      <w:pPr>
        <w:ind w:firstLine="0"/>
        <w:pPrChange w:id="582" w:author="Beth Quinlan" w:date="2018-04-06T07:04:00Z">
          <w:pPr>
            <w:pStyle w:val="ListParagraph"/>
            <w:numPr>
              <w:numId w:val="18"/>
            </w:numPr>
            <w:tabs>
              <w:tab w:val="num" w:pos="720"/>
            </w:tabs>
            <w:contextualSpacing w:val="0"/>
          </w:pPr>
        </w:pPrChange>
      </w:pPr>
      <w:ins w:id="583" w:author="Beth Quinlan" w:date="2018-04-06T07:14:00Z">
        <w:r>
          <w:rPr>
            <w:noProof/>
          </w:rPr>
          <w:drawing>
            <wp:inline distT="0" distB="0" distL="0" distR="0" wp14:anchorId="398D4FF1" wp14:editId="2235B388">
              <wp:extent cx="5545480" cy="21228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8965" cy="2124139"/>
                      </a:xfrm>
                      <a:prstGeom prst="rect">
                        <a:avLst/>
                      </a:prstGeom>
                    </pic:spPr>
                  </pic:pic>
                </a:graphicData>
              </a:graphic>
            </wp:inline>
          </w:drawing>
        </w:r>
      </w:ins>
    </w:p>
    <w:p w14:paraId="6DFA02C1" w14:textId="3135F2AA" w:rsidR="00714D78" w:rsidRDefault="00714D78" w:rsidP="00DE5B47">
      <w:pPr>
        <w:pStyle w:val="ListParagraph"/>
        <w:ind w:firstLine="0"/>
        <w:contextualSpacing w:val="0"/>
        <w:rPr>
          <w:ins w:id="584" w:author="Beth Quinlan" w:date="2018-04-05T15:14:00Z"/>
        </w:rPr>
      </w:pPr>
      <w:del w:id="585" w:author="Beth Quinlan" w:date="2018-04-05T14:07:00Z">
        <w:r w:rsidDel="006A383E">
          <w:rPr>
            <w:noProof/>
            <w:lang w:val="da-DK" w:eastAsia="da-DK"/>
          </w:rPr>
          <w:drawing>
            <wp:inline distT="0" distB="0" distL="0" distR="0" wp14:anchorId="687F6563" wp14:editId="7DAB4250">
              <wp:extent cx="4798313" cy="1965463"/>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05408" cy="1968369"/>
                      </a:xfrm>
                      <a:prstGeom prst="rect">
                        <a:avLst/>
                      </a:prstGeom>
                    </pic:spPr>
                  </pic:pic>
                </a:graphicData>
              </a:graphic>
            </wp:inline>
          </w:drawing>
        </w:r>
      </w:del>
    </w:p>
    <w:p w14:paraId="33DCB27F" w14:textId="77777777" w:rsidR="00870680" w:rsidRDefault="00870680" w:rsidP="00DE5B47">
      <w:pPr>
        <w:pStyle w:val="ListParagraph"/>
        <w:ind w:firstLine="0"/>
        <w:contextualSpacing w:val="0"/>
      </w:pPr>
    </w:p>
    <w:p w14:paraId="7A6CE019" w14:textId="282A7101" w:rsidR="001A0E39" w:rsidRDefault="00EC11B2" w:rsidP="005162F4">
      <w:pPr>
        <w:pStyle w:val="ListParagraph"/>
        <w:numPr>
          <w:ilvl w:val="0"/>
          <w:numId w:val="18"/>
        </w:numPr>
        <w:rPr>
          <w:ins w:id="586" w:author="Beth Quinlan" w:date="2018-04-05T13:58:00Z"/>
        </w:rPr>
      </w:pPr>
      <w:r>
        <w:t xml:space="preserve">In the </w:t>
      </w:r>
      <w:r w:rsidR="009601DC" w:rsidRPr="00DB2AE8">
        <w:rPr>
          <w:i/>
          <w:rPrChange w:id="587" w:author="Beth Quinlan" w:date="2018-04-11T13:58:00Z">
            <w:rPr/>
          </w:rPrChange>
        </w:rPr>
        <w:t>SQL Server 201</w:t>
      </w:r>
      <w:r w:rsidR="00714D78" w:rsidRPr="00DB2AE8">
        <w:rPr>
          <w:i/>
          <w:rPrChange w:id="588" w:author="Beth Quinlan" w:date="2018-04-11T13:58:00Z">
            <w:rPr/>
          </w:rPrChange>
        </w:rPr>
        <w:t>4</w:t>
      </w:r>
      <w:r w:rsidR="009601DC">
        <w:t xml:space="preserve"> blade</w:t>
      </w:r>
      <w:ins w:id="589" w:author="Beth Quinlan" w:date="2018-04-05T13:58:00Z">
        <w:r w:rsidR="001A0E39">
          <w:t>:</w:t>
        </w:r>
      </w:ins>
    </w:p>
    <w:p w14:paraId="72FA3037" w14:textId="4A6A1CE6" w:rsidR="001A0E39" w:rsidRDefault="00EC11B2" w:rsidP="001A0E39">
      <w:pPr>
        <w:pStyle w:val="ListParagraph"/>
        <w:numPr>
          <w:ilvl w:val="1"/>
          <w:numId w:val="18"/>
        </w:numPr>
        <w:rPr>
          <w:ins w:id="590" w:author="Beth Quinlan" w:date="2018-04-05T13:58:00Z"/>
        </w:rPr>
      </w:pPr>
      <w:del w:id="591" w:author="Beth Quinlan" w:date="2018-04-05T13:58:00Z">
        <w:r w:rsidDel="001A0E39">
          <w:delText>, s</w:delText>
        </w:r>
      </w:del>
      <w:ins w:id="592" w:author="Beth Quinlan" w:date="2018-04-05T13:58:00Z">
        <w:r w:rsidR="001A0E39">
          <w:t>S</w:t>
        </w:r>
      </w:ins>
      <w:r>
        <w:t xml:space="preserve">elect </w:t>
      </w:r>
      <w:r w:rsidRPr="002F3D87">
        <w:rPr>
          <w:b/>
          <w:rPrChange w:id="593" w:author="Beth Quinlan" w:date="2018-04-06T08:58:00Z">
            <w:rPr/>
          </w:rPrChange>
        </w:rPr>
        <w:t>Resource Manager</w:t>
      </w:r>
      <w:r>
        <w:t xml:space="preserve"> as the deployment mode</w:t>
      </w:r>
      <w:ins w:id="594" w:author="Beth Quinlan" w:date="2018-04-06T08:58:00Z">
        <w:r w:rsidR="002F3D87">
          <w:t>l</w:t>
        </w:r>
      </w:ins>
      <w:ins w:id="595" w:author="Beth Quinlan" w:date="2018-04-05T13:58:00Z">
        <w:r w:rsidR="001A0E39">
          <w:t>.</w:t>
        </w:r>
      </w:ins>
    </w:p>
    <w:p w14:paraId="1C8240A0" w14:textId="7E596C4E" w:rsidR="00EC11B2" w:rsidRDefault="00EC11B2">
      <w:pPr>
        <w:pStyle w:val="ListParagraph"/>
        <w:numPr>
          <w:ilvl w:val="1"/>
          <w:numId w:val="18"/>
        </w:numPr>
        <w:pPrChange w:id="596" w:author="Beth Quinlan" w:date="2018-04-05T13:58:00Z">
          <w:pPr>
            <w:pStyle w:val="ListParagraph"/>
            <w:numPr>
              <w:numId w:val="18"/>
            </w:numPr>
            <w:tabs>
              <w:tab w:val="num" w:pos="720"/>
            </w:tabs>
          </w:pPr>
        </w:pPrChange>
      </w:pPr>
      <w:del w:id="597" w:author="Beth Quinlan" w:date="2018-04-05T13:58:00Z">
        <w:r w:rsidDel="001A0E39">
          <w:delText>l and then select</w:delText>
        </w:r>
      </w:del>
      <w:ins w:id="598" w:author="Beth Quinlan" w:date="2018-04-05T13:58:00Z">
        <w:r w:rsidR="001A0E39">
          <w:t>Click</w:t>
        </w:r>
      </w:ins>
      <w:r>
        <w:t xml:space="preserve"> the </w:t>
      </w:r>
      <w:r w:rsidRPr="001A0E39">
        <w:rPr>
          <w:b/>
          <w:rPrChange w:id="599" w:author="Beth Quinlan" w:date="2018-04-05T13:58:00Z">
            <w:rPr/>
          </w:rPrChange>
        </w:rPr>
        <w:t>Create</w:t>
      </w:r>
      <w:r>
        <w:t xml:space="preserve"> button.</w:t>
      </w:r>
    </w:p>
    <w:p w14:paraId="4BF5FA90" w14:textId="77777777" w:rsidR="00EC11B2" w:rsidRDefault="00EC11B2" w:rsidP="00EC11B2">
      <w:pPr>
        <w:pStyle w:val="ListParagraph"/>
        <w:ind w:firstLine="0"/>
      </w:pPr>
    </w:p>
    <w:p w14:paraId="369A483F" w14:textId="21A2A412" w:rsidR="00EC11B2" w:rsidRDefault="00EC11B2" w:rsidP="00EC11B2">
      <w:pPr>
        <w:pStyle w:val="ListParagraph"/>
        <w:ind w:firstLine="0"/>
      </w:pPr>
      <w:r>
        <w:rPr>
          <w:noProof/>
          <w:lang w:val="da-DK" w:eastAsia="da-DK"/>
        </w:rPr>
        <w:drawing>
          <wp:inline distT="0" distB="0" distL="0" distR="0" wp14:anchorId="7A0FCBFF" wp14:editId="4B11FCBB">
            <wp:extent cx="3133333" cy="143809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3333" cy="1438095"/>
                    </a:xfrm>
                    <a:prstGeom prst="rect">
                      <a:avLst/>
                    </a:prstGeom>
                  </pic:spPr>
                </pic:pic>
              </a:graphicData>
            </a:graphic>
          </wp:inline>
        </w:drawing>
      </w:r>
    </w:p>
    <w:p w14:paraId="57D25BDF" w14:textId="32050C4F" w:rsidR="00EC11B2" w:rsidDel="00900F48" w:rsidRDefault="00EC11B2" w:rsidP="00EC11B2">
      <w:pPr>
        <w:pStyle w:val="ListParagraph"/>
        <w:ind w:firstLine="0"/>
        <w:contextualSpacing w:val="0"/>
        <w:rPr>
          <w:del w:id="600" w:author="Beth Quinlan" w:date="2018-04-06T07:21:00Z"/>
        </w:rPr>
      </w:pPr>
    </w:p>
    <w:p w14:paraId="3C1B62B0" w14:textId="06B6050D" w:rsidR="00EC11B2" w:rsidRDefault="00EC11B2" w:rsidP="00EC11B2">
      <w:del w:id="601" w:author="Beth Quinlan" w:date="2018-04-06T07:21:00Z">
        <w:r w:rsidDel="00900F48">
          <w:br w:type="page"/>
        </w:r>
      </w:del>
    </w:p>
    <w:p w14:paraId="01A5CA44" w14:textId="5AA95C25" w:rsidR="00EC11B2" w:rsidRDefault="00EC11B2" w:rsidP="005162F4">
      <w:pPr>
        <w:pStyle w:val="ListParagraph"/>
        <w:numPr>
          <w:ilvl w:val="0"/>
          <w:numId w:val="18"/>
        </w:numPr>
        <w:contextualSpacing w:val="0"/>
      </w:pPr>
      <w:r>
        <w:t xml:space="preserve">In the </w:t>
      </w:r>
      <w:r w:rsidRPr="0089288B">
        <w:rPr>
          <w:i/>
        </w:rPr>
        <w:t>Create virtual machine</w:t>
      </w:r>
      <w:r>
        <w:t xml:space="preserve"> blade, select </w:t>
      </w:r>
      <w:r w:rsidRPr="0089288B">
        <w:rPr>
          <w:b/>
        </w:rPr>
        <w:t>Basics</w:t>
      </w:r>
      <w:r>
        <w:t xml:space="preserve"> and then enter the</w:t>
      </w:r>
      <w:ins w:id="602" w:author="Beth Quinlan" w:date="2018-04-05T14:08:00Z">
        <w:r w:rsidR="006A383E">
          <w:t xml:space="preserve"> following</w:t>
        </w:r>
      </w:ins>
      <w:r w:rsidR="00152306">
        <w:t>:</w:t>
      </w:r>
    </w:p>
    <w:p w14:paraId="504D3B63" w14:textId="2E40DD0C" w:rsidR="00EC11B2" w:rsidRDefault="00EC11B2" w:rsidP="00EC11B2">
      <w:pPr>
        <w:pStyle w:val="ListParagraph"/>
        <w:ind w:firstLine="0"/>
        <w:rPr>
          <w:ins w:id="603" w:author="Beth Quinlan" w:date="2018-04-05T14:08:00Z"/>
        </w:rPr>
      </w:pPr>
    </w:p>
    <w:tbl>
      <w:tblPr>
        <w:tblStyle w:val="TableGrid"/>
        <w:tblW w:w="0" w:type="auto"/>
        <w:tblInd w:w="720" w:type="dxa"/>
        <w:tblLook w:val="04A0" w:firstRow="1" w:lastRow="0" w:firstColumn="1" w:lastColumn="0" w:noHBand="0" w:noVBand="1"/>
      </w:tblPr>
      <w:tblGrid>
        <w:gridCol w:w="4071"/>
        <w:gridCol w:w="4559"/>
      </w:tblGrid>
      <w:tr w:rsidR="006A383E" w14:paraId="2A82442E" w14:textId="77777777" w:rsidTr="006A383E">
        <w:trPr>
          <w:ins w:id="604" w:author="Beth Quinlan" w:date="2018-04-05T14:08:00Z"/>
        </w:trPr>
        <w:tc>
          <w:tcPr>
            <w:tcW w:w="4675" w:type="dxa"/>
          </w:tcPr>
          <w:p w14:paraId="028D0978" w14:textId="5C78D990" w:rsidR="006A383E" w:rsidRDefault="006A383E">
            <w:pPr>
              <w:pStyle w:val="ListParagraph"/>
              <w:numPr>
                <w:ilvl w:val="0"/>
                <w:numId w:val="33"/>
              </w:numPr>
              <w:ind w:left="420"/>
              <w:contextualSpacing w:val="0"/>
              <w:rPr>
                <w:moveTo w:id="605" w:author="Beth Quinlan" w:date="2018-04-05T14:08:00Z"/>
              </w:rPr>
              <w:pPrChange w:id="606" w:author="Beth Quinlan" w:date="2018-04-05T14:14:00Z">
                <w:pPr>
                  <w:pStyle w:val="ListParagraph"/>
                  <w:numPr>
                    <w:numId w:val="22"/>
                  </w:numPr>
                  <w:ind w:left="1440"/>
                  <w:contextualSpacing w:val="0"/>
                </w:pPr>
              </w:pPrChange>
            </w:pPr>
            <w:ins w:id="607" w:author="Beth Quinlan" w:date="2018-04-05T14:11:00Z">
              <w:r w:rsidRPr="002F3D87">
                <w:rPr>
                  <w:b/>
                </w:rPr>
                <w:t>Name</w:t>
              </w:r>
              <w:r>
                <w:t xml:space="preserve"> </w:t>
              </w:r>
            </w:ins>
            <w:ins w:id="608" w:author="Beth Quinlan" w:date="2018-04-05T15:21:00Z">
              <w:r w:rsidR="00870680">
                <w:t>-</w:t>
              </w:r>
            </w:ins>
            <w:ins w:id="609" w:author="Beth Quinlan" w:date="2018-04-05T14:11:00Z">
              <w:r>
                <w:t xml:space="preserve"> </w:t>
              </w:r>
            </w:ins>
            <w:moveToRangeStart w:id="610" w:author="Beth Quinlan" w:date="2018-04-05T14:08:00Z" w:name="move510700665"/>
            <w:moveTo w:id="611" w:author="Beth Quinlan" w:date="2018-04-05T14:08:00Z">
              <w:del w:id="612" w:author="Beth Quinlan" w:date="2018-04-05T14:11:00Z">
                <w:r w:rsidDel="006A383E">
                  <w:delText>The</w:delText>
                </w:r>
              </w:del>
            </w:moveTo>
            <w:ins w:id="613" w:author="Beth Quinlan" w:date="2018-04-05T14:11:00Z">
              <w:r>
                <w:t>A</w:t>
              </w:r>
            </w:ins>
            <w:moveTo w:id="614" w:author="Beth Quinlan" w:date="2018-04-05T14:08:00Z">
              <w:r>
                <w:t xml:space="preserve"> virtual machine </w:t>
              </w:r>
            </w:moveTo>
            <w:ins w:id="615" w:author="Beth Quinlan" w:date="2018-04-05T14:11:00Z">
              <w:r>
                <w:t>n</w:t>
              </w:r>
            </w:ins>
            <w:moveTo w:id="616" w:author="Beth Quinlan" w:date="2018-04-05T14:08:00Z">
              <w:del w:id="617" w:author="Beth Quinlan" w:date="2018-04-05T14:11:00Z">
                <w:r w:rsidDel="006A383E">
                  <w:delText>N</w:delText>
                </w:r>
              </w:del>
              <w:r>
                <w:t>ame (i.e. "</w:t>
              </w:r>
              <w:proofErr w:type="spellStart"/>
              <w:r>
                <w:t>dbvm</w:t>
              </w:r>
              <w:proofErr w:type="spellEnd"/>
              <w:r>
                <w:t>")</w:t>
              </w:r>
            </w:moveTo>
          </w:p>
          <w:p w14:paraId="77B0F80A" w14:textId="7489861D" w:rsidR="006A383E" w:rsidRDefault="006A383E" w:rsidP="006A383E">
            <w:pPr>
              <w:pStyle w:val="ListParagraph"/>
              <w:numPr>
                <w:ilvl w:val="0"/>
                <w:numId w:val="33"/>
              </w:numPr>
              <w:ind w:left="420"/>
              <w:contextualSpacing w:val="0"/>
              <w:rPr>
                <w:ins w:id="618" w:author="Beth Quinlan" w:date="2018-04-05T14:14:00Z"/>
              </w:rPr>
            </w:pPr>
            <w:moveTo w:id="619" w:author="Beth Quinlan" w:date="2018-04-05T14:08:00Z">
              <w:del w:id="620" w:author="Beth Quinlan" w:date="2018-04-05T14:11:00Z">
                <w:r w:rsidRPr="002F3D87" w:rsidDel="006A383E">
                  <w:rPr>
                    <w:b/>
                  </w:rPr>
                  <w:delText xml:space="preserve">Select the </w:delText>
                </w:r>
              </w:del>
              <w:r w:rsidRPr="002F3D87">
                <w:rPr>
                  <w:b/>
                </w:rPr>
                <w:t>VM disk type</w:t>
              </w:r>
            </w:moveTo>
            <w:ins w:id="621" w:author="Beth Quinlan" w:date="2018-04-05T14:11:00Z">
              <w:r>
                <w:t xml:space="preserve"> </w:t>
              </w:r>
            </w:ins>
            <w:ins w:id="622" w:author="Beth Quinlan" w:date="2018-04-05T15:21:00Z">
              <w:r w:rsidR="00870680">
                <w:t>-</w:t>
              </w:r>
            </w:ins>
            <w:ins w:id="623" w:author="Beth Quinlan" w:date="2018-04-05T14:11:00Z">
              <w:r>
                <w:t xml:space="preserve"> select </w:t>
              </w:r>
            </w:ins>
            <w:moveTo w:id="624" w:author="Beth Quinlan" w:date="2018-04-05T14:08:00Z">
              <w:del w:id="625" w:author="Beth Quinlan" w:date="2018-04-05T14:11:00Z">
                <w:r w:rsidDel="006A383E">
                  <w:delText xml:space="preserve"> to be </w:delText>
                </w:r>
              </w:del>
              <w:r>
                <w:t>‘</w:t>
              </w:r>
              <w:r w:rsidRPr="002F3D87">
                <w:rPr>
                  <w:b/>
                </w:rPr>
                <w:t>HDD</w:t>
              </w:r>
              <w:r>
                <w:t>’ (selecting SSD would require specific machine category choices and Premium storage)</w:t>
              </w:r>
            </w:moveTo>
          </w:p>
          <w:p w14:paraId="2113B2C0" w14:textId="3C7C17DB" w:rsidR="006A383E" w:rsidRDefault="006A383E" w:rsidP="006A383E">
            <w:pPr>
              <w:pStyle w:val="ListParagraph"/>
              <w:numPr>
                <w:ilvl w:val="0"/>
                <w:numId w:val="33"/>
              </w:numPr>
              <w:ind w:left="420"/>
              <w:contextualSpacing w:val="0"/>
              <w:rPr>
                <w:ins w:id="626" w:author="Beth Quinlan" w:date="2018-04-05T14:15:00Z"/>
              </w:rPr>
            </w:pPr>
            <w:ins w:id="627" w:author="Beth Quinlan" w:date="2018-04-05T14:15:00Z">
              <w:r w:rsidRPr="002F3D87">
                <w:rPr>
                  <w:b/>
                </w:rPr>
                <w:t>User Name</w:t>
              </w:r>
              <w:r>
                <w:t xml:space="preserve"> </w:t>
              </w:r>
            </w:ins>
            <w:ins w:id="628" w:author="Beth Quinlan" w:date="2018-04-05T15:21:00Z">
              <w:r w:rsidR="00870680">
                <w:t>-</w:t>
              </w:r>
            </w:ins>
            <w:ins w:id="629" w:author="Beth Quinlan" w:date="2018-04-05T14:15:00Z">
              <w:r>
                <w:t xml:space="preserve"> </w:t>
              </w:r>
            </w:ins>
            <w:ins w:id="630" w:author="Beth Quinlan" w:date="2018-04-05T15:21:00Z">
              <w:r w:rsidR="00870680">
                <w:t>a</w:t>
              </w:r>
            </w:ins>
            <w:ins w:id="631" w:author="Beth Quinlan" w:date="2018-04-05T14:15:00Z">
              <w:r>
                <w:t>n RDP username</w:t>
              </w:r>
            </w:ins>
          </w:p>
          <w:p w14:paraId="7DC59B1F" w14:textId="16C85034" w:rsidR="006A383E" w:rsidRDefault="006A383E" w:rsidP="006A383E">
            <w:pPr>
              <w:pStyle w:val="ListParagraph"/>
              <w:numPr>
                <w:ilvl w:val="0"/>
                <w:numId w:val="33"/>
              </w:numPr>
              <w:ind w:left="420"/>
              <w:contextualSpacing w:val="0"/>
              <w:rPr>
                <w:ins w:id="632" w:author="Beth Quinlan" w:date="2018-04-05T14:15:00Z"/>
              </w:rPr>
            </w:pPr>
            <w:ins w:id="633" w:author="Beth Quinlan" w:date="2018-04-05T14:15:00Z">
              <w:r w:rsidRPr="002F3D87">
                <w:rPr>
                  <w:b/>
                </w:rPr>
                <w:t>Password</w:t>
              </w:r>
              <w:r>
                <w:t xml:space="preserve"> </w:t>
              </w:r>
            </w:ins>
            <w:ins w:id="634" w:author="Beth Quinlan" w:date="2018-04-05T15:22:00Z">
              <w:r w:rsidR="00870680">
                <w:t>-</w:t>
              </w:r>
            </w:ins>
            <w:ins w:id="635" w:author="Beth Quinlan" w:date="2018-04-05T14:15:00Z">
              <w:r>
                <w:t xml:space="preserve"> </w:t>
              </w:r>
            </w:ins>
            <w:ins w:id="636" w:author="Beth Quinlan" w:date="2018-04-05T15:21:00Z">
              <w:r w:rsidR="00870680">
                <w:t>a</w:t>
              </w:r>
            </w:ins>
            <w:ins w:id="637" w:author="Beth Quinlan" w:date="2018-04-05T14:15:00Z">
              <w:r>
                <w:t>n RDP password</w:t>
              </w:r>
            </w:ins>
          </w:p>
          <w:p w14:paraId="2B8E2B40" w14:textId="1DB3C461" w:rsidR="006A383E" w:rsidRDefault="006A383E">
            <w:pPr>
              <w:pStyle w:val="ListParagraph"/>
              <w:numPr>
                <w:ilvl w:val="0"/>
                <w:numId w:val="33"/>
              </w:numPr>
              <w:ind w:left="420"/>
              <w:contextualSpacing w:val="0"/>
              <w:rPr>
                <w:moveTo w:id="638" w:author="Beth Quinlan" w:date="2018-04-05T14:08:00Z"/>
              </w:rPr>
              <w:pPrChange w:id="639" w:author="Beth Quinlan" w:date="2018-04-05T14:14:00Z">
                <w:pPr>
                  <w:pStyle w:val="ListParagraph"/>
                  <w:numPr>
                    <w:numId w:val="22"/>
                  </w:numPr>
                  <w:ind w:left="1440"/>
                  <w:contextualSpacing w:val="0"/>
                </w:pPr>
              </w:pPrChange>
            </w:pPr>
            <w:ins w:id="640" w:author="Beth Quinlan" w:date="2018-04-05T14:15:00Z">
              <w:r w:rsidRPr="002F3D87">
                <w:rPr>
                  <w:b/>
                </w:rPr>
                <w:t>Subscription</w:t>
              </w:r>
              <w:r>
                <w:t>:  Select your subscription name</w:t>
              </w:r>
            </w:ins>
          </w:p>
          <w:p w14:paraId="5B28815C" w14:textId="167F457E" w:rsidR="006A383E" w:rsidRPr="002F3D87" w:rsidDel="006A383E" w:rsidRDefault="006A383E">
            <w:pPr>
              <w:pStyle w:val="ListParagraph"/>
              <w:numPr>
                <w:ilvl w:val="0"/>
                <w:numId w:val="33"/>
              </w:numPr>
              <w:ind w:left="420"/>
              <w:contextualSpacing w:val="0"/>
              <w:rPr>
                <w:del w:id="641" w:author="Beth Quinlan" w:date="2018-04-05T14:13:00Z"/>
                <w:moveTo w:id="642" w:author="Beth Quinlan" w:date="2018-04-05T14:08:00Z"/>
                <w:b/>
              </w:rPr>
              <w:pPrChange w:id="643" w:author="Beth Quinlan" w:date="2018-04-05T14:14:00Z">
                <w:pPr>
                  <w:pStyle w:val="ListParagraph"/>
                  <w:numPr>
                    <w:numId w:val="22"/>
                  </w:numPr>
                  <w:ind w:left="1440"/>
                  <w:contextualSpacing w:val="0"/>
                </w:pPr>
              </w:pPrChange>
            </w:pPr>
            <w:moveTo w:id="644" w:author="Beth Quinlan" w:date="2018-04-05T14:08:00Z">
              <w:del w:id="645" w:author="Beth Quinlan" w:date="2018-04-05T14:15:00Z">
                <w:r w:rsidRPr="002F3D87" w:rsidDel="006A383E">
                  <w:rPr>
                    <w:b/>
                  </w:rPr>
                  <w:delText xml:space="preserve">An RDP username </w:delText>
                </w:r>
              </w:del>
              <w:del w:id="646" w:author="Beth Quinlan" w:date="2018-04-05T14:10:00Z">
                <w:r w:rsidRPr="002F3D87" w:rsidDel="006A383E">
                  <w:rPr>
                    <w:b/>
                  </w:rPr>
                  <w:delText xml:space="preserve">and </w:delText>
                </w:r>
              </w:del>
              <w:del w:id="647" w:author="Beth Quinlan" w:date="2018-04-05T14:15:00Z">
                <w:r w:rsidRPr="002F3D87" w:rsidDel="006A383E">
                  <w:rPr>
                    <w:b/>
                  </w:rPr>
                  <w:delText>password</w:delText>
                </w:r>
              </w:del>
            </w:moveTo>
          </w:p>
          <w:p w14:paraId="3BF77C37" w14:textId="70418C64" w:rsidR="006A383E" w:rsidRPr="002F3D87" w:rsidDel="006A383E" w:rsidRDefault="006A383E">
            <w:pPr>
              <w:pStyle w:val="ListParagraph"/>
              <w:numPr>
                <w:ilvl w:val="0"/>
                <w:numId w:val="32"/>
              </w:numPr>
              <w:tabs>
                <w:tab w:val="clear" w:pos="720"/>
              </w:tabs>
              <w:ind w:left="420"/>
              <w:contextualSpacing w:val="0"/>
              <w:rPr>
                <w:del w:id="648" w:author="Beth Quinlan" w:date="2018-04-05T14:12:00Z"/>
                <w:moveTo w:id="649" w:author="Beth Quinlan" w:date="2018-04-05T14:08:00Z"/>
                <w:b/>
              </w:rPr>
              <w:pPrChange w:id="650" w:author="Beth Quinlan" w:date="2018-04-05T14:14:00Z">
                <w:pPr>
                  <w:pStyle w:val="ListParagraph"/>
                  <w:numPr>
                    <w:numId w:val="22"/>
                  </w:numPr>
                  <w:ind w:left="1440"/>
                  <w:contextualSpacing w:val="0"/>
                </w:pPr>
              </w:pPrChange>
            </w:pPr>
            <w:moveTo w:id="651" w:author="Beth Quinlan" w:date="2018-04-05T14:08:00Z">
              <w:del w:id="652" w:author="Beth Quinlan" w:date="2018-04-05T14:15:00Z">
                <w:r w:rsidRPr="002F3D87" w:rsidDel="006A383E">
                  <w:rPr>
                    <w:b/>
                  </w:rPr>
                  <w:delText>Select your subscription name</w:delText>
                </w:r>
              </w:del>
              <w:del w:id="653" w:author="Beth Quinlan" w:date="2018-04-05T14:12:00Z">
                <w:r w:rsidRPr="002F3D87" w:rsidDel="006A383E">
                  <w:rPr>
                    <w:b/>
                  </w:rPr>
                  <w:delText>, resource group and data center</w:delText>
                </w:r>
              </w:del>
            </w:moveTo>
          </w:p>
          <w:p w14:paraId="43518B08" w14:textId="73D3AF97" w:rsidR="006A383E" w:rsidRDefault="006A383E">
            <w:pPr>
              <w:pStyle w:val="ListParagraph"/>
              <w:numPr>
                <w:ilvl w:val="0"/>
                <w:numId w:val="33"/>
              </w:numPr>
              <w:ind w:left="420"/>
              <w:contextualSpacing w:val="0"/>
              <w:rPr>
                <w:ins w:id="654" w:author="Beth Quinlan" w:date="2018-04-05T14:13:00Z"/>
              </w:rPr>
              <w:pPrChange w:id="655" w:author="Beth Quinlan" w:date="2018-04-05T14:14:00Z">
                <w:pPr>
                  <w:pStyle w:val="ListParagraph"/>
                  <w:numPr>
                    <w:numId w:val="22"/>
                  </w:numPr>
                  <w:ind w:left="420"/>
                  <w:contextualSpacing w:val="0"/>
                </w:pPr>
              </w:pPrChange>
            </w:pPr>
            <w:ins w:id="656" w:author="Beth Quinlan" w:date="2018-04-05T14:12:00Z">
              <w:r w:rsidRPr="002F3D87">
                <w:rPr>
                  <w:b/>
                </w:rPr>
                <w:t>Resource Group</w:t>
              </w:r>
              <w:r>
                <w:t xml:space="preserve"> </w:t>
              </w:r>
            </w:ins>
            <w:ins w:id="657" w:author="Beth Quinlan" w:date="2018-04-05T15:22:00Z">
              <w:r w:rsidR="00870680">
                <w:t>-</w:t>
              </w:r>
            </w:ins>
            <w:ins w:id="658" w:author="Beth Quinlan" w:date="2018-04-05T14:12:00Z">
              <w:r>
                <w:t xml:space="preserve"> choose </w:t>
              </w:r>
              <w:r w:rsidRPr="002F3D87">
                <w:rPr>
                  <w:b/>
                </w:rPr>
                <w:t xml:space="preserve">Use existing </w:t>
              </w:r>
              <w:r>
                <w:t xml:space="preserve">and </w:t>
              </w:r>
            </w:ins>
            <w:ins w:id="659" w:author="Beth Quinlan" w:date="2018-04-05T14:13:00Z">
              <w:r>
                <w:t>select your resource group</w:t>
              </w:r>
            </w:ins>
          </w:p>
          <w:p w14:paraId="4AB0990A" w14:textId="446D2F4B" w:rsidR="006A383E" w:rsidRDefault="006A383E">
            <w:pPr>
              <w:pStyle w:val="ListParagraph"/>
              <w:numPr>
                <w:ilvl w:val="0"/>
                <w:numId w:val="33"/>
              </w:numPr>
              <w:ind w:left="420"/>
              <w:contextualSpacing w:val="0"/>
              <w:rPr>
                <w:ins w:id="660" w:author="Beth Quinlan" w:date="2018-04-05T14:13:00Z"/>
              </w:rPr>
              <w:pPrChange w:id="661" w:author="Beth Quinlan" w:date="2018-04-05T14:14:00Z">
                <w:pPr>
                  <w:pStyle w:val="ListParagraph"/>
                  <w:numPr>
                    <w:numId w:val="22"/>
                  </w:numPr>
                  <w:ind w:left="420"/>
                  <w:contextualSpacing w:val="0"/>
                </w:pPr>
              </w:pPrChange>
            </w:pPr>
            <w:ins w:id="662" w:author="Beth Quinlan" w:date="2018-04-05T14:13:00Z">
              <w:r w:rsidRPr="002F3D87">
                <w:rPr>
                  <w:b/>
                </w:rPr>
                <w:t>Location</w:t>
              </w:r>
              <w:r>
                <w:t xml:space="preserve"> </w:t>
              </w:r>
            </w:ins>
            <w:ins w:id="663" w:author="Beth Quinlan" w:date="2018-04-05T15:22:00Z">
              <w:r w:rsidR="00870680">
                <w:t>-</w:t>
              </w:r>
            </w:ins>
            <w:ins w:id="664" w:author="Beth Quinlan" w:date="2018-04-05T14:13:00Z">
              <w:r>
                <w:t xml:space="preserve"> </w:t>
              </w:r>
            </w:ins>
            <w:ins w:id="665" w:author="Beth Quinlan" w:date="2018-04-05T15:22:00Z">
              <w:r w:rsidR="00870680">
                <w:t>s</w:t>
              </w:r>
            </w:ins>
            <w:ins w:id="666" w:author="Beth Quinlan" w:date="2018-04-05T14:13:00Z">
              <w:r>
                <w:t xml:space="preserve">elect </w:t>
              </w:r>
            </w:ins>
            <w:ins w:id="667" w:author="Beth Quinlan" w:date="2018-04-06T08:59:00Z">
              <w:r w:rsidR="002F3D87">
                <w:t>the</w:t>
              </w:r>
            </w:ins>
            <w:ins w:id="668" w:author="Beth Quinlan" w:date="2018-04-05T14:13:00Z">
              <w:r>
                <w:t xml:space="preserve"> region </w:t>
              </w:r>
            </w:ins>
            <w:ins w:id="669" w:author="Beth Quinlan" w:date="2018-04-06T08:59:00Z">
              <w:r w:rsidR="002F3D87">
                <w:t>used for your web server</w:t>
              </w:r>
            </w:ins>
          </w:p>
          <w:p w14:paraId="206522FF" w14:textId="06B2AECF" w:rsidR="006A383E" w:rsidDel="004B5842" w:rsidRDefault="006A383E">
            <w:pPr>
              <w:pStyle w:val="ListParagraph"/>
              <w:numPr>
                <w:ilvl w:val="0"/>
                <w:numId w:val="22"/>
              </w:numPr>
              <w:ind w:left="420"/>
              <w:contextualSpacing w:val="0"/>
              <w:rPr>
                <w:del w:id="670" w:author="Beth Quinlan" w:date="2018-04-05T14:16:00Z"/>
                <w:moveTo w:id="671" w:author="Beth Quinlan" w:date="2018-04-05T14:08:00Z"/>
              </w:rPr>
              <w:pPrChange w:id="672" w:author="Beth Quinlan" w:date="2018-04-05T14:12:00Z">
                <w:pPr>
                  <w:pStyle w:val="ListParagraph"/>
                  <w:numPr>
                    <w:numId w:val="22"/>
                  </w:numPr>
                  <w:ind w:left="1440"/>
                  <w:contextualSpacing w:val="0"/>
                </w:pPr>
              </w:pPrChange>
            </w:pPr>
            <w:moveTo w:id="673" w:author="Beth Quinlan" w:date="2018-04-05T14:08:00Z">
              <w:del w:id="674" w:author="Beth Quinlan" w:date="2018-04-05T14:16:00Z">
                <w:r w:rsidDel="004B5842">
                  <w:delText xml:space="preserve">Select the </w:delText>
                </w:r>
                <w:r w:rsidRPr="00255A8E" w:rsidDel="004B5842">
                  <w:rPr>
                    <w:b/>
                  </w:rPr>
                  <w:delText>OK</w:delText>
                </w:r>
                <w:r w:rsidDel="004B5842">
                  <w:delText xml:space="preserve"> button</w:delText>
                </w:r>
              </w:del>
            </w:moveTo>
          </w:p>
          <w:moveToRangeEnd w:id="610"/>
          <w:p w14:paraId="76A17577" w14:textId="77777777" w:rsidR="006A383E" w:rsidRDefault="006A383E">
            <w:pPr>
              <w:pStyle w:val="ListParagraph"/>
              <w:ind w:left="420" w:firstLine="0"/>
              <w:contextualSpacing w:val="0"/>
              <w:rPr>
                <w:ins w:id="675" w:author="Beth Quinlan" w:date="2018-04-05T14:08:00Z"/>
              </w:rPr>
              <w:pPrChange w:id="676" w:author="Beth Quinlan" w:date="2018-04-05T14:16:00Z">
                <w:pPr>
                  <w:pStyle w:val="ListParagraph"/>
                  <w:ind w:left="0" w:firstLine="0"/>
                </w:pPr>
              </w:pPrChange>
            </w:pPr>
          </w:p>
        </w:tc>
        <w:tc>
          <w:tcPr>
            <w:tcW w:w="4675" w:type="dxa"/>
          </w:tcPr>
          <w:p w14:paraId="7B4B0296" w14:textId="77777777" w:rsidR="006A383E" w:rsidRDefault="006A383E" w:rsidP="00EC11B2">
            <w:pPr>
              <w:pStyle w:val="ListParagraph"/>
              <w:ind w:left="0" w:firstLine="0"/>
              <w:rPr>
                <w:ins w:id="677" w:author="Beth Quinlan" w:date="2018-04-05T14:09:00Z"/>
              </w:rPr>
            </w:pPr>
            <w:ins w:id="678" w:author="Beth Quinlan" w:date="2018-04-05T14:09:00Z">
              <w:r>
                <w:rPr>
                  <w:noProof/>
                  <w:lang w:val="da-DK" w:eastAsia="da-DK"/>
                </w:rPr>
                <w:drawing>
                  <wp:inline distT="0" distB="0" distL="0" distR="0" wp14:anchorId="3E9068F8" wp14:editId="4517CEA1">
                    <wp:extent cx="2497421" cy="4810678"/>
                    <wp:effectExtent l="0" t="0" r="0" b="0"/>
                    <wp:docPr id="27" name="Picture 27" descr="C:\Users\larrywa\AppData\Local\Temp\SNAGHTML58ef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arrywa\AppData\Local\Temp\SNAGHTML58efde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06909" cy="4828955"/>
                            </a:xfrm>
                            <a:prstGeom prst="rect">
                              <a:avLst/>
                            </a:prstGeom>
                            <a:noFill/>
                            <a:ln>
                              <a:noFill/>
                            </a:ln>
                          </pic:spPr>
                        </pic:pic>
                      </a:graphicData>
                    </a:graphic>
                  </wp:inline>
                </w:drawing>
              </w:r>
            </w:ins>
          </w:p>
          <w:p w14:paraId="2B244BF2" w14:textId="3D5EDCD7" w:rsidR="006A383E" w:rsidRDefault="006A383E" w:rsidP="00EC11B2">
            <w:pPr>
              <w:pStyle w:val="ListParagraph"/>
              <w:ind w:left="0" w:firstLine="0"/>
              <w:rPr>
                <w:ins w:id="679" w:author="Beth Quinlan" w:date="2018-04-05T14:08:00Z"/>
              </w:rPr>
            </w:pPr>
          </w:p>
        </w:tc>
      </w:tr>
    </w:tbl>
    <w:p w14:paraId="096CD487" w14:textId="77777777" w:rsidR="006A383E" w:rsidRDefault="006A383E" w:rsidP="00EC11B2">
      <w:pPr>
        <w:pStyle w:val="ListParagraph"/>
        <w:ind w:firstLine="0"/>
      </w:pPr>
    </w:p>
    <w:p w14:paraId="0FE8F93E" w14:textId="324BD330" w:rsidR="004B5842" w:rsidRDefault="004B5842" w:rsidP="002F3D87">
      <w:pPr>
        <w:pStyle w:val="ListParagraph"/>
        <w:numPr>
          <w:ilvl w:val="0"/>
          <w:numId w:val="35"/>
        </w:numPr>
        <w:contextualSpacing w:val="0"/>
        <w:rPr>
          <w:ins w:id="680" w:author="Beth Quinlan" w:date="2018-04-05T14:16:00Z"/>
        </w:rPr>
      </w:pPr>
      <w:ins w:id="681" w:author="Beth Quinlan" w:date="2018-04-05T14:16:00Z">
        <w:r>
          <w:t xml:space="preserve">Click the </w:t>
        </w:r>
        <w:r w:rsidRPr="00130125">
          <w:rPr>
            <w:b/>
          </w:rPr>
          <w:t>OK</w:t>
        </w:r>
        <w:r>
          <w:t xml:space="preserve"> button.</w:t>
        </w:r>
      </w:ins>
    </w:p>
    <w:p w14:paraId="1876742D" w14:textId="2EABC976" w:rsidR="00152306" w:rsidDel="006A383E" w:rsidRDefault="00152306" w:rsidP="00152306">
      <w:pPr>
        <w:pStyle w:val="ListParagraph"/>
        <w:numPr>
          <w:ilvl w:val="0"/>
          <w:numId w:val="22"/>
        </w:numPr>
        <w:contextualSpacing w:val="0"/>
        <w:rPr>
          <w:moveFrom w:id="682" w:author="Beth Quinlan" w:date="2018-04-05T14:08:00Z"/>
        </w:rPr>
      </w:pPr>
      <w:moveFromRangeStart w:id="683" w:author="Beth Quinlan" w:date="2018-04-05T14:08:00Z" w:name="move510700665"/>
      <w:moveFrom w:id="684" w:author="Beth Quinlan" w:date="2018-04-05T14:08:00Z">
        <w:r w:rsidDel="006A383E">
          <w:t>The virtual machine Name (i.e. "dbvm")</w:t>
        </w:r>
      </w:moveFrom>
    </w:p>
    <w:p w14:paraId="1353AFD4" w14:textId="0F5C841E" w:rsidR="00152306" w:rsidDel="006A383E" w:rsidRDefault="00152306" w:rsidP="00152306">
      <w:pPr>
        <w:pStyle w:val="ListParagraph"/>
        <w:numPr>
          <w:ilvl w:val="0"/>
          <w:numId w:val="22"/>
        </w:numPr>
        <w:contextualSpacing w:val="0"/>
        <w:rPr>
          <w:moveFrom w:id="685" w:author="Beth Quinlan" w:date="2018-04-05T14:08:00Z"/>
        </w:rPr>
      </w:pPr>
      <w:moveFrom w:id="686" w:author="Beth Quinlan" w:date="2018-04-05T14:08:00Z">
        <w:r w:rsidDel="006A383E">
          <w:t>Select the VM disk type to be ‘HDD’ (selecting SSD would require specific machine category choices and Premium storage)</w:t>
        </w:r>
      </w:moveFrom>
    </w:p>
    <w:p w14:paraId="0C8D0474" w14:textId="6B453AFA" w:rsidR="00152306" w:rsidDel="006A383E" w:rsidRDefault="00152306" w:rsidP="00152306">
      <w:pPr>
        <w:pStyle w:val="ListParagraph"/>
        <w:numPr>
          <w:ilvl w:val="0"/>
          <w:numId w:val="22"/>
        </w:numPr>
        <w:contextualSpacing w:val="0"/>
        <w:rPr>
          <w:moveFrom w:id="687" w:author="Beth Quinlan" w:date="2018-04-05T14:08:00Z"/>
        </w:rPr>
      </w:pPr>
      <w:moveFrom w:id="688" w:author="Beth Quinlan" w:date="2018-04-05T14:08:00Z">
        <w:r w:rsidDel="006A383E">
          <w:t>An RDP username and password</w:t>
        </w:r>
      </w:moveFrom>
    </w:p>
    <w:p w14:paraId="18F07E9B" w14:textId="13B84E42" w:rsidR="00152306" w:rsidDel="006A383E" w:rsidRDefault="00152306" w:rsidP="00152306">
      <w:pPr>
        <w:pStyle w:val="ListParagraph"/>
        <w:numPr>
          <w:ilvl w:val="0"/>
          <w:numId w:val="22"/>
        </w:numPr>
        <w:contextualSpacing w:val="0"/>
        <w:rPr>
          <w:moveFrom w:id="689" w:author="Beth Quinlan" w:date="2018-04-05T14:08:00Z"/>
        </w:rPr>
      </w:pPr>
      <w:moveFrom w:id="690" w:author="Beth Quinlan" w:date="2018-04-05T14:08:00Z">
        <w:r w:rsidDel="006A383E">
          <w:t>Select your subscription name, resource group and data center</w:t>
        </w:r>
      </w:moveFrom>
    </w:p>
    <w:p w14:paraId="5D35B714" w14:textId="32F52B5B" w:rsidR="00152306" w:rsidDel="006A383E" w:rsidRDefault="00152306" w:rsidP="00152306">
      <w:pPr>
        <w:pStyle w:val="ListParagraph"/>
        <w:numPr>
          <w:ilvl w:val="0"/>
          <w:numId w:val="22"/>
        </w:numPr>
        <w:contextualSpacing w:val="0"/>
        <w:rPr>
          <w:moveFrom w:id="691" w:author="Beth Quinlan" w:date="2018-04-05T14:08:00Z"/>
        </w:rPr>
      </w:pPr>
      <w:moveFrom w:id="692" w:author="Beth Quinlan" w:date="2018-04-05T14:08:00Z">
        <w:r w:rsidDel="006A383E">
          <w:t xml:space="preserve">Select the </w:t>
        </w:r>
        <w:r w:rsidRPr="00474755" w:rsidDel="006A383E">
          <w:rPr>
            <w:b/>
          </w:rPr>
          <w:t>OK</w:t>
        </w:r>
        <w:r w:rsidDel="006A383E">
          <w:t xml:space="preserve"> button</w:t>
        </w:r>
      </w:moveFrom>
    </w:p>
    <w:moveFromRangeEnd w:id="683"/>
    <w:p w14:paraId="3DEC3702" w14:textId="0C84069C" w:rsidR="00EC11B2" w:rsidRDefault="00EC11B2" w:rsidP="00EC11B2">
      <w:pPr>
        <w:pStyle w:val="ListParagraph"/>
        <w:ind w:firstLine="0"/>
      </w:pPr>
    </w:p>
    <w:p w14:paraId="1810BF06" w14:textId="21F1967B" w:rsidR="00DC5592" w:rsidRDefault="00152306" w:rsidP="00152306">
      <w:pPr>
        <w:pStyle w:val="ListParagraph"/>
        <w:ind w:left="1080" w:firstLine="0"/>
      </w:pPr>
      <w:del w:id="693" w:author="Beth Quinlan" w:date="2018-04-05T14:19:00Z">
        <w:r w:rsidDel="004B5842">
          <w:rPr>
            <w:noProof/>
            <w:lang w:val="da-DK" w:eastAsia="da-DK"/>
          </w:rPr>
          <w:drawing>
            <wp:inline distT="0" distB="0" distL="0" distR="0" wp14:anchorId="30A8B574" wp14:editId="4C26AF72">
              <wp:extent cx="2497421" cy="4810678"/>
              <wp:effectExtent l="0" t="0" r="0" b="0"/>
              <wp:docPr id="72" name="Picture 72" descr="C:\Users\larrywa\AppData\Local\Temp\SNAGHTML58ef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arrywa\AppData\Local\Temp\SNAGHTML58efde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06909" cy="4828955"/>
                      </a:xfrm>
                      <a:prstGeom prst="rect">
                        <a:avLst/>
                      </a:prstGeom>
                      <a:noFill/>
                      <a:ln>
                        <a:noFill/>
                      </a:ln>
                    </pic:spPr>
                  </pic:pic>
                </a:graphicData>
              </a:graphic>
            </wp:inline>
          </w:drawing>
        </w:r>
      </w:del>
    </w:p>
    <w:p w14:paraId="2A071834" w14:textId="77777777" w:rsidR="00EC11B2" w:rsidRDefault="00EC11B2" w:rsidP="00EC11B2">
      <w:pPr>
        <w:pStyle w:val="ListParagraph"/>
        <w:ind w:firstLine="0"/>
      </w:pPr>
    </w:p>
    <w:p w14:paraId="6D383983" w14:textId="77777777" w:rsidR="00EC11B2" w:rsidRDefault="00EC11B2" w:rsidP="00EC11B2">
      <w:r>
        <w:br w:type="page"/>
      </w:r>
    </w:p>
    <w:p w14:paraId="186C720D" w14:textId="2D541F48" w:rsidR="004B5842" w:rsidRDefault="00EC11B2" w:rsidP="004B5842">
      <w:pPr>
        <w:pStyle w:val="ListParagraph"/>
        <w:numPr>
          <w:ilvl w:val="0"/>
          <w:numId w:val="36"/>
        </w:numPr>
        <w:rPr>
          <w:ins w:id="694" w:author="Beth Quinlan" w:date="2018-04-05T14:20:00Z"/>
        </w:rPr>
      </w:pPr>
      <w:del w:id="695" w:author="Beth Quinlan" w:date="2018-04-05T14:20:00Z">
        <w:r w:rsidDel="004B5842">
          <w:lastRenderedPageBreak/>
          <w:delText>For the</w:delText>
        </w:r>
      </w:del>
      <w:ins w:id="696" w:author="Beth Quinlan" w:date="2018-04-05T14:20:00Z">
        <w:r w:rsidR="004B5842">
          <w:t>To choose a</w:t>
        </w:r>
      </w:ins>
      <w:r>
        <w:t xml:space="preserve"> virtual machine size</w:t>
      </w:r>
      <w:del w:id="697" w:author="Beth Quinlan" w:date="2018-04-05T14:20:00Z">
        <w:r w:rsidDel="004B5842">
          <w:delText>,</w:delText>
        </w:r>
      </w:del>
      <w:ins w:id="698" w:author="Beth Quinlan" w:date="2018-04-05T14:20:00Z">
        <w:r w:rsidR="004B5842">
          <w:t>:</w:t>
        </w:r>
      </w:ins>
    </w:p>
    <w:p w14:paraId="45F38CF1" w14:textId="25B30228" w:rsidR="004B5842" w:rsidRDefault="004B5842" w:rsidP="004B5842">
      <w:pPr>
        <w:pStyle w:val="ListParagraph"/>
        <w:numPr>
          <w:ilvl w:val="1"/>
          <w:numId w:val="36"/>
        </w:numPr>
        <w:rPr>
          <w:ins w:id="699" w:author="Beth Quinlan" w:date="2018-04-05T14:21:00Z"/>
        </w:rPr>
      </w:pPr>
      <w:ins w:id="700" w:author="Beth Quinlan" w:date="2018-04-05T14:21:00Z">
        <w:r>
          <w:t xml:space="preserve">Ensure the </w:t>
        </w:r>
        <w:r w:rsidRPr="004B5842">
          <w:rPr>
            <w:b/>
            <w:rPrChange w:id="701" w:author="Beth Quinlan" w:date="2018-04-05T14:21:00Z">
              <w:rPr/>
            </w:rPrChange>
          </w:rPr>
          <w:t>Size</w:t>
        </w:r>
        <w:r>
          <w:t xml:space="preserve"> blade is open.</w:t>
        </w:r>
      </w:ins>
    </w:p>
    <w:p w14:paraId="6AF18DF4" w14:textId="1CBF0AB8" w:rsidR="004B5842" w:rsidRDefault="004B5842" w:rsidP="004B5842">
      <w:pPr>
        <w:pStyle w:val="ListParagraph"/>
        <w:numPr>
          <w:ilvl w:val="1"/>
          <w:numId w:val="36"/>
        </w:numPr>
        <w:rPr>
          <w:ins w:id="702" w:author="Beth Quinlan" w:date="2018-04-05T14:20:00Z"/>
        </w:rPr>
      </w:pPr>
      <w:ins w:id="703" w:author="Beth Quinlan" w:date="2018-04-05T14:21:00Z">
        <w:r>
          <w:t xml:space="preserve">If necessary, select </w:t>
        </w:r>
        <w:r w:rsidRPr="004B5842">
          <w:rPr>
            <w:b/>
            <w:rPrChange w:id="704" w:author="Beth Quinlan" w:date="2018-04-05T14:22:00Z">
              <w:rPr/>
            </w:rPrChange>
          </w:rPr>
          <w:t>View all</w:t>
        </w:r>
        <w:r>
          <w:t>.</w:t>
        </w:r>
      </w:ins>
      <w:ins w:id="705" w:author="Beth Quinlan" w:date="2018-04-05T14:22:00Z">
        <w:r w:rsidRPr="004B5842">
          <w:t xml:space="preserve"> </w:t>
        </w:r>
      </w:ins>
      <w:moveToRangeStart w:id="706" w:author="Beth Quinlan" w:date="2018-04-05T14:22:00Z" w:name="move510701470"/>
      <w:moveTo w:id="707" w:author="Beth Quinlan" w:date="2018-04-05T14:22:00Z">
        <w:r>
          <w:t>You may need to select the View all link to see all the machine options.</w:t>
        </w:r>
      </w:moveTo>
      <w:moveToRangeEnd w:id="706"/>
    </w:p>
    <w:p w14:paraId="21034064" w14:textId="61B10D89" w:rsidR="00EC11B2" w:rsidRDefault="00EC11B2">
      <w:pPr>
        <w:pStyle w:val="ListParagraph"/>
        <w:numPr>
          <w:ilvl w:val="1"/>
          <w:numId w:val="36"/>
        </w:numPr>
        <w:pPrChange w:id="708" w:author="Beth Quinlan" w:date="2018-04-05T14:20:00Z">
          <w:pPr>
            <w:pStyle w:val="ListParagraph"/>
            <w:numPr>
              <w:numId w:val="18"/>
            </w:numPr>
            <w:tabs>
              <w:tab w:val="num" w:pos="720"/>
            </w:tabs>
          </w:pPr>
        </w:pPrChange>
      </w:pPr>
      <w:del w:id="709" w:author="Beth Quinlan" w:date="2018-04-05T14:20:00Z">
        <w:r w:rsidDel="004B5842">
          <w:delText xml:space="preserve"> s</w:delText>
        </w:r>
      </w:del>
      <w:ins w:id="710" w:author="Beth Quinlan" w:date="2018-04-05T14:20:00Z">
        <w:r w:rsidR="004B5842">
          <w:t>S</w:t>
        </w:r>
      </w:ins>
      <w:r>
        <w:t xml:space="preserve">elect </w:t>
      </w:r>
      <w:r w:rsidRPr="009C1BD3">
        <w:rPr>
          <w:b/>
        </w:rPr>
        <w:t>D</w:t>
      </w:r>
      <w:r w:rsidR="001B7985" w:rsidRPr="009C1BD3">
        <w:rPr>
          <w:b/>
        </w:rPr>
        <w:t>2</w:t>
      </w:r>
      <w:r w:rsidRPr="009C1BD3">
        <w:rPr>
          <w:b/>
        </w:rPr>
        <w:t xml:space="preserve"> Standard</w:t>
      </w:r>
      <w:r>
        <w:t xml:space="preserve"> and the</w:t>
      </w:r>
      <w:ins w:id="711" w:author="Beth Quinlan" w:date="2018-04-05T14:22:00Z">
        <w:r w:rsidR="004B5842">
          <w:t>n</w:t>
        </w:r>
      </w:ins>
      <w:r>
        <w:t xml:space="preserve"> click the </w:t>
      </w:r>
      <w:r w:rsidR="001B7985" w:rsidRPr="001B7985">
        <w:rPr>
          <w:b/>
        </w:rPr>
        <w:t>S</w:t>
      </w:r>
      <w:r w:rsidRPr="001B7985">
        <w:rPr>
          <w:b/>
        </w:rPr>
        <w:t>elect</w:t>
      </w:r>
      <w:r>
        <w:t xml:space="preserve"> button at the bottom of the blade.</w:t>
      </w:r>
      <w:r w:rsidR="001B7985">
        <w:t xml:space="preserve"> </w:t>
      </w:r>
      <w:moveFromRangeStart w:id="712" w:author="Beth Quinlan" w:date="2018-04-05T14:22:00Z" w:name="move510701470"/>
      <w:moveFrom w:id="713" w:author="Beth Quinlan" w:date="2018-04-05T14:22:00Z">
        <w:r w:rsidR="001B7985" w:rsidDel="004B5842">
          <w:t>You may need to select the View all link to see all the machine options.</w:t>
        </w:r>
      </w:moveFrom>
      <w:moveFromRangeEnd w:id="712"/>
    </w:p>
    <w:p w14:paraId="24BEE3F4" w14:textId="7A1509F6" w:rsidR="00EC11B2" w:rsidRDefault="00EC11B2" w:rsidP="00EC11B2">
      <w:pPr>
        <w:pStyle w:val="ListParagraph"/>
        <w:ind w:firstLine="0"/>
      </w:pPr>
    </w:p>
    <w:p w14:paraId="2499732F" w14:textId="5175190D" w:rsidR="001B7985" w:rsidRDefault="001B7985" w:rsidP="00EC11B2">
      <w:pPr>
        <w:pStyle w:val="ListParagraph"/>
        <w:ind w:firstLine="0"/>
      </w:pPr>
      <w:r>
        <w:rPr>
          <w:noProof/>
          <w:lang w:val="da-DK" w:eastAsia="da-DK"/>
        </w:rPr>
        <w:drawing>
          <wp:inline distT="0" distB="0" distL="0" distR="0" wp14:anchorId="144EF665" wp14:editId="27505F77">
            <wp:extent cx="5304896" cy="3522428"/>
            <wp:effectExtent l="0" t="0" r="0" b="190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15380" cy="3529389"/>
                    </a:xfrm>
                    <a:prstGeom prst="rect">
                      <a:avLst/>
                    </a:prstGeom>
                  </pic:spPr>
                </pic:pic>
              </a:graphicData>
            </a:graphic>
          </wp:inline>
        </w:drawing>
      </w:r>
    </w:p>
    <w:p w14:paraId="3DB8A66F" w14:textId="69951A25" w:rsidR="00EC11B2" w:rsidRDefault="00EC11B2" w:rsidP="00EC11B2"/>
    <w:p w14:paraId="4206B2DE" w14:textId="77777777" w:rsidR="001B7985" w:rsidRDefault="001B7985">
      <w:r>
        <w:br w:type="page"/>
      </w:r>
    </w:p>
    <w:p w14:paraId="6FD5BBD9" w14:textId="2BA708BB" w:rsidR="00EC11B2" w:rsidRDefault="00EC11B2">
      <w:pPr>
        <w:pStyle w:val="ListParagraph"/>
        <w:numPr>
          <w:ilvl w:val="0"/>
          <w:numId w:val="36"/>
        </w:numPr>
        <w:contextualSpacing w:val="0"/>
        <w:pPrChange w:id="714" w:author="Beth Quinlan" w:date="2018-04-05T14:19:00Z">
          <w:pPr>
            <w:pStyle w:val="ListParagraph"/>
            <w:numPr>
              <w:numId w:val="18"/>
            </w:numPr>
            <w:tabs>
              <w:tab w:val="num" w:pos="720"/>
            </w:tabs>
            <w:contextualSpacing w:val="0"/>
          </w:pPr>
        </w:pPrChange>
      </w:pPr>
      <w:r>
        <w:lastRenderedPageBreak/>
        <w:t xml:space="preserve">Now you are on the MOST IMPORTANT blade, the </w:t>
      </w:r>
      <w:r w:rsidRPr="00714D78">
        <w:rPr>
          <w:b/>
        </w:rPr>
        <w:t>Settings</w:t>
      </w:r>
      <w:r>
        <w:t xml:space="preserve"> blade.</w:t>
      </w:r>
    </w:p>
    <w:p w14:paraId="759477A1" w14:textId="77777777" w:rsidR="00EC11B2" w:rsidRDefault="00EC11B2" w:rsidP="00EC11B2">
      <w:pPr>
        <w:pStyle w:val="ListParagraph"/>
        <w:ind w:firstLine="0"/>
        <w:contextualSpacing w:val="0"/>
      </w:pPr>
    </w:p>
    <w:tbl>
      <w:tblPr>
        <w:tblStyle w:val="TableGrid"/>
        <w:tblW w:w="0" w:type="auto"/>
        <w:tblInd w:w="720" w:type="dxa"/>
        <w:tblLook w:val="04A0" w:firstRow="1" w:lastRow="0" w:firstColumn="1" w:lastColumn="0" w:noHBand="0" w:noVBand="1"/>
      </w:tblPr>
      <w:tblGrid>
        <w:gridCol w:w="4105"/>
        <w:gridCol w:w="4525"/>
      </w:tblGrid>
      <w:tr w:rsidR="005527A6" w14:paraId="5EFF7AC2" w14:textId="77777777" w:rsidTr="00AF3163">
        <w:tc>
          <w:tcPr>
            <w:tcW w:w="4675" w:type="dxa"/>
          </w:tcPr>
          <w:p w14:paraId="5BBE48CF" w14:textId="6A7DF6B0" w:rsidR="00EC11B2" w:rsidRDefault="00EC11B2" w:rsidP="00AF3163">
            <w:pPr>
              <w:pStyle w:val="ListParagraph"/>
              <w:ind w:left="0" w:firstLine="0"/>
              <w:contextualSpacing w:val="0"/>
            </w:pPr>
            <w:r>
              <w:t>Confirm</w:t>
            </w:r>
            <w:ins w:id="715" w:author="Beth Quinlan" w:date="2018-04-05T14:23:00Z">
              <w:r w:rsidR="004B5842">
                <w:t>/Enter</w:t>
              </w:r>
            </w:ins>
            <w:r>
              <w:t xml:space="preserve"> the following:</w:t>
            </w:r>
          </w:p>
          <w:p w14:paraId="0C66BBCE" w14:textId="14514507" w:rsidR="004B5842" w:rsidRDefault="00EC11B2">
            <w:pPr>
              <w:pStyle w:val="ListParagraph"/>
              <w:numPr>
                <w:ilvl w:val="0"/>
                <w:numId w:val="38"/>
              </w:numPr>
              <w:tabs>
                <w:tab w:val="clear" w:pos="1080"/>
              </w:tabs>
              <w:spacing w:before="120"/>
              <w:ind w:left="510"/>
              <w:contextualSpacing w:val="0"/>
              <w:rPr>
                <w:ins w:id="716" w:author="Beth Quinlan" w:date="2018-04-05T14:24:00Z"/>
              </w:rPr>
              <w:pPrChange w:id="717" w:author="Beth Quinlan" w:date="2018-04-05T14:25:00Z">
                <w:pPr>
                  <w:pStyle w:val="ListParagraph"/>
                  <w:numPr>
                    <w:numId w:val="38"/>
                  </w:numPr>
                  <w:tabs>
                    <w:tab w:val="num" w:pos="1080"/>
                  </w:tabs>
                  <w:spacing w:before="120"/>
                  <w:ind w:left="1080"/>
                  <w:contextualSpacing w:val="0"/>
                </w:pPr>
              </w:pPrChange>
            </w:pPr>
            <w:del w:id="718" w:author="Beth Quinlan" w:date="2018-04-05T15:22:00Z">
              <w:r w:rsidRPr="00870680" w:rsidDel="00870680">
                <w:rPr>
                  <w:b/>
                  <w:rPrChange w:id="719" w:author="Beth Quinlan" w:date="2018-04-05T15:22:00Z">
                    <w:rPr/>
                  </w:rPrChange>
                </w:rPr>
                <w:delText xml:space="preserve">Storage account – </w:delText>
              </w:r>
            </w:del>
            <w:ins w:id="720" w:author="Beth Quinlan" w:date="2018-04-05T14:24:00Z">
              <w:r w:rsidR="004B5842" w:rsidRPr="00870680">
                <w:rPr>
                  <w:b/>
                  <w:rPrChange w:id="721" w:author="Beth Quinlan" w:date="2018-04-05T15:22:00Z">
                    <w:rPr/>
                  </w:rPrChange>
                </w:rPr>
                <w:t>Storage</w:t>
              </w:r>
            </w:ins>
            <w:ins w:id="722" w:author="Beth Quinlan" w:date="2018-04-05T15:22:00Z">
              <w:r w:rsidR="00870680">
                <w:t xml:space="preserve"> -</w:t>
              </w:r>
            </w:ins>
          </w:p>
          <w:p w14:paraId="5C3F88F4" w14:textId="787A2764" w:rsidR="004B5842" w:rsidRDefault="004B5842">
            <w:pPr>
              <w:ind w:left="510" w:firstLine="0"/>
              <w:rPr>
                <w:ins w:id="723" w:author="Beth Quinlan" w:date="2018-04-05T14:24:00Z"/>
              </w:rPr>
              <w:pPrChange w:id="724" w:author="Beth Quinlan" w:date="2018-04-05T14:25:00Z">
                <w:pPr>
                  <w:ind w:firstLine="0"/>
                </w:pPr>
              </w:pPrChange>
            </w:pPr>
            <w:ins w:id="725" w:author="Beth Quinlan" w:date="2018-04-05T14:24:00Z">
              <w:r>
                <w:t xml:space="preserve">- Change </w:t>
              </w:r>
            </w:ins>
            <w:ins w:id="726" w:author="Beth Quinlan" w:date="2018-04-06T09:02:00Z">
              <w:r w:rsidR="002F3D87" w:rsidRPr="002F3D87">
                <w:rPr>
                  <w:b/>
                  <w:rPrChange w:id="727" w:author="Beth Quinlan" w:date="2018-04-06T09:02:00Z">
                    <w:rPr/>
                  </w:rPrChange>
                </w:rPr>
                <w:t xml:space="preserve">Use </w:t>
              </w:r>
            </w:ins>
            <w:ins w:id="728" w:author="Beth Quinlan" w:date="2018-04-05T14:24:00Z">
              <w:r w:rsidRPr="002F3D87">
                <w:rPr>
                  <w:b/>
                  <w:rPrChange w:id="729" w:author="Beth Quinlan" w:date="2018-04-06T09:02:00Z">
                    <w:rPr/>
                  </w:rPrChange>
                </w:rPr>
                <w:t>Managed Disks</w:t>
              </w:r>
              <w:r>
                <w:t xml:space="preserve"> to </w:t>
              </w:r>
              <w:r w:rsidRPr="00130125">
                <w:rPr>
                  <w:b/>
                </w:rPr>
                <w:t>No</w:t>
              </w:r>
            </w:ins>
          </w:p>
          <w:p w14:paraId="38BDDB45" w14:textId="7BD78A61" w:rsidR="00EC11B2" w:rsidRDefault="004B5842">
            <w:pPr>
              <w:ind w:left="690" w:hanging="150"/>
              <w:pPrChange w:id="730" w:author="Beth Quinlan" w:date="2018-04-05T14:26:00Z">
                <w:pPr>
                  <w:pStyle w:val="ListParagraph"/>
                  <w:numPr>
                    <w:numId w:val="17"/>
                  </w:numPr>
                  <w:tabs>
                    <w:tab w:val="num" w:pos="1080"/>
                  </w:tabs>
                  <w:spacing w:before="120"/>
                  <w:ind w:left="1080"/>
                  <w:contextualSpacing w:val="0"/>
                </w:pPr>
              </w:pPrChange>
            </w:pPr>
            <w:ins w:id="731" w:author="Beth Quinlan" w:date="2018-04-05T14:24:00Z">
              <w:r>
                <w:t xml:space="preserve">- </w:t>
              </w:r>
              <w:r w:rsidRPr="002F3D87">
                <w:rPr>
                  <w:b/>
                  <w:rPrChange w:id="732" w:author="Beth Quinlan" w:date="2018-04-06T09:02:00Z">
                    <w:rPr/>
                  </w:rPrChange>
                </w:rPr>
                <w:t>Storage account</w:t>
              </w:r>
              <w:r>
                <w:t xml:space="preserve"> – </w:t>
              </w:r>
            </w:ins>
            <w:ins w:id="733" w:author="Beth Quinlan" w:date="2018-04-05T14:25:00Z">
              <w:r>
                <w:t xml:space="preserve">select </w:t>
              </w:r>
            </w:ins>
            <w:ins w:id="734" w:author="Beth Quinlan" w:date="2018-04-05T14:24:00Z">
              <w:r>
                <w:t xml:space="preserve">the previous storage account you created.  </w:t>
              </w:r>
            </w:ins>
            <w:del w:id="735" w:author="Beth Quinlan" w:date="2018-04-05T14:24:00Z">
              <w:r w:rsidR="00EC11B2" w:rsidDel="004B5842">
                <w:delText>the previous storage account you created</w:delText>
              </w:r>
              <w:r w:rsidR="00152306" w:rsidDel="004B5842">
                <w:delText xml:space="preserve">. </w:delText>
              </w:r>
            </w:del>
            <w:r w:rsidR="00152306">
              <w:t>The portal will more than likely try to put the machine in a different storage account to enhance IOPs</w:t>
            </w:r>
            <w:ins w:id="736" w:author="Beth Quinlan" w:date="2018-04-05T14:25:00Z">
              <w:r>
                <w:t>.</w:t>
              </w:r>
            </w:ins>
          </w:p>
          <w:p w14:paraId="6691C4D9" w14:textId="10C48E55" w:rsidR="00EC11B2" w:rsidRDefault="00EC11B2">
            <w:pPr>
              <w:pStyle w:val="ListParagraph"/>
              <w:numPr>
                <w:ilvl w:val="0"/>
                <w:numId w:val="37"/>
              </w:numPr>
              <w:tabs>
                <w:tab w:val="clear" w:pos="1080"/>
              </w:tabs>
              <w:spacing w:before="120"/>
              <w:ind w:left="510"/>
              <w:contextualSpacing w:val="0"/>
              <w:pPrChange w:id="737" w:author="Beth Quinlan" w:date="2018-04-05T14:27:00Z">
                <w:pPr>
                  <w:pStyle w:val="ListParagraph"/>
                  <w:numPr>
                    <w:numId w:val="17"/>
                  </w:numPr>
                  <w:tabs>
                    <w:tab w:val="num" w:pos="1080"/>
                  </w:tabs>
                  <w:spacing w:before="120"/>
                  <w:ind w:left="1080"/>
                  <w:contextualSpacing w:val="0"/>
                </w:pPr>
              </w:pPrChange>
            </w:pPr>
            <w:r w:rsidRPr="00A03B47">
              <w:rPr>
                <w:b/>
                <w:rPrChange w:id="738" w:author="Beth Quinlan" w:date="2018-04-05T15:39:00Z">
                  <w:rPr/>
                </w:rPrChange>
              </w:rPr>
              <w:t>Virtual network</w:t>
            </w:r>
            <w:r>
              <w:t xml:space="preserve"> – </w:t>
            </w:r>
            <w:ins w:id="739" w:author="Beth Quinlan" w:date="2018-04-05T14:27:00Z">
              <w:r w:rsidR="0041637A">
                <w:t xml:space="preserve">select </w:t>
              </w:r>
            </w:ins>
            <w:r>
              <w:t>the previous virtual network you created</w:t>
            </w:r>
          </w:p>
          <w:p w14:paraId="0139B06C" w14:textId="0CDF54C3" w:rsidR="00EC11B2" w:rsidRDefault="00EC11B2">
            <w:pPr>
              <w:pStyle w:val="ListParagraph"/>
              <w:numPr>
                <w:ilvl w:val="0"/>
                <w:numId w:val="37"/>
              </w:numPr>
              <w:tabs>
                <w:tab w:val="clear" w:pos="1080"/>
              </w:tabs>
              <w:spacing w:before="120"/>
              <w:ind w:left="510"/>
              <w:contextualSpacing w:val="0"/>
              <w:pPrChange w:id="740" w:author="Beth Quinlan" w:date="2018-04-05T14:24:00Z">
                <w:pPr>
                  <w:pStyle w:val="ListParagraph"/>
                  <w:numPr>
                    <w:numId w:val="17"/>
                  </w:numPr>
                  <w:tabs>
                    <w:tab w:val="num" w:pos="1080"/>
                  </w:tabs>
                  <w:spacing w:before="120"/>
                  <w:ind w:left="1080"/>
                  <w:contextualSpacing w:val="0"/>
                </w:pPr>
              </w:pPrChange>
            </w:pPr>
            <w:r w:rsidRPr="00A03B47">
              <w:rPr>
                <w:b/>
                <w:rPrChange w:id="741" w:author="Beth Quinlan" w:date="2018-04-05T15:39:00Z">
                  <w:rPr/>
                </w:rPrChange>
              </w:rPr>
              <w:t>Subnet</w:t>
            </w:r>
            <w:r>
              <w:t xml:space="preserve"> – </w:t>
            </w:r>
            <w:del w:id="742" w:author="Beth Quinlan" w:date="2018-04-05T14:27:00Z">
              <w:r w:rsidDel="0041637A">
                <w:delText>needs to be</w:delText>
              </w:r>
            </w:del>
            <w:ins w:id="743" w:author="Beth Quinlan" w:date="2018-04-05T14:27:00Z">
              <w:r w:rsidR="0041637A">
                <w:t>select</w:t>
              </w:r>
            </w:ins>
            <w:r>
              <w:t xml:space="preserve"> </w:t>
            </w:r>
            <w:proofErr w:type="spellStart"/>
            <w:r w:rsidR="001B7985" w:rsidRPr="001B7985">
              <w:rPr>
                <w:b/>
              </w:rPr>
              <w:t>DB</w:t>
            </w:r>
            <w:r w:rsidRPr="001B7985">
              <w:rPr>
                <w:b/>
              </w:rPr>
              <w:t>Subnet</w:t>
            </w:r>
            <w:proofErr w:type="spellEnd"/>
            <w:r w:rsidR="001B7985">
              <w:t xml:space="preserve">. This is important, </w:t>
            </w:r>
            <w:ins w:id="744" w:author="Beth Quinlan" w:date="2018-04-05T14:27:00Z">
              <w:r w:rsidR="0041637A">
                <w:t xml:space="preserve">because </w:t>
              </w:r>
            </w:ins>
            <w:r w:rsidR="001B7985">
              <w:t>we want the IIS machine to be in a different subnet than the DB machine.</w:t>
            </w:r>
          </w:p>
          <w:p w14:paraId="1D31CED1" w14:textId="3C789118" w:rsidR="00EC11B2" w:rsidRDefault="00EC11B2">
            <w:pPr>
              <w:pStyle w:val="ListParagraph"/>
              <w:numPr>
                <w:ilvl w:val="0"/>
                <w:numId w:val="37"/>
              </w:numPr>
              <w:tabs>
                <w:tab w:val="clear" w:pos="1080"/>
              </w:tabs>
              <w:spacing w:before="120"/>
              <w:ind w:left="510"/>
              <w:contextualSpacing w:val="0"/>
              <w:pPrChange w:id="745" w:author="Beth Quinlan" w:date="2018-04-05T14:24:00Z">
                <w:pPr>
                  <w:pStyle w:val="ListParagraph"/>
                  <w:numPr>
                    <w:numId w:val="17"/>
                  </w:numPr>
                  <w:tabs>
                    <w:tab w:val="num" w:pos="1080"/>
                  </w:tabs>
                  <w:spacing w:before="120"/>
                  <w:ind w:left="1080"/>
                  <w:contextualSpacing w:val="0"/>
                </w:pPr>
              </w:pPrChange>
            </w:pPr>
            <w:r w:rsidRPr="00A03B47">
              <w:rPr>
                <w:b/>
                <w:rPrChange w:id="746" w:author="Beth Quinlan" w:date="2018-04-05T15:39:00Z">
                  <w:rPr/>
                </w:rPrChange>
              </w:rPr>
              <w:t>Public IP address</w:t>
            </w:r>
            <w:r>
              <w:t xml:space="preserve"> – leave as </w:t>
            </w:r>
            <w:del w:id="747" w:author="Beth Quinlan" w:date="2018-04-05T14:27:00Z">
              <w:r w:rsidDel="0041637A">
                <w:delText>i</w:delText>
              </w:r>
            </w:del>
            <w:ins w:id="748" w:author="Beth Quinlan" w:date="2018-04-05T14:28:00Z">
              <w:r w:rsidR="0041637A">
                <w:t>is;</w:t>
              </w:r>
            </w:ins>
            <w:del w:id="749" w:author="Beth Quinlan" w:date="2018-04-05T14:27:00Z">
              <w:r w:rsidDel="0041637A">
                <w:delText>s,</w:delText>
              </w:r>
            </w:del>
            <w:r>
              <w:t xml:space="preserve"> you need a public IP address in this case to do RDP</w:t>
            </w:r>
          </w:p>
          <w:p w14:paraId="2D180C73" w14:textId="158F7832" w:rsidR="00EC11B2" w:rsidRDefault="00EC11B2">
            <w:pPr>
              <w:pStyle w:val="ListParagraph"/>
              <w:numPr>
                <w:ilvl w:val="0"/>
                <w:numId w:val="37"/>
              </w:numPr>
              <w:tabs>
                <w:tab w:val="clear" w:pos="1080"/>
              </w:tabs>
              <w:spacing w:before="120"/>
              <w:ind w:left="510"/>
              <w:contextualSpacing w:val="0"/>
              <w:pPrChange w:id="750" w:author="Beth Quinlan" w:date="2018-04-05T14:24:00Z">
                <w:pPr>
                  <w:pStyle w:val="ListParagraph"/>
                  <w:numPr>
                    <w:numId w:val="17"/>
                  </w:numPr>
                  <w:tabs>
                    <w:tab w:val="num" w:pos="1080"/>
                  </w:tabs>
                  <w:spacing w:before="120"/>
                  <w:ind w:left="1080"/>
                  <w:contextualSpacing w:val="0"/>
                </w:pPr>
              </w:pPrChange>
            </w:pPr>
            <w:r w:rsidRPr="00A03B47">
              <w:rPr>
                <w:b/>
                <w:rPrChange w:id="751" w:author="Beth Quinlan" w:date="2018-04-05T15:39:00Z">
                  <w:rPr/>
                </w:rPrChange>
              </w:rPr>
              <w:t>Network security group</w:t>
            </w:r>
            <w:r>
              <w:t xml:space="preserve"> – leave as is</w:t>
            </w:r>
            <w:ins w:id="752" w:author="Beth Quinlan" w:date="2018-04-05T14:35:00Z">
              <w:r w:rsidR="0041637A">
                <w:t>;</w:t>
              </w:r>
            </w:ins>
            <w:del w:id="753" w:author="Beth Quinlan" w:date="2018-04-05T14:35:00Z">
              <w:r w:rsidDel="0041637A">
                <w:delText>,</w:delText>
              </w:r>
            </w:del>
            <w:r>
              <w:t xml:space="preserve"> this puts a network security group around our </w:t>
            </w:r>
            <w:proofErr w:type="spellStart"/>
            <w:r w:rsidR="001B7985">
              <w:t>DB</w:t>
            </w:r>
            <w:r>
              <w:t>Subnet</w:t>
            </w:r>
            <w:proofErr w:type="spellEnd"/>
            <w:r w:rsidR="001B7985">
              <w:t xml:space="preserve">. This is important! We want the machines to be in </w:t>
            </w:r>
            <w:r w:rsidR="001B7985" w:rsidRPr="00DC5592">
              <w:rPr>
                <w:b/>
              </w:rPr>
              <w:t>DIFFERENT</w:t>
            </w:r>
            <w:r w:rsidR="001B7985">
              <w:t xml:space="preserve"> network security groups so we can have different rules.</w:t>
            </w:r>
          </w:p>
          <w:p w14:paraId="047EC2E0" w14:textId="77777777" w:rsidR="00F147A1" w:rsidRDefault="00F147A1">
            <w:pPr>
              <w:pStyle w:val="ListParagraph"/>
              <w:numPr>
                <w:ilvl w:val="0"/>
                <w:numId w:val="37"/>
              </w:numPr>
              <w:tabs>
                <w:tab w:val="clear" w:pos="1080"/>
              </w:tabs>
              <w:spacing w:before="120"/>
              <w:ind w:left="510"/>
              <w:contextualSpacing w:val="0"/>
              <w:pPrChange w:id="754" w:author="Beth Quinlan" w:date="2018-04-05T14:24:00Z">
                <w:pPr>
                  <w:pStyle w:val="ListParagraph"/>
                  <w:numPr>
                    <w:numId w:val="17"/>
                  </w:numPr>
                  <w:tabs>
                    <w:tab w:val="num" w:pos="1080"/>
                  </w:tabs>
                  <w:spacing w:before="120"/>
                  <w:ind w:left="1080"/>
                  <w:contextualSpacing w:val="0"/>
                </w:pPr>
              </w:pPrChange>
            </w:pPr>
            <w:r w:rsidRPr="00FB7DC4">
              <w:rPr>
                <w:b/>
              </w:rPr>
              <w:t>Extensions</w:t>
            </w:r>
            <w:r>
              <w:t xml:space="preserve"> – leave as is</w:t>
            </w:r>
          </w:p>
          <w:p w14:paraId="0B27523E" w14:textId="58111DC9" w:rsidR="0041637A" w:rsidRDefault="0041637A" w:rsidP="004B5842">
            <w:pPr>
              <w:pStyle w:val="ListParagraph"/>
              <w:numPr>
                <w:ilvl w:val="0"/>
                <w:numId w:val="37"/>
              </w:numPr>
              <w:tabs>
                <w:tab w:val="clear" w:pos="1080"/>
              </w:tabs>
              <w:spacing w:before="120"/>
              <w:ind w:left="510"/>
              <w:contextualSpacing w:val="0"/>
              <w:rPr>
                <w:ins w:id="755" w:author="Beth Quinlan" w:date="2018-04-05T14:33:00Z"/>
              </w:rPr>
            </w:pPr>
            <w:ins w:id="756" w:author="Beth Quinlan" w:date="2018-04-05T14:33:00Z">
              <w:r w:rsidRPr="00FB7DC4">
                <w:rPr>
                  <w:b/>
                </w:rPr>
                <w:t>Availability Set</w:t>
              </w:r>
              <w:r>
                <w:t xml:space="preserve"> – leave as is</w:t>
              </w:r>
            </w:ins>
          </w:p>
          <w:p w14:paraId="4322F8EF" w14:textId="0DB245AA" w:rsidR="00F147A1" w:rsidRDefault="00F147A1">
            <w:pPr>
              <w:pStyle w:val="ListParagraph"/>
              <w:numPr>
                <w:ilvl w:val="0"/>
                <w:numId w:val="37"/>
              </w:numPr>
              <w:tabs>
                <w:tab w:val="clear" w:pos="1080"/>
              </w:tabs>
              <w:spacing w:before="120"/>
              <w:ind w:left="510"/>
              <w:contextualSpacing w:val="0"/>
              <w:pPrChange w:id="757" w:author="Beth Quinlan" w:date="2018-04-05T14:24:00Z">
                <w:pPr>
                  <w:pStyle w:val="ListParagraph"/>
                  <w:numPr>
                    <w:numId w:val="17"/>
                  </w:numPr>
                  <w:tabs>
                    <w:tab w:val="num" w:pos="1080"/>
                  </w:tabs>
                  <w:spacing w:before="120"/>
                  <w:ind w:left="1080"/>
                  <w:contextualSpacing w:val="0"/>
                </w:pPr>
              </w:pPrChange>
            </w:pPr>
            <w:r w:rsidRPr="00FB7DC4">
              <w:rPr>
                <w:b/>
              </w:rPr>
              <w:t>Monitoring</w:t>
            </w:r>
            <w:r>
              <w:t xml:space="preserve"> – leave as is</w:t>
            </w:r>
          </w:p>
          <w:p w14:paraId="1E6E5889" w14:textId="0228B120" w:rsidR="00152306" w:rsidRDefault="0041637A">
            <w:pPr>
              <w:pStyle w:val="ListParagraph"/>
              <w:numPr>
                <w:ilvl w:val="0"/>
                <w:numId w:val="37"/>
              </w:numPr>
              <w:tabs>
                <w:tab w:val="clear" w:pos="1080"/>
              </w:tabs>
              <w:spacing w:before="120"/>
              <w:ind w:left="510"/>
              <w:contextualSpacing w:val="0"/>
              <w:pPrChange w:id="758" w:author="Beth Quinlan" w:date="2018-04-05T14:35:00Z">
                <w:pPr>
                  <w:pStyle w:val="ListParagraph"/>
                  <w:numPr>
                    <w:numId w:val="17"/>
                  </w:numPr>
                  <w:tabs>
                    <w:tab w:val="num" w:pos="1080"/>
                  </w:tabs>
                  <w:spacing w:before="120"/>
                  <w:ind w:left="1080"/>
                  <w:contextualSpacing w:val="0"/>
                </w:pPr>
              </w:pPrChange>
            </w:pPr>
            <w:ins w:id="759" w:author="Beth Quinlan" w:date="2018-04-05T14:34:00Z">
              <w:r w:rsidRPr="00FB7DC4">
                <w:rPr>
                  <w:b/>
                </w:rPr>
                <w:t>Diagnostics storage account</w:t>
              </w:r>
              <w:r>
                <w:t xml:space="preserve"> - </w:t>
              </w:r>
            </w:ins>
            <w:r w:rsidR="00152306">
              <w:t xml:space="preserve">Pick your </w:t>
            </w:r>
            <w:ins w:id="760" w:author="Beth Quinlan" w:date="2018-04-05T14:34:00Z">
              <w:r>
                <w:t xml:space="preserve">storage account </w:t>
              </w:r>
            </w:ins>
            <w:r w:rsidR="00152306">
              <w:t>diagnostics storage account</w:t>
            </w:r>
          </w:p>
          <w:p w14:paraId="1DA7FBB6" w14:textId="77777777" w:rsidR="002F3D87" w:rsidRDefault="002F3D87" w:rsidP="002F3D87">
            <w:pPr>
              <w:ind w:left="150" w:firstLine="0"/>
              <w:rPr>
                <w:ins w:id="761" w:author="Beth Quinlan" w:date="2018-04-06T09:04:00Z"/>
              </w:rPr>
            </w:pPr>
          </w:p>
          <w:p w14:paraId="1AD7E885" w14:textId="1A9F2BB7" w:rsidR="00152306" w:rsidRDefault="00152306">
            <w:pPr>
              <w:ind w:left="150" w:firstLine="0"/>
              <w:pPrChange w:id="762" w:author="Beth Quinlan" w:date="2018-04-06T09:04:00Z">
                <w:pPr>
                  <w:pStyle w:val="ListParagraph"/>
                  <w:numPr>
                    <w:numId w:val="17"/>
                  </w:numPr>
                  <w:tabs>
                    <w:tab w:val="num" w:pos="1080"/>
                  </w:tabs>
                  <w:spacing w:before="120"/>
                  <w:ind w:left="1080"/>
                  <w:contextualSpacing w:val="0"/>
                </w:pPr>
              </w:pPrChange>
            </w:pPr>
            <w:del w:id="763" w:author="Beth Quinlan" w:date="2018-04-06T09:04:00Z">
              <w:r w:rsidDel="002F3D87">
                <w:delText xml:space="preserve">Select </w:delText>
              </w:r>
            </w:del>
            <w:ins w:id="764" w:author="Beth Quinlan" w:date="2018-04-06T09:04:00Z">
              <w:r w:rsidR="002F3D87">
                <w:t xml:space="preserve">Click </w:t>
              </w:r>
            </w:ins>
            <w:r>
              <w:t xml:space="preserve">the </w:t>
            </w:r>
            <w:r w:rsidRPr="002F3D87">
              <w:rPr>
                <w:b/>
              </w:rPr>
              <w:t>OK</w:t>
            </w:r>
            <w:r>
              <w:t xml:space="preserve"> button</w:t>
            </w:r>
            <w:ins w:id="765" w:author="Beth Quinlan" w:date="2018-04-06T09:06:00Z">
              <w:r w:rsidR="00FB7DC4">
                <w:t>.</w:t>
              </w:r>
            </w:ins>
          </w:p>
        </w:tc>
        <w:tc>
          <w:tcPr>
            <w:tcW w:w="4675" w:type="dxa"/>
          </w:tcPr>
          <w:p w14:paraId="1650D329" w14:textId="77777777" w:rsidR="00EC11B2" w:rsidRDefault="00152306" w:rsidP="00AF3163">
            <w:pPr>
              <w:pStyle w:val="ListParagraph"/>
              <w:ind w:left="0" w:firstLine="0"/>
              <w:contextualSpacing w:val="0"/>
              <w:rPr>
                <w:ins w:id="766" w:author="Beth Quinlan" w:date="2018-04-05T14:36:00Z"/>
              </w:rPr>
            </w:pPr>
            <w:r>
              <w:rPr>
                <w:noProof/>
                <w:lang w:val="da-DK" w:eastAsia="da-DK"/>
              </w:rPr>
              <w:drawing>
                <wp:inline distT="0" distB="0" distL="0" distR="0" wp14:anchorId="5C6E74A1" wp14:editId="6F1106AD">
                  <wp:extent cx="2356237" cy="7068710"/>
                  <wp:effectExtent l="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63318" cy="7089953"/>
                          </a:xfrm>
                          <a:prstGeom prst="rect">
                            <a:avLst/>
                          </a:prstGeom>
                        </pic:spPr>
                      </pic:pic>
                    </a:graphicData>
                  </a:graphic>
                </wp:inline>
              </w:drawing>
            </w:r>
          </w:p>
          <w:p w14:paraId="67FFE4F5" w14:textId="4155DECA" w:rsidR="0041637A" w:rsidRDefault="0041637A" w:rsidP="00AF3163">
            <w:pPr>
              <w:pStyle w:val="ListParagraph"/>
              <w:ind w:left="0" w:firstLine="0"/>
              <w:contextualSpacing w:val="0"/>
            </w:pPr>
          </w:p>
        </w:tc>
      </w:tr>
    </w:tbl>
    <w:p w14:paraId="0A154E47" w14:textId="77777777" w:rsidR="00EC11B2" w:rsidRDefault="00EC11B2" w:rsidP="00EC11B2">
      <w:pPr>
        <w:pStyle w:val="ListParagraph"/>
        <w:ind w:firstLine="0"/>
        <w:contextualSpacing w:val="0"/>
      </w:pPr>
    </w:p>
    <w:p w14:paraId="6E68BF8C" w14:textId="200631E5" w:rsidR="00EC11B2" w:rsidRDefault="00EC11B2">
      <w:pPr>
        <w:pStyle w:val="ListParagraph"/>
        <w:numPr>
          <w:ilvl w:val="0"/>
          <w:numId w:val="36"/>
        </w:numPr>
        <w:pPrChange w:id="767" w:author="Beth Quinlan" w:date="2018-04-06T07:22:00Z">
          <w:pPr/>
        </w:pPrChange>
      </w:pPr>
      <w:r>
        <w:br w:type="page"/>
      </w:r>
    </w:p>
    <w:p w14:paraId="00827B03" w14:textId="77777777" w:rsidR="00FB7DC4" w:rsidRDefault="00B36450">
      <w:pPr>
        <w:pStyle w:val="ListParagraph"/>
        <w:numPr>
          <w:ilvl w:val="0"/>
          <w:numId w:val="46"/>
        </w:numPr>
        <w:rPr>
          <w:ins w:id="768" w:author="Beth Quinlan" w:date="2018-04-06T09:07:00Z"/>
        </w:rPr>
        <w:pPrChange w:id="769" w:author="Beth Quinlan" w:date="2018-04-06T11:24:00Z">
          <w:pPr>
            <w:pStyle w:val="ListParagraph"/>
            <w:numPr>
              <w:numId w:val="36"/>
            </w:numPr>
            <w:tabs>
              <w:tab w:val="num" w:pos="720"/>
            </w:tabs>
          </w:pPr>
        </w:pPrChange>
      </w:pPr>
      <w:r>
        <w:lastRenderedPageBreak/>
        <w:t xml:space="preserve">On the SQL Server Settings blade, </w:t>
      </w:r>
      <w:r w:rsidR="00F935B3">
        <w:t xml:space="preserve">the only thing that needs to be changed is the tab for </w:t>
      </w:r>
      <w:r w:rsidR="00F935B3" w:rsidRPr="00F935B3">
        <w:rPr>
          <w:b/>
        </w:rPr>
        <w:t>SQL Authentication</w:t>
      </w:r>
      <w:r w:rsidR="00F935B3">
        <w:t xml:space="preserve">. Set this to </w:t>
      </w:r>
      <w:r w:rsidR="00F935B3" w:rsidRPr="00F935B3">
        <w:rPr>
          <w:b/>
        </w:rPr>
        <w:t>Enable</w:t>
      </w:r>
      <w:r w:rsidR="00F935B3">
        <w:t xml:space="preserve"> and leave all the other settings as they are. </w:t>
      </w:r>
    </w:p>
    <w:p w14:paraId="3AAD5411" w14:textId="28B5E142" w:rsidR="00900F48" w:rsidRDefault="00F935B3">
      <w:pPr>
        <w:ind w:firstLine="0"/>
        <w:rPr>
          <w:ins w:id="770" w:author="Beth Quinlan" w:date="2018-04-06T09:06:00Z"/>
        </w:rPr>
        <w:pPrChange w:id="771" w:author="Beth Quinlan" w:date="2018-04-06T09:07:00Z">
          <w:pPr>
            <w:pStyle w:val="ListParagraph"/>
            <w:numPr>
              <w:numId w:val="36"/>
            </w:numPr>
            <w:tabs>
              <w:tab w:val="num" w:pos="720"/>
            </w:tabs>
          </w:pPr>
        </w:pPrChange>
      </w:pPr>
      <w:r>
        <w:t>Y</w:t>
      </w:r>
      <w:r w:rsidR="00B36450">
        <w:t>ou can see here that we are specifying that for SQL connectivity, everything is within a virtual network and that we will need port 1433 open on the machine</w:t>
      </w:r>
      <w:r w:rsidR="004D6DC1">
        <w:t xml:space="preserve">. </w:t>
      </w:r>
      <w:r w:rsidR="00121816">
        <w:t>O</w:t>
      </w:r>
      <w:r w:rsidR="00B36450">
        <w:t xml:space="preserve">ther settings are for automated patching, backups etc. </w:t>
      </w:r>
      <w:ins w:id="772" w:author="Beth Quinlan" w:date="2018-04-05T14:54:00Z">
        <w:r w:rsidR="00B54795">
          <w:t xml:space="preserve"> </w:t>
        </w:r>
      </w:ins>
    </w:p>
    <w:p w14:paraId="66BD8487" w14:textId="67B2DA79" w:rsidR="00FB7DC4" w:rsidRDefault="00FB7DC4">
      <w:pPr>
        <w:ind w:firstLine="0"/>
        <w:rPr>
          <w:moveTo w:id="773" w:author="Beth Quinlan" w:date="2018-04-06T09:07:00Z"/>
        </w:rPr>
        <w:pPrChange w:id="774" w:author="Beth Quinlan" w:date="2018-04-06T09:07:00Z">
          <w:pPr>
            <w:pStyle w:val="ListParagraph"/>
            <w:numPr>
              <w:numId w:val="36"/>
            </w:numPr>
            <w:tabs>
              <w:tab w:val="num" w:pos="720"/>
            </w:tabs>
          </w:pPr>
        </w:pPrChange>
      </w:pPr>
      <w:moveToRangeStart w:id="775" w:author="Beth Quinlan" w:date="2018-04-06T09:07:00Z" w:name="move510768953"/>
      <w:moveTo w:id="776" w:author="Beth Quinlan" w:date="2018-04-06T09:07:00Z">
        <w:r>
          <w:t xml:space="preserve">NOTE: </w:t>
        </w:r>
      </w:moveTo>
      <w:ins w:id="777" w:author="Beth Quinlan" w:date="2018-04-06T09:08:00Z">
        <w:r>
          <w:t xml:space="preserve"> </w:t>
        </w:r>
      </w:ins>
      <w:moveTo w:id="778" w:author="Beth Quinlan" w:date="2018-04-06T09:07:00Z">
        <w:del w:id="779" w:author="Beth Quinlan" w:date="2018-04-06T09:08:00Z">
          <w:r w:rsidDel="00FB7DC4">
            <w:delText xml:space="preserve">Regarding </w:delText>
          </w:r>
        </w:del>
      </w:moveTo>
      <w:ins w:id="780" w:author="Beth Quinlan" w:date="2018-04-06T09:08:00Z">
        <w:r>
          <w:t>T</w:t>
        </w:r>
      </w:ins>
      <w:moveTo w:id="781" w:author="Beth Quinlan" w:date="2018-04-06T09:07:00Z">
        <w:del w:id="782" w:author="Beth Quinlan" w:date="2018-04-06T09:08:00Z">
          <w:r w:rsidDel="00FB7DC4">
            <w:delText>t</w:delText>
          </w:r>
        </w:del>
        <w:r>
          <w:t xml:space="preserve">he </w:t>
        </w:r>
        <w:proofErr w:type="gramStart"/>
        <w:r>
          <w:t>port</w:t>
        </w:r>
        <w:proofErr w:type="gramEnd"/>
        <w:r>
          <w:t xml:space="preserve"> number setting</w:t>
        </w:r>
        <w:del w:id="783" w:author="Beth Quinlan" w:date="2018-04-06T09:08:00Z">
          <w:r w:rsidDel="00FB7DC4">
            <w:delText>, this setting</w:delText>
          </w:r>
        </w:del>
        <w:r>
          <w:t xml:space="preserve"> tells the SQL Server instance that is installed on the machine which port to use. You will still need to open a matching firewall port to this port number.</w:t>
        </w:r>
      </w:moveTo>
    </w:p>
    <w:moveToRangeEnd w:id="775"/>
    <w:p w14:paraId="45C9B372" w14:textId="77777777" w:rsidR="00FB7DC4" w:rsidRDefault="00FB7DC4">
      <w:pPr>
        <w:rPr>
          <w:ins w:id="784" w:author="Beth Quinlan" w:date="2018-04-06T09:06:00Z"/>
        </w:rPr>
        <w:pPrChange w:id="785" w:author="Beth Quinlan" w:date="2018-04-06T09:06:00Z">
          <w:pPr>
            <w:pStyle w:val="ListParagraph"/>
            <w:numPr>
              <w:numId w:val="36"/>
            </w:numPr>
            <w:tabs>
              <w:tab w:val="num" w:pos="720"/>
            </w:tabs>
          </w:pPr>
        </w:pPrChange>
      </w:pPr>
    </w:p>
    <w:p w14:paraId="6E94B1F6" w14:textId="5DB56885" w:rsidR="00FB7DC4" w:rsidRDefault="00FB7DC4">
      <w:pPr>
        <w:ind w:left="360" w:firstLine="0"/>
        <w:rPr>
          <w:ins w:id="786" w:author="Beth Quinlan" w:date="2018-04-06T07:22:00Z"/>
        </w:rPr>
        <w:pPrChange w:id="787" w:author="Beth Quinlan" w:date="2018-04-06T09:06:00Z">
          <w:pPr>
            <w:pStyle w:val="ListParagraph"/>
            <w:numPr>
              <w:numId w:val="36"/>
            </w:numPr>
            <w:tabs>
              <w:tab w:val="num" w:pos="720"/>
            </w:tabs>
          </w:pPr>
        </w:pPrChange>
      </w:pPr>
      <w:ins w:id="788" w:author="Beth Quinlan" w:date="2018-04-06T09:06:00Z">
        <w:r>
          <w:rPr>
            <w:noProof/>
          </w:rPr>
          <w:drawing>
            <wp:inline distT="0" distB="0" distL="0" distR="0" wp14:anchorId="137798A0" wp14:editId="6E26F196">
              <wp:extent cx="2171700" cy="4819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71700" cy="4819650"/>
                      </a:xfrm>
                      <a:prstGeom prst="rect">
                        <a:avLst/>
                      </a:prstGeom>
                    </pic:spPr>
                  </pic:pic>
                </a:graphicData>
              </a:graphic>
            </wp:inline>
          </w:drawing>
        </w:r>
      </w:ins>
    </w:p>
    <w:p w14:paraId="5D12E220" w14:textId="5DA975B9" w:rsidR="00B36450" w:rsidRDefault="00B36450">
      <w:pPr>
        <w:pStyle w:val="ListParagraph"/>
        <w:numPr>
          <w:ilvl w:val="0"/>
          <w:numId w:val="46"/>
        </w:numPr>
        <w:pPrChange w:id="789" w:author="Beth Quinlan" w:date="2018-04-06T11:24:00Z">
          <w:pPr>
            <w:pStyle w:val="ListParagraph"/>
            <w:numPr>
              <w:numId w:val="18"/>
            </w:numPr>
            <w:tabs>
              <w:tab w:val="num" w:pos="720"/>
            </w:tabs>
          </w:pPr>
        </w:pPrChange>
      </w:pPr>
      <w:del w:id="790" w:author="Beth Quinlan" w:date="2018-04-06T07:22:00Z">
        <w:r w:rsidDel="00900F48">
          <w:delText xml:space="preserve">Select </w:delText>
        </w:r>
      </w:del>
      <w:ins w:id="791" w:author="Beth Quinlan" w:date="2018-04-06T07:22:00Z">
        <w:r w:rsidR="00900F48">
          <w:t xml:space="preserve">Click </w:t>
        </w:r>
      </w:ins>
      <w:r w:rsidRPr="00F935B3">
        <w:rPr>
          <w:b/>
        </w:rPr>
        <w:t>O</w:t>
      </w:r>
      <w:ins w:id="792" w:author="Beth Quinlan" w:date="2018-04-05T14:54:00Z">
        <w:r w:rsidR="00E36ADD">
          <w:rPr>
            <w:b/>
          </w:rPr>
          <w:t>K</w:t>
        </w:r>
      </w:ins>
      <w:del w:id="793" w:author="Beth Quinlan" w:date="2018-04-05T14:54:00Z">
        <w:r w:rsidRPr="00F935B3" w:rsidDel="00E36ADD">
          <w:rPr>
            <w:b/>
          </w:rPr>
          <w:delText>k</w:delText>
        </w:r>
      </w:del>
      <w:r>
        <w:t>.</w:t>
      </w:r>
    </w:p>
    <w:p w14:paraId="123C3EAB" w14:textId="47F1E6BD" w:rsidR="008D2EB1" w:rsidRDefault="008D2EB1" w:rsidP="008D2EB1">
      <w:pPr>
        <w:pStyle w:val="ListParagraph"/>
        <w:ind w:firstLine="0"/>
      </w:pPr>
    </w:p>
    <w:p w14:paraId="262DBB66" w14:textId="740B0B4D" w:rsidR="008D2EB1" w:rsidDel="00FB7DC4" w:rsidRDefault="008D2EB1" w:rsidP="008D2EB1">
      <w:pPr>
        <w:pStyle w:val="ListParagraph"/>
        <w:ind w:firstLine="0"/>
        <w:rPr>
          <w:moveFrom w:id="794" w:author="Beth Quinlan" w:date="2018-04-06T09:07:00Z"/>
        </w:rPr>
      </w:pPr>
      <w:moveFromRangeStart w:id="795" w:author="Beth Quinlan" w:date="2018-04-06T09:07:00Z" w:name="move510768953"/>
      <w:moveFrom w:id="796" w:author="Beth Quinlan" w:date="2018-04-06T09:07:00Z">
        <w:r w:rsidDel="00FB7DC4">
          <w:t>NOTE: Regarding the port number setting, this setting tells the SQL Server instance that is installed on the machine which port to use. You will still need to open a matching firewall port to this port number.</w:t>
        </w:r>
      </w:moveFrom>
    </w:p>
    <w:moveFromRangeEnd w:id="795"/>
    <w:p w14:paraId="3B6A6A38" w14:textId="722F6794" w:rsidR="00B36450" w:rsidRDefault="00B36450" w:rsidP="00B36450">
      <w:pPr>
        <w:pStyle w:val="ListParagraph"/>
        <w:ind w:firstLine="0"/>
      </w:pPr>
    </w:p>
    <w:p w14:paraId="1FA58530" w14:textId="65CE5173" w:rsidR="00B36450" w:rsidRDefault="006C2861" w:rsidP="00B36450">
      <w:pPr>
        <w:pStyle w:val="ListParagraph"/>
        <w:ind w:firstLine="0"/>
      </w:pPr>
      <w:del w:id="797" w:author="Beth Quinlan" w:date="2018-04-05T14:55:00Z">
        <w:r w:rsidDel="00E36ADD">
          <w:rPr>
            <w:noProof/>
            <w:lang w:val="da-DK" w:eastAsia="da-DK"/>
          </w:rPr>
          <w:drawing>
            <wp:inline distT="0" distB="0" distL="0" distR="0" wp14:anchorId="3EDD987D" wp14:editId="402E8849">
              <wp:extent cx="2249110" cy="4922078"/>
              <wp:effectExtent l="0" t="0" r="0" b="0"/>
              <wp:docPr id="74" name="Picture 74" descr="C:\Users\larrywa\AppData\Local\Temp\SNAGHTML5956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arrywa\AppData\Local\Temp\SNAGHTML595618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53489" cy="4931662"/>
                      </a:xfrm>
                      <a:prstGeom prst="rect">
                        <a:avLst/>
                      </a:prstGeom>
                      <a:noFill/>
                      <a:ln>
                        <a:noFill/>
                      </a:ln>
                    </pic:spPr>
                  </pic:pic>
                </a:graphicData>
              </a:graphic>
            </wp:inline>
          </w:drawing>
        </w:r>
      </w:del>
      <w:ins w:id="798" w:author="Beth Quinlan" w:date="2018-04-05T14:55:00Z">
        <w:r w:rsidR="00E36ADD" w:rsidRPr="00E36ADD">
          <w:rPr>
            <w:noProof/>
          </w:rPr>
          <w:t xml:space="preserve"> </w:t>
        </w:r>
      </w:ins>
    </w:p>
    <w:p w14:paraId="03402F8D" w14:textId="747B8A73" w:rsidR="00F935B3" w:rsidRDefault="00F935B3" w:rsidP="00B36450">
      <w:pPr>
        <w:pStyle w:val="ListParagraph"/>
        <w:ind w:firstLine="0"/>
      </w:pPr>
    </w:p>
    <w:p w14:paraId="0F4887BD" w14:textId="77777777" w:rsidR="00B36450" w:rsidRDefault="00B36450" w:rsidP="00B36450">
      <w:pPr>
        <w:pStyle w:val="ListParagraph"/>
        <w:ind w:firstLine="0"/>
      </w:pPr>
    </w:p>
    <w:p w14:paraId="45796F89" w14:textId="1A43D074" w:rsidR="00EC11B2" w:rsidRDefault="00EC11B2">
      <w:pPr>
        <w:pStyle w:val="ListParagraph"/>
        <w:numPr>
          <w:ilvl w:val="0"/>
          <w:numId w:val="46"/>
        </w:numPr>
        <w:pPrChange w:id="799" w:author="Beth Quinlan" w:date="2018-04-06T11:24:00Z">
          <w:pPr>
            <w:pStyle w:val="ListParagraph"/>
            <w:numPr>
              <w:numId w:val="18"/>
            </w:numPr>
            <w:tabs>
              <w:tab w:val="num" w:pos="720"/>
            </w:tabs>
          </w:pPr>
        </w:pPrChange>
      </w:pPr>
      <w:del w:id="800" w:author="Beth Quinlan" w:date="2018-04-05T14:56:00Z">
        <w:r w:rsidDel="00E36ADD">
          <w:lastRenderedPageBreak/>
          <w:delText xml:space="preserve">Select </w:delText>
        </w:r>
      </w:del>
      <w:ins w:id="801" w:author="Beth Quinlan" w:date="2018-04-05T14:56:00Z">
        <w:r w:rsidR="00E36ADD">
          <w:t xml:space="preserve">Click </w:t>
        </w:r>
      </w:ins>
      <w:r>
        <w:t xml:space="preserve">the </w:t>
      </w:r>
      <w:del w:id="802" w:author="Beth Quinlan" w:date="2018-04-05T14:56:00Z">
        <w:r w:rsidRPr="00F147A1" w:rsidDel="00E36ADD">
          <w:rPr>
            <w:b/>
          </w:rPr>
          <w:delText>OK</w:delText>
        </w:r>
        <w:r w:rsidDel="00E36ADD">
          <w:delText xml:space="preserve"> </w:delText>
        </w:r>
      </w:del>
      <w:ins w:id="803" w:author="Beth Quinlan" w:date="2018-04-05T14:56:00Z">
        <w:r w:rsidR="00E36ADD">
          <w:rPr>
            <w:b/>
          </w:rPr>
          <w:t>Create</w:t>
        </w:r>
        <w:r w:rsidR="00E36ADD">
          <w:t xml:space="preserve"> </w:t>
        </w:r>
      </w:ins>
      <w:r>
        <w:t>button in the</w:t>
      </w:r>
      <w:ins w:id="804" w:author="Beth Quinlan" w:date="2018-04-05T14:59:00Z">
        <w:r w:rsidR="00E36ADD">
          <w:t xml:space="preserve"> </w:t>
        </w:r>
      </w:ins>
      <w:del w:id="805" w:author="Beth Quinlan" w:date="2018-04-06T07:23:00Z">
        <w:r w:rsidDel="00900F48">
          <w:delText xml:space="preserve"> </w:delText>
        </w:r>
      </w:del>
      <w:del w:id="806" w:author="Beth Quinlan" w:date="2018-04-05T14:56:00Z">
        <w:r w:rsidRPr="001B7985" w:rsidDel="00E36ADD">
          <w:rPr>
            <w:b/>
          </w:rPr>
          <w:delText>Summary</w:delText>
        </w:r>
        <w:r w:rsidDel="00E36ADD">
          <w:delText xml:space="preserve"> </w:delText>
        </w:r>
      </w:del>
      <w:ins w:id="807" w:author="Beth Quinlan" w:date="2018-04-05T14:56:00Z">
        <w:r w:rsidR="00E36ADD">
          <w:rPr>
            <w:b/>
          </w:rPr>
          <w:t>Create</w:t>
        </w:r>
        <w:r w:rsidR="00E36ADD">
          <w:t xml:space="preserve"> </w:t>
        </w:r>
      </w:ins>
      <w:ins w:id="808" w:author="Beth Quinlan" w:date="2018-04-06T07:23:00Z">
        <w:r w:rsidR="00900F48">
          <w:t xml:space="preserve">summary </w:t>
        </w:r>
      </w:ins>
      <w:r>
        <w:t>blade. The machine creation process will begin. This will take at least 10 minutes, so proceed with the next task.</w:t>
      </w:r>
    </w:p>
    <w:p w14:paraId="0A375B52" w14:textId="77777777" w:rsidR="00121816" w:rsidRDefault="00121816">
      <w:pPr>
        <w:rPr>
          <w:rFonts w:asciiTheme="minorHAnsi" w:eastAsia="Times New Roman" w:hAnsiTheme="minorHAnsi" w:cs="Times New Roman"/>
          <w:b/>
          <w:color w:val="000000" w:themeColor="text1"/>
          <w:sz w:val="28"/>
          <w:szCs w:val="36"/>
        </w:rPr>
      </w:pPr>
      <w:r>
        <w:br w:type="page"/>
      </w:r>
    </w:p>
    <w:p w14:paraId="757C9CE9" w14:textId="2C27B429" w:rsidR="005B7763" w:rsidRDefault="005B7763" w:rsidP="005B7763">
      <w:pPr>
        <w:pStyle w:val="Heading2"/>
      </w:pPr>
      <w:bookmarkStart w:id="809" w:name="_Toc510773771"/>
      <w:r>
        <w:lastRenderedPageBreak/>
        <w:t xml:space="preserve">Task </w:t>
      </w:r>
      <w:r w:rsidR="0085728D">
        <w:t>5</w:t>
      </w:r>
      <w:r>
        <w:t>: Configuring the IIS Virtual Machines</w:t>
      </w:r>
      <w:bookmarkEnd w:id="809"/>
    </w:p>
    <w:p w14:paraId="757C9CEA" w14:textId="53A566DE" w:rsidR="005B7763" w:rsidRDefault="005B7763">
      <w:pPr>
        <w:pStyle w:val="ListParagraph"/>
        <w:ind w:firstLine="0"/>
        <w:pPrChange w:id="810" w:author="Beth Quinlan" w:date="2018-04-05T16:27:00Z">
          <w:pPr>
            <w:ind w:left="360" w:firstLine="0"/>
          </w:pPr>
        </w:pPrChange>
      </w:pPr>
      <w:r>
        <w:t xml:space="preserve">Next, you will configure the IIS </w:t>
      </w:r>
      <w:r w:rsidR="001B7985">
        <w:t>v</w:t>
      </w:r>
      <w:r>
        <w:t xml:space="preserve">irtual </w:t>
      </w:r>
      <w:r w:rsidR="001B7985">
        <w:t>m</w:t>
      </w:r>
      <w:r>
        <w:t>achine by adding the necessary roles to deploy the MVC application.</w:t>
      </w:r>
    </w:p>
    <w:p w14:paraId="757C9CEB" w14:textId="67D3323F" w:rsidR="005B7763" w:rsidRDefault="00B02D9B" w:rsidP="005162F4">
      <w:pPr>
        <w:pStyle w:val="ListParagraph"/>
        <w:numPr>
          <w:ilvl w:val="0"/>
          <w:numId w:val="2"/>
        </w:numPr>
        <w:contextualSpacing w:val="0"/>
      </w:pPr>
      <w:r>
        <w:t xml:space="preserve">From within your resource group blade, select the </w:t>
      </w:r>
      <w:r w:rsidR="0069254B" w:rsidRPr="00B36450">
        <w:rPr>
          <w:i/>
        </w:rPr>
        <w:t>iisvm1</w:t>
      </w:r>
      <w:r w:rsidR="0069254B">
        <w:t xml:space="preserve"> machine.</w:t>
      </w:r>
    </w:p>
    <w:p w14:paraId="5B968FDF" w14:textId="726767F3" w:rsidR="00B02D9B" w:rsidRDefault="00B02D9B" w:rsidP="00B02D9B">
      <w:pPr>
        <w:pStyle w:val="ListParagraph"/>
        <w:ind w:firstLine="0"/>
        <w:contextualSpacing w:val="0"/>
      </w:pPr>
    </w:p>
    <w:p w14:paraId="00EED932" w14:textId="4FDACAC3" w:rsidR="004D08A4" w:rsidRDefault="004D08A4" w:rsidP="00B02D9B">
      <w:pPr>
        <w:pStyle w:val="ListParagraph"/>
        <w:ind w:firstLine="0"/>
        <w:contextualSpacing w:val="0"/>
      </w:pPr>
      <w:r>
        <w:rPr>
          <w:noProof/>
          <w:lang w:val="da-DK" w:eastAsia="da-DK"/>
        </w:rPr>
        <w:drawing>
          <wp:inline distT="0" distB="0" distL="0" distR="0" wp14:anchorId="17A17295" wp14:editId="27B58C81">
            <wp:extent cx="4933333" cy="1685714"/>
            <wp:effectExtent l="0" t="0" r="63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33333" cy="1685714"/>
                    </a:xfrm>
                    <a:prstGeom prst="rect">
                      <a:avLst/>
                    </a:prstGeom>
                  </pic:spPr>
                </pic:pic>
              </a:graphicData>
            </a:graphic>
          </wp:inline>
        </w:drawing>
      </w:r>
    </w:p>
    <w:p w14:paraId="24BB2D31" w14:textId="1962335F" w:rsidR="0069254B" w:rsidRDefault="0069254B"/>
    <w:p w14:paraId="76737DFA" w14:textId="21AA32DF" w:rsidR="0069254B" w:rsidRDefault="0069254B" w:rsidP="005162F4">
      <w:pPr>
        <w:pStyle w:val="ListParagraph"/>
        <w:numPr>
          <w:ilvl w:val="0"/>
          <w:numId w:val="2"/>
        </w:numPr>
        <w:contextualSpacing w:val="0"/>
      </w:pPr>
      <w:r>
        <w:t xml:space="preserve">On the </w:t>
      </w:r>
      <w:del w:id="811" w:author="Beth Quinlan" w:date="2018-04-11T13:59:00Z">
        <w:r w:rsidRPr="00DB2AE8" w:rsidDel="00DB2AE8">
          <w:rPr>
            <w:i/>
            <w:rPrChange w:id="812" w:author="Beth Quinlan" w:date="2018-04-11T13:59:00Z">
              <w:rPr/>
            </w:rPrChange>
          </w:rPr>
          <w:delText>v</w:delText>
        </w:r>
      </w:del>
      <w:ins w:id="813" w:author="Beth Quinlan" w:date="2018-04-11T13:59:00Z">
        <w:r w:rsidR="00DB2AE8" w:rsidRPr="00DB2AE8">
          <w:rPr>
            <w:i/>
            <w:rPrChange w:id="814" w:author="Beth Quinlan" w:date="2018-04-11T13:59:00Z">
              <w:rPr/>
            </w:rPrChange>
          </w:rPr>
          <w:t>V</w:t>
        </w:r>
      </w:ins>
      <w:r w:rsidRPr="00DB2AE8">
        <w:rPr>
          <w:i/>
          <w:rPrChange w:id="815" w:author="Beth Quinlan" w:date="2018-04-11T13:59:00Z">
            <w:rPr/>
          </w:rPrChange>
        </w:rPr>
        <w:t>irtual machine</w:t>
      </w:r>
      <w:r>
        <w:t xml:space="preserve"> blade, </w:t>
      </w:r>
      <w:del w:id="816" w:author="Beth Quinlan" w:date="2018-04-06T09:09:00Z">
        <w:r w:rsidDel="00FB7DC4">
          <w:delText xml:space="preserve">select </w:delText>
        </w:r>
      </w:del>
      <w:ins w:id="817" w:author="Beth Quinlan" w:date="2018-04-06T09:09:00Z">
        <w:r w:rsidR="00FB7DC4">
          <w:t xml:space="preserve">click </w:t>
        </w:r>
      </w:ins>
      <w:r>
        <w:t xml:space="preserve">the </w:t>
      </w:r>
      <w:r w:rsidRPr="0069254B">
        <w:rPr>
          <w:b/>
        </w:rPr>
        <w:t>Connect</w:t>
      </w:r>
      <w:r>
        <w:t xml:space="preserve"> button.</w:t>
      </w:r>
      <w:r w:rsidR="00C15B0F">
        <w:t xml:space="preserve"> If Azure has not finished creating the machine yet, the </w:t>
      </w:r>
      <w:r w:rsidR="00C15B0F" w:rsidRPr="00DB2AE8">
        <w:rPr>
          <w:i/>
          <w:rPrChange w:id="818" w:author="Beth Quinlan" w:date="2018-04-11T13:59:00Z">
            <w:rPr/>
          </w:rPrChange>
        </w:rPr>
        <w:t>Connect</w:t>
      </w:r>
      <w:r w:rsidR="00C15B0F">
        <w:t xml:space="preserve"> button will be disabled.</w:t>
      </w:r>
    </w:p>
    <w:p w14:paraId="1D68ECA0" w14:textId="0A390A6C" w:rsidR="004666ED" w:rsidRDefault="004666ED" w:rsidP="0069254B">
      <w:pPr>
        <w:pStyle w:val="ListParagraph"/>
        <w:ind w:firstLine="0"/>
        <w:contextualSpacing w:val="0"/>
      </w:pPr>
      <w:del w:id="819" w:author="Beth Quinlan" w:date="2018-04-05T15:43:00Z">
        <w:r w:rsidDel="00A03B47">
          <w:rPr>
            <w:noProof/>
            <w:lang w:val="da-DK" w:eastAsia="da-DK"/>
          </w:rPr>
          <w:drawing>
            <wp:inline distT="0" distB="0" distL="0" distR="0" wp14:anchorId="27C600EF" wp14:editId="5B2311EE">
              <wp:extent cx="4314286" cy="130476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14286" cy="1304762"/>
                      </a:xfrm>
                      <a:prstGeom prst="rect">
                        <a:avLst/>
                      </a:prstGeom>
                    </pic:spPr>
                  </pic:pic>
                </a:graphicData>
              </a:graphic>
            </wp:inline>
          </w:drawing>
        </w:r>
      </w:del>
      <w:ins w:id="820" w:author="Beth Quinlan" w:date="2018-04-05T15:43:00Z">
        <w:r w:rsidR="00A03B47" w:rsidRPr="00A03B47">
          <w:rPr>
            <w:noProof/>
          </w:rPr>
          <w:t xml:space="preserve"> </w:t>
        </w:r>
      </w:ins>
      <w:ins w:id="821" w:author="Beth Quinlan" w:date="2018-04-05T15:44:00Z">
        <w:r w:rsidR="00A03B47">
          <w:rPr>
            <w:noProof/>
          </w:rPr>
          <w:drawing>
            <wp:inline distT="0" distB="0" distL="0" distR="0" wp14:anchorId="49517486" wp14:editId="0723A63C">
              <wp:extent cx="5581650" cy="644633"/>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25894" cy="649743"/>
                      </a:xfrm>
                      <a:prstGeom prst="rect">
                        <a:avLst/>
                      </a:prstGeom>
                    </pic:spPr>
                  </pic:pic>
                </a:graphicData>
              </a:graphic>
            </wp:inline>
          </w:drawing>
        </w:r>
      </w:ins>
    </w:p>
    <w:p w14:paraId="0AE6C960" w14:textId="77777777" w:rsidR="00FB7DC4" w:rsidRDefault="005B7763" w:rsidP="005162F4">
      <w:pPr>
        <w:pStyle w:val="ListParagraph"/>
        <w:numPr>
          <w:ilvl w:val="0"/>
          <w:numId w:val="2"/>
        </w:numPr>
        <w:contextualSpacing w:val="0"/>
        <w:rPr>
          <w:ins w:id="822" w:author="Beth Quinlan" w:date="2018-04-06T09:10:00Z"/>
        </w:rPr>
      </w:pPr>
      <w:r>
        <w:t xml:space="preserve">You will be asked to download the remote desktop settings file. Click </w:t>
      </w:r>
      <w:r w:rsidRPr="00326251">
        <w:rPr>
          <w:b/>
        </w:rPr>
        <w:t>Open</w:t>
      </w:r>
      <w:r>
        <w:t xml:space="preserve"> </w:t>
      </w:r>
      <w:ins w:id="823" w:author="Beth Quinlan" w:date="2018-04-06T09:09:00Z">
        <w:r w:rsidR="00FB7DC4">
          <w:t xml:space="preserve">and then click </w:t>
        </w:r>
        <w:r w:rsidR="00FB7DC4" w:rsidRPr="00FB7DC4">
          <w:rPr>
            <w:b/>
            <w:rPrChange w:id="824" w:author="Beth Quinlan" w:date="2018-04-06T09:10:00Z">
              <w:rPr/>
            </w:rPrChange>
          </w:rPr>
          <w:t>Connect</w:t>
        </w:r>
        <w:r w:rsidR="00FB7DC4">
          <w:t xml:space="preserve">.  </w:t>
        </w:r>
      </w:ins>
      <w:del w:id="825" w:author="Beth Quinlan" w:date="2018-04-06T09:09:00Z">
        <w:r w:rsidDel="00FB7DC4">
          <w:delText>and l</w:delText>
        </w:r>
      </w:del>
      <w:ins w:id="826" w:author="Beth Quinlan" w:date="2018-04-06T09:09:00Z">
        <w:r w:rsidR="00FB7DC4">
          <w:t>L</w:t>
        </w:r>
      </w:ins>
      <w:r>
        <w:t xml:space="preserve">og on using the remote desktop credentials you defined when creating the virtual machine.  You will also be prompted to accept the certificate. Select </w:t>
      </w:r>
      <w:r w:rsidRPr="0069254B">
        <w:rPr>
          <w:b/>
        </w:rPr>
        <w:t>Yes</w:t>
      </w:r>
      <w:r>
        <w:t>.</w:t>
      </w:r>
      <w:r w:rsidR="00C15B0F">
        <w:t xml:space="preserve"> </w:t>
      </w:r>
    </w:p>
    <w:p w14:paraId="757C9CED" w14:textId="0CE366AE" w:rsidR="005B7763" w:rsidRDefault="00C15B0F" w:rsidP="00DB2AE8">
      <w:pPr>
        <w:pStyle w:val="IntenseQuote"/>
        <w:pPrChange w:id="827" w:author="Beth Quinlan" w:date="2018-04-11T13:59:00Z">
          <w:pPr>
            <w:pStyle w:val="ListParagraph"/>
            <w:numPr>
              <w:numId w:val="2"/>
            </w:numPr>
            <w:contextualSpacing w:val="0"/>
          </w:pPr>
        </w:pPrChange>
      </w:pPr>
      <w:r>
        <w:t>NOTE: If you cannot connect to the machine, check with your system administrator to make sure ports are open on your network to allow RDP.</w:t>
      </w:r>
    </w:p>
    <w:p w14:paraId="6666B1A3" w14:textId="77777777" w:rsidR="00F935B3" w:rsidRDefault="00F935B3">
      <w:r>
        <w:br w:type="page"/>
      </w:r>
    </w:p>
    <w:p w14:paraId="757C9CEE" w14:textId="28C34625" w:rsidR="005B7763" w:rsidRDefault="005B7763" w:rsidP="005162F4">
      <w:pPr>
        <w:pStyle w:val="ListParagraph"/>
        <w:numPr>
          <w:ilvl w:val="0"/>
          <w:numId w:val="2"/>
        </w:numPr>
        <w:contextualSpacing w:val="0"/>
      </w:pPr>
      <w:r>
        <w:lastRenderedPageBreak/>
        <w:t xml:space="preserve">Wait until the </w:t>
      </w:r>
      <w:r w:rsidRPr="00DB2AE8">
        <w:rPr>
          <w:i/>
          <w:rPrChange w:id="828" w:author="Beth Quinlan" w:date="2018-04-11T13:59:00Z">
            <w:rPr/>
          </w:rPrChange>
        </w:rPr>
        <w:t>Server Manager</w:t>
      </w:r>
      <w:r>
        <w:t xml:space="preserve"> appears and then select the </w:t>
      </w:r>
      <w:r w:rsidRPr="0035501D">
        <w:rPr>
          <w:b/>
        </w:rPr>
        <w:t>Add Roles and Features</w:t>
      </w:r>
      <w:r>
        <w:t xml:space="preserve"> link in the dashboard.</w:t>
      </w:r>
    </w:p>
    <w:p w14:paraId="757C9CEF" w14:textId="77777777" w:rsidR="005B7763" w:rsidRDefault="005B7763" w:rsidP="005B7763">
      <w:pPr>
        <w:pStyle w:val="ListParagraph"/>
        <w:ind w:left="1080"/>
        <w:contextualSpacing w:val="0"/>
      </w:pPr>
      <w:r>
        <w:rPr>
          <w:noProof/>
          <w:lang w:val="da-DK" w:eastAsia="da-DK"/>
        </w:rPr>
        <w:drawing>
          <wp:inline distT="0" distB="0" distL="0" distR="0" wp14:anchorId="757C9DF5" wp14:editId="757C9DF6">
            <wp:extent cx="5063706" cy="2212666"/>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77174" cy="2218551"/>
                    </a:xfrm>
                    <a:prstGeom prst="rect">
                      <a:avLst/>
                    </a:prstGeom>
                  </pic:spPr>
                </pic:pic>
              </a:graphicData>
            </a:graphic>
          </wp:inline>
        </w:drawing>
      </w:r>
    </w:p>
    <w:p w14:paraId="757C9CF1" w14:textId="77777777" w:rsidR="005B7763" w:rsidRDefault="005B7763" w:rsidP="005B7763">
      <w:pPr>
        <w:pStyle w:val="ListParagraph"/>
        <w:ind w:firstLine="0"/>
        <w:contextualSpacing w:val="0"/>
      </w:pPr>
    </w:p>
    <w:p w14:paraId="757C9CF2" w14:textId="3F2BAC33" w:rsidR="005B7763" w:rsidRDefault="005B7763" w:rsidP="005B7763"/>
    <w:p w14:paraId="757C9CF3" w14:textId="77777777" w:rsidR="005B7763" w:rsidRDefault="005B7763" w:rsidP="005162F4">
      <w:pPr>
        <w:pStyle w:val="ListParagraph"/>
        <w:numPr>
          <w:ilvl w:val="0"/>
          <w:numId w:val="2"/>
        </w:numPr>
        <w:contextualSpacing w:val="0"/>
      </w:pPr>
      <w:r>
        <w:t xml:space="preserve">Keep clicking the </w:t>
      </w:r>
      <w:r w:rsidRPr="00FB46CC">
        <w:rPr>
          <w:b/>
        </w:rPr>
        <w:t>Next</w:t>
      </w:r>
      <w:r>
        <w:t xml:space="preserve"> button until you get to the </w:t>
      </w:r>
      <w:r w:rsidRPr="00FB46CC">
        <w:rPr>
          <w:i/>
        </w:rPr>
        <w:t>Select Server Roles</w:t>
      </w:r>
      <w:r>
        <w:t xml:space="preserve"> window.  In this window, you need to select </w:t>
      </w:r>
      <w:r w:rsidRPr="00C55557">
        <w:rPr>
          <w:b/>
        </w:rPr>
        <w:t>Application Server</w:t>
      </w:r>
      <w:r>
        <w:t xml:space="preserve"> and </w:t>
      </w:r>
      <w:r w:rsidRPr="00C55557">
        <w:rPr>
          <w:b/>
        </w:rPr>
        <w:t>Web Server (IIS)</w:t>
      </w:r>
      <w:r>
        <w:t xml:space="preserve">.  Click the </w:t>
      </w:r>
      <w:r w:rsidRPr="00A455B1">
        <w:rPr>
          <w:b/>
        </w:rPr>
        <w:t>Add Features</w:t>
      </w:r>
      <w:r>
        <w:t xml:space="preserve"> button and then select the </w:t>
      </w:r>
      <w:r w:rsidRPr="00A455B1">
        <w:rPr>
          <w:b/>
        </w:rPr>
        <w:t>Next</w:t>
      </w:r>
      <w:r>
        <w:t xml:space="preserve"> button.</w:t>
      </w:r>
    </w:p>
    <w:p w14:paraId="757C9CF4" w14:textId="77777777" w:rsidR="005B7763" w:rsidRDefault="005B7763" w:rsidP="005B7763">
      <w:pPr>
        <w:pStyle w:val="ListParagraph"/>
        <w:ind w:firstLine="0"/>
        <w:contextualSpacing w:val="0"/>
      </w:pPr>
      <w:r>
        <w:rPr>
          <w:noProof/>
          <w:lang w:val="da-DK" w:eastAsia="da-DK"/>
        </w:rPr>
        <w:drawing>
          <wp:inline distT="0" distB="0" distL="0" distR="0" wp14:anchorId="757C9DF7" wp14:editId="757C9DF8">
            <wp:extent cx="4843473" cy="392501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58504" cy="3937200"/>
                    </a:xfrm>
                    <a:prstGeom prst="rect">
                      <a:avLst/>
                    </a:prstGeom>
                  </pic:spPr>
                </pic:pic>
              </a:graphicData>
            </a:graphic>
          </wp:inline>
        </w:drawing>
      </w:r>
    </w:p>
    <w:p w14:paraId="775EEA6F" w14:textId="77777777" w:rsidR="00FB46CC" w:rsidRDefault="00FB46CC" w:rsidP="00FB46CC">
      <w:pPr>
        <w:pStyle w:val="ListParagraph"/>
        <w:ind w:firstLine="0"/>
        <w:contextualSpacing w:val="0"/>
      </w:pPr>
    </w:p>
    <w:p w14:paraId="757C9CF6" w14:textId="61E7095C" w:rsidR="005B7763" w:rsidRDefault="005B7763" w:rsidP="005162F4">
      <w:pPr>
        <w:pStyle w:val="ListParagraph"/>
        <w:numPr>
          <w:ilvl w:val="0"/>
          <w:numId w:val="2"/>
        </w:numPr>
        <w:contextualSpacing w:val="0"/>
      </w:pPr>
      <w:r>
        <w:lastRenderedPageBreak/>
        <w:t xml:space="preserve">Click the </w:t>
      </w:r>
      <w:r w:rsidRPr="00A455B1">
        <w:rPr>
          <w:b/>
        </w:rPr>
        <w:t>Next</w:t>
      </w:r>
      <w:r>
        <w:t xml:space="preserve"> button.</w:t>
      </w:r>
    </w:p>
    <w:p w14:paraId="757C9CF7" w14:textId="76A54B70" w:rsidR="005B7763" w:rsidRDefault="005B7763" w:rsidP="005162F4">
      <w:pPr>
        <w:pStyle w:val="ListParagraph"/>
        <w:numPr>
          <w:ilvl w:val="0"/>
          <w:numId w:val="2"/>
        </w:numPr>
        <w:contextualSpacing w:val="0"/>
      </w:pPr>
      <w:r>
        <w:t xml:space="preserve">Click the </w:t>
      </w:r>
      <w:r w:rsidRPr="00A455B1">
        <w:rPr>
          <w:b/>
        </w:rPr>
        <w:t>Next</w:t>
      </w:r>
      <w:r>
        <w:t xml:space="preserve"> button.</w:t>
      </w:r>
    </w:p>
    <w:p w14:paraId="605F1D9D" w14:textId="77777777" w:rsidR="004232F0" w:rsidRDefault="00FB46CC" w:rsidP="005162F4">
      <w:pPr>
        <w:pStyle w:val="ListParagraph"/>
        <w:numPr>
          <w:ilvl w:val="0"/>
          <w:numId w:val="2"/>
        </w:numPr>
        <w:contextualSpacing w:val="0"/>
        <w:rPr>
          <w:ins w:id="829" w:author="Beth Quinlan" w:date="2018-04-05T15:48:00Z"/>
        </w:rPr>
      </w:pPr>
      <w:r>
        <w:t xml:space="preserve">In the </w:t>
      </w:r>
      <w:r w:rsidRPr="00FB46CC">
        <w:rPr>
          <w:i/>
        </w:rPr>
        <w:t>Select role services</w:t>
      </w:r>
      <w:r>
        <w:t xml:space="preserve"> window</w:t>
      </w:r>
      <w:ins w:id="830" w:author="Beth Quinlan" w:date="2018-04-05T15:48:00Z">
        <w:r w:rsidR="004232F0">
          <w:t>:</w:t>
        </w:r>
      </w:ins>
    </w:p>
    <w:p w14:paraId="0D39850D" w14:textId="77777777" w:rsidR="004232F0" w:rsidRDefault="00FB46CC" w:rsidP="004232F0">
      <w:pPr>
        <w:pStyle w:val="ListParagraph"/>
        <w:numPr>
          <w:ilvl w:val="1"/>
          <w:numId w:val="2"/>
        </w:numPr>
        <w:contextualSpacing w:val="0"/>
        <w:rPr>
          <w:ins w:id="831" w:author="Beth Quinlan" w:date="2018-04-05T15:48:00Z"/>
        </w:rPr>
      </w:pPr>
      <w:del w:id="832" w:author="Beth Quinlan" w:date="2018-04-05T15:47:00Z">
        <w:r w:rsidDel="004232F0">
          <w:delText>,</w:delText>
        </w:r>
      </w:del>
      <w:del w:id="833" w:author="Beth Quinlan" w:date="2018-04-05T15:48:00Z">
        <w:r w:rsidDel="004232F0">
          <w:delText xml:space="preserve"> s</w:delText>
        </w:r>
      </w:del>
      <w:ins w:id="834" w:author="Beth Quinlan" w:date="2018-04-05T15:48:00Z">
        <w:r w:rsidR="004232F0">
          <w:t>S</w:t>
        </w:r>
      </w:ins>
      <w:r>
        <w:t xml:space="preserve">elect </w:t>
      </w:r>
      <w:r w:rsidRPr="00FB46CC">
        <w:rPr>
          <w:b/>
        </w:rPr>
        <w:t>Web Server (IIS) Support</w:t>
      </w:r>
      <w:r>
        <w:t xml:space="preserve">. </w:t>
      </w:r>
    </w:p>
    <w:p w14:paraId="1FFA8F9D" w14:textId="1955D783" w:rsidR="00FB46CC" w:rsidRDefault="00FB46CC">
      <w:pPr>
        <w:pStyle w:val="ListParagraph"/>
        <w:numPr>
          <w:ilvl w:val="1"/>
          <w:numId w:val="2"/>
        </w:numPr>
        <w:contextualSpacing w:val="0"/>
        <w:pPrChange w:id="835" w:author="Beth Quinlan" w:date="2018-04-05T15:48:00Z">
          <w:pPr>
            <w:pStyle w:val="ListParagraph"/>
            <w:numPr>
              <w:numId w:val="2"/>
            </w:numPr>
            <w:contextualSpacing w:val="0"/>
          </w:pPr>
        </w:pPrChange>
      </w:pPr>
      <w:r>
        <w:t xml:space="preserve">You will be prompted to accept the features that accompany your selection. </w:t>
      </w:r>
      <w:del w:id="836" w:author="Beth Quinlan" w:date="2018-04-05T15:47:00Z">
        <w:r w:rsidDel="004232F0">
          <w:delText xml:space="preserve">Select </w:delText>
        </w:r>
      </w:del>
      <w:ins w:id="837" w:author="Beth Quinlan" w:date="2018-04-05T15:47:00Z">
        <w:r w:rsidR="004232F0">
          <w:t xml:space="preserve">Click </w:t>
        </w:r>
      </w:ins>
      <w:r w:rsidRPr="00FB46CC">
        <w:rPr>
          <w:b/>
        </w:rPr>
        <w:t>Add Features</w:t>
      </w:r>
      <w:r>
        <w:t>.</w:t>
      </w:r>
    </w:p>
    <w:p w14:paraId="39C42E30" w14:textId="77777777" w:rsidR="00FB46CC" w:rsidRDefault="00FB46CC" w:rsidP="00FB46CC">
      <w:pPr>
        <w:pStyle w:val="ListParagraph"/>
        <w:ind w:firstLine="0"/>
        <w:contextualSpacing w:val="0"/>
        <w:rPr>
          <w:noProof/>
        </w:rPr>
      </w:pPr>
    </w:p>
    <w:p w14:paraId="47D8F4E1" w14:textId="1F31B4B7" w:rsidR="00FB46CC" w:rsidRDefault="00FB46CC" w:rsidP="00FB46CC">
      <w:pPr>
        <w:pStyle w:val="ListParagraph"/>
        <w:ind w:firstLine="0"/>
        <w:contextualSpacing w:val="0"/>
      </w:pPr>
      <w:r>
        <w:rPr>
          <w:noProof/>
          <w:lang w:val="da-DK" w:eastAsia="da-DK"/>
        </w:rPr>
        <w:drawing>
          <wp:inline distT="0" distB="0" distL="0" distR="0" wp14:anchorId="54D3C61C" wp14:editId="3AF28ED7">
            <wp:extent cx="5186944" cy="317257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99503" cy="3180251"/>
                    </a:xfrm>
                    <a:prstGeom prst="rect">
                      <a:avLst/>
                    </a:prstGeom>
                  </pic:spPr>
                </pic:pic>
              </a:graphicData>
            </a:graphic>
          </wp:inline>
        </w:drawing>
      </w:r>
    </w:p>
    <w:p w14:paraId="50EE9BC8" w14:textId="098B846F" w:rsidR="00FB46CC" w:rsidRDefault="00FB46CC" w:rsidP="00FB46CC">
      <w:pPr>
        <w:pStyle w:val="ListParagraph"/>
        <w:numPr>
          <w:ilvl w:val="0"/>
          <w:numId w:val="2"/>
        </w:numPr>
        <w:contextualSpacing w:val="0"/>
      </w:pPr>
      <w:r>
        <w:t xml:space="preserve">Click the </w:t>
      </w:r>
      <w:r w:rsidRPr="00FB46CC">
        <w:rPr>
          <w:b/>
        </w:rPr>
        <w:t>Next</w:t>
      </w:r>
      <w:r>
        <w:t xml:space="preserve"> button.</w:t>
      </w:r>
    </w:p>
    <w:p w14:paraId="48643D2D" w14:textId="5B82323C" w:rsidR="00FB46CC" w:rsidRDefault="00FB46CC" w:rsidP="00FB46CC">
      <w:pPr>
        <w:pStyle w:val="ListParagraph"/>
        <w:numPr>
          <w:ilvl w:val="0"/>
          <w:numId w:val="2"/>
        </w:numPr>
        <w:contextualSpacing w:val="0"/>
      </w:pPr>
      <w:r>
        <w:t xml:space="preserve">Click the </w:t>
      </w:r>
      <w:r w:rsidRPr="00FB46CC">
        <w:rPr>
          <w:b/>
        </w:rPr>
        <w:t>Next</w:t>
      </w:r>
      <w:r>
        <w:t xml:space="preserve"> button.</w:t>
      </w:r>
    </w:p>
    <w:p w14:paraId="7A850EC0" w14:textId="77777777" w:rsidR="00FB46CC" w:rsidRDefault="00FB46CC">
      <w:r>
        <w:br w:type="page"/>
      </w:r>
    </w:p>
    <w:p w14:paraId="757C9CF9" w14:textId="5BF90015" w:rsidR="005B7763" w:rsidRPr="0035501D" w:rsidRDefault="005B7763" w:rsidP="005162F4">
      <w:pPr>
        <w:pStyle w:val="ListParagraph"/>
        <w:numPr>
          <w:ilvl w:val="0"/>
          <w:numId w:val="2"/>
        </w:numPr>
        <w:contextualSpacing w:val="0"/>
        <w:rPr>
          <w:rStyle w:val="Strong"/>
          <w:rFonts w:ascii="Times New Roman" w:hAnsi="Times New Roman"/>
        </w:rPr>
      </w:pPr>
      <w:r>
        <w:lastRenderedPageBreak/>
        <w:t>In</w:t>
      </w:r>
      <w:r w:rsidR="00FB46CC">
        <w:t xml:space="preserve"> the </w:t>
      </w:r>
      <w:r w:rsidR="00FB46CC" w:rsidRPr="00FB46CC">
        <w:rPr>
          <w:i/>
        </w:rPr>
        <w:t>Select role services</w:t>
      </w:r>
      <w:r w:rsidR="00FB46CC">
        <w:t xml:space="preserve"> window, the</w:t>
      </w:r>
      <w:r>
        <w:t xml:space="preserve"> </w:t>
      </w:r>
      <w:r w:rsidRPr="00590382">
        <w:rPr>
          <w:b/>
        </w:rPr>
        <w:t xml:space="preserve">Web Server </w:t>
      </w:r>
      <w:r w:rsidR="00FB46CC" w:rsidRPr="00FB46CC">
        <w:t>r</w:t>
      </w:r>
      <w:r w:rsidR="00B36450" w:rsidRPr="00FB46CC">
        <w:t>ole</w:t>
      </w:r>
      <w:r w:rsidR="00B36450">
        <w:rPr>
          <w:b/>
        </w:rPr>
        <w:t xml:space="preserve"> </w:t>
      </w:r>
      <w:r w:rsidR="00B36450">
        <w:t>should already be selected. C</w:t>
      </w:r>
      <w:r>
        <w:t xml:space="preserve">lick </w:t>
      </w:r>
      <w:r w:rsidRPr="00590382">
        <w:rPr>
          <w:b/>
        </w:rPr>
        <w:t>Next</w:t>
      </w:r>
      <w:r>
        <w:rPr>
          <w:rStyle w:val="Strong"/>
          <w:rFonts w:ascii="Segoe UI" w:hAnsi="Segoe UI" w:cs="Segoe UI"/>
          <w:color w:val="666666"/>
          <w:szCs w:val="21"/>
        </w:rPr>
        <w:t>.</w:t>
      </w:r>
    </w:p>
    <w:p w14:paraId="757C9CFA" w14:textId="12831702" w:rsidR="005B7763" w:rsidRDefault="00B36450" w:rsidP="005B7763">
      <w:pPr>
        <w:pStyle w:val="ListParagraph"/>
        <w:ind w:left="1080"/>
        <w:contextualSpacing w:val="0"/>
      </w:pPr>
      <w:r>
        <w:rPr>
          <w:noProof/>
          <w:lang w:val="da-DK" w:eastAsia="da-DK"/>
        </w:rPr>
        <w:drawing>
          <wp:inline distT="0" distB="0" distL="0" distR="0" wp14:anchorId="4A16689D" wp14:editId="26C3170E">
            <wp:extent cx="5148773" cy="36019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57379" cy="3607961"/>
                    </a:xfrm>
                    <a:prstGeom prst="rect">
                      <a:avLst/>
                    </a:prstGeom>
                  </pic:spPr>
                </pic:pic>
              </a:graphicData>
            </a:graphic>
          </wp:inline>
        </w:drawing>
      </w:r>
    </w:p>
    <w:p w14:paraId="757C9CFC" w14:textId="77777777" w:rsidR="005B7763" w:rsidRDefault="005B7763" w:rsidP="005B7763">
      <w:pPr>
        <w:pStyle w:val="ListParagraph"/>
        <w:ind w:firstLine="0"/>
        <w:contextualSpacing w:val="0"/>
      </w:pPr>
    </w:p>
    <w:p w14:paraId="757C9CFD" w14:textId="40B2B535" w:rsidR="005B7763" w:rsidRDefault="005B7763" w:rsidP="005162F4">
      <w:pPr>
        <w:pStyle w:val="ListParagraph"/>
        <w:numPr>
          <w:ilvl w:val="0"/>
          <w:numId w:val="2"/>
        </w:numPr>
        <w:contextualSpacing w:val="0"/>
      </w:pPr>
      <w:r>
        <w:t xml:space="preserve">Click the </w:t>
      </w:r>
      <w:r w:rsidR="00FB46CC" w:rsidRPr="00FB46CC">
        <w:rPr>
          <w:b/>
        </w:rPr>
        <w:t>Install</w:t>
      </w:r>
      <w:r w:rsidR="00FB46CC">
        <w:t xml:space="preserve"> button</w:t>
      </w:r>
      <w:r>
        <w:t>.</w:t>
      </w:r>
    </w:p>
    <w:p w14:paraId="757C9D00" w14:textId="77777777" w:rsidR="005B7763" w:rsidRDefault="005B7763" w:rsidP="005162F4">
      <w:pPr>
        <w:pStyle w:val="ListParagraph"/>
        <w:numPr>
          <w:ilvl w:val="0"/>
          <w:numId w:val="2"/>
        </w:numPr>
        <w:contextualSpacing w:val="0"/>
      </w:pPr>
      <w:r>
        <w:t xml:space="preserve">Once the installation has completed, you can click the </w:t>
      </w:r>
      <w:r w:rsidRPr="00A455B1">
        <w:rPr>
          <w:b/>
        </w:rPr>
        <w:t>Close</w:t>
      </w:r>
      <w:r>
        <w:t xml:space="preserve"> button.</w:t>
      </w:r>
    </w:p>
    <w:p w14:paraId="757C9D01" w14:textId="5040713F" w:rsidR="005B7763" w:rsidRDefault="00232537" w:rsidP="005162F4">
      <w:pPr>
        <w:pStyle w:val="ListParagraph"/>
        <w:numPr>
          <w:ilvl w:val="0"/>
          <w:numId w:val="2"/>
        </w:numPr>
        <w:contextualSpacing w:val="0"/>
      </w:pPr>
      <w:r>
        <w:t>Leave the remote desktop session open since you will need to copy the web application into this machine later.</w:t>
      </w:r>
      <w:ins w:id="838" w:author="Beth Quinlan" w:date="2018-04-05T15:52:00Z">
        <w:r w:rsidR="004232F0">
          <w:t xml:space="preserve">  Minimize the session.</w:t>
        </w:r>
      </w:ins>
    </w:p>
    <w:p w14:paraId="757C9D03" w14:textId="77777777" w:rsidR="005B7763" w:rsidRDefault="005B7763" w:rsidP="005B7763">
      <w:pPr>
        <w:pStyle w:val="Heading2"/>
      </w:pPr>
    </w:p>
    <w:p w14:paraId="757C9D04" w14:textId="77777777" w:rsidR="00C33BFE" w:rsidRDefault="00C33BFE">
      <w:pPr>
        <w:rPr>
          <w:rFonts w:asciiTheme="minorHAnsi" w:eastAsia="Times New Roman" w:hAnsiTheme="minorHAnsi" w:cs="Times New Roman"/>
          <w:b/>
          <w:color w:val="000000" w:themeColor="text1"/>
          <w:sz w:val="28"/>
          <w:szCs w:val="36"/>
        </w:rPr>
      </w:pPr>
      <w:r>
        <w:br w:type="page"/>
      </w:r>
    </w:p>
    <w:p w14:paraId="5FDF7BBC" w14:textId="7898D715" w:rsidR="00BC21C0" w:rsidRDefault="00BC21C0" w:rsidP="00BC21C0">
      <w:pPr>
        <w:pStyle w:val="Heading2"/>
      </w:pPr>
      <w:bookmarkStart w:id="839" w:name="_Toc510773772"/>
      <w:r>
        <w:lastRenderedPageBreak/>
        <w:t xml:space="preserve">Task </w:t>
      </w:r>
      <w:r w:rsidR="00775EB9">
        <w:t>6</w:t>
      </w:r>
      <w:r>
        <w:t>: Setting Inbound Security rules for the IIS Machine</w:t>
      </w:r>
      <w:bookmarkEnd w:id="839"/>
    </w:p>
    <w:p w14:paraId="1B9ACD6A" w14:textId="77777777" w:rsidR="00BC21C0" w:rsidRDefault="00BC21C0" w:rsidP="00BC21C0"/>
    <w:p w14:paraId="1CC7277D" w14:textId="6ADE12C4" w:rsidR="00BC21C0" w:rsidRDefault="00BC21C0">
      <w:pPr>
        <w:ind w:firstLine="0"/>
        <w:pPrChange w:id="840" w:author="Beth Quinlan" w:date="2018-04-05T16:25:00Z">
          <w:pPr/>
        </w:pPrChange>
      </w:pPr>
      <w:r>
        <w:t>You have installed IIS and</w:t>
      </w:r>
      <w:ins w:id="841" w:author="Beth Quinlan" w:date="2018-04-05T15:51:00Z">
        <w:r w:rsidR="004232F0">
          <w:t>,</w:t>
        </w:r>
      </w:ins>
      <w:r>
        <w:t xml:space="preserve"> in that process, IIS has opened up port 80 on the virtual machine</w:t>
      </w:r>
      <w:ins w:id="842" w:author="Beth Quinlan" w:date="2018-04-05T15:51:00Z">
        <w:r w:rsidR="004232F0">
          <w:t>’</w:t>
        </w:r>
      </w:ins>
      <w:r>
        <w:t>s firewall. What we need to do now is open an external port for access outside of the IIS machine. In the Azure portal</w:t>
      </w:r>
      <w:r w:rsidR="006903FD">
        <w:t xml:space="preserve"> </w:t>
      </w:r>
      <w:r w:rsidR="00C06871">
        <w:fldChar w:fldCharType="begin"/>
      </w:r>
      <w:r w:rsidR="00C06871">
        <w:instrText xml:space="preserve"> HYPERLINK "https://portal.azure.com" </w:instrText>
      </w:r>
      <w:r w:rsidR="00C06871">
        <w:fldChar w:fldCharType="separate"/>
      </w:r>
      <w:r w:rsidR="006903FD" w:rsidRPr="00DA3759">
        <w:rPr>
          <w:rStyle w:val="Hyperlink"/>
        </w:rPr>
        <w:t>https://portal.azure.com</w:t>
      </w:r>
      <w:r w:rsidR="00C06871">
        <w:rPr>
          <w:rStyle w:val="Hyperlink"/>
        </w:rPr>
        <w:fldChar w:fldCharType="end"/>
      </w:r>
      <w:r w:rsidR="006903FD">
        <w:t xml:space="preserve"> </w:t>
      </w:r>
      <w:r>
        <w:t xml:space="preserve">, this is called an </w:t>
      </w:r>
      <w:r w:rsidRPr="00283ED3">
        <w:rPr>
          <w:i/>
        </w:rPr>
        <w:t>Inbound Rule</w:t>
      </w:r>
      <w:r>
        <w:t>.</w:t>
      </w:r>
    </w:p>
    <w:p w14:paraId="1F42A0EE" w14:textId="77777777" w:rsidR="00BC21C0" w:rsidRDefault="00BC21C0" w:rsidP="00BC21C0">
      <w:pPr>
        <w:rPr>
          <w:color w:val="666666"/>
        </w:rPr>
      </w:pPr>
      <w:bookmarkStart w:id="843" w:name="Ex3Task1"/>
      <w:bookmarkEnd w:id="843"/>
    </w:p>
    <w:p w14:paraId="5A249EFB" w14:textId="797E9B4A" w:rsidR="00BC21C0" w:rsidRDefault="00BC21C0" w:rsidP="005162F4">
      <w:pPr>
        <w:pStyle w:val="ListParagraph"/>
        <w:numPr>
          <w:ilvl w:val="0"/>
          <w:numId w:val="8"/>
        </w:numPr>
        <w:contextualSpacing w:val="0"/>
      </w:pPr>
      <w:r>
        <w:t xml:space="preserve">From within your resource group, select the network security group for the </w:t>
      </w:r>
      <w:r w:rsidRPr="00283ED3">
        <w:rPr>
          <w:i/>
        </w:rPr>
        <w:t>iisvm1</w:t>
      </w:r>
      <w:r w:rsidR="008034DA">
        <w:t xml:space="preserve"> web s</w:t>
      </w:r>
      <w:r>
        <w:t>erver virtual machine.</w:t>
      </w:r>
    </w:p>
    <w:p w14:paraId="54A001F6" w14:textId="5B91F244" w:rsidR="006A6BF9" w:rsidRDefault="004666ED" w:rsidP="00BC21C0">
      <w:pPr>
        <w:pStyle w:val="ListParagraph"/>
        <w:ind w:firstLine="0"/>
        <w:contextualSpacing w:val="0"/>
      </w:pPr>
      <w:r>
        <w:rPr>
          <w:noProof/>
          <w:lang w:val="da-DK" w:eastAsia="da-DK"/>
        </w:rPr>
        <w:drawing>
          <wp:inline distT="0" distB="0" distL="0" distR="0" wp14:anchorId="0907FE70" wp14:editId="12B8B91A">
            <wp:extent cx="4133333" cy="2704762"/>
            <wp:effectExtent l="0" t="0" r="635"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33333" cy="2704762"/>
                    </a:xfrm>
                    <a:prstGeom prst="rect">
                      <a:avLst/>
                    </a:prstGeom>
                  </pic:spPr>
                </pic:pic>
              </a:graphicData>
            </a:graphic>
          </wp:inline>
        </w:drawing>
      </w:r>
    </w:p>
    <w:p w14:paraId="2AD20818" w14:textId="53454F8F" w:rsidR="00BC21C0" w:rsidRDefault="00BC21C0" w:rsidP="005162F4">
      <w:pPr>
        <w:pStyle w:val="ListParagraph"/>
        <w:numPr>
          <w:ilvl w:val="0"/>
          <w:numId w:val="8"/>
        </w:numPr>
        <w:contextualSpacing w:val="0"/>
      </w:pPr>
      <w:r>
        <w:t xml:space="preserve">Select </w:t>
      </w:r>
      <w:r w:rsidRPr="004F7BAB">
        <w:rPr>
          <w:b/>
        </w:rPr>
        <w:t>Inbound security</w:t>
      </w:r>
      <w:r>
        <w:t xml:space="preserve"> </w:t>
      </w:r>
      <w:r w:rsidRPr="004232F0">
        <w:rPr>
          <w:b/>
          <w:rPrChange w:id="844" w:author="Beth Quinlan" w:date="2018-04-05T15:53:00Z">
            <w:rPr/>
          </w:rPrChange>
        </w:rPr>
        <w:t>rules</w:t>
      </w:r>
      <w:ins w:id="845" w:author="Beth Quinlan" w:date="2018-04-05T15:53:00Z">
        <w:r w:rsidR="004232F0">
          <w:t>.</w:t>
        </w:r>
      </w:ins>
    </w:p>
    <w:p w14:paraId="568D5AB5" w14:textId="0E32D7FD" w:rsidR="00BC21C0" w:rsidRDefault="004666ED" w:rsidP="00BC21C0">
      <w:pPr>
        <w:pStyle w:val="ListParagraph"/>
        <w:ind w:firstLine="0"/>
        <w:contextualSpacing w:val="0"/>
      </w:pPr>
      <w:r>
        <w:rPr>
          <w:noProof/>
          <w:lang w:val="da-DK" w:eastAsia="da-DK"/>
        </w:rPr>
        <w:drawing>
          <wp:inline distT="0" distB="0" distL="0" distR="0" wp14:anchorId="4F94B025" wp14:editId="16364DDE">
            <wp:extent cx="2333333" cy="216190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33333" cy="2161905"/>
                    </a:xfrm>
                    <a:prstGeom prst="rect">
                      <a:avLst/>
                    </a:prstGeom>
                  </pic:spPr>
                </pic:pic>
              </a:graphicData>
            </a:graphic>
          </wp:inline>
        </w:drawing>
      </w:r>
    </w:p>
    <w:p w14:paraId="07DDB15E" w14:textId="77777777" w:rsidR="00BC21C0" w:rsidRDefault="00BC21C0" w:rsidP="00BC21C0">
      <w:pPr>
        <w:pStyle w:val="ListParagraph"/>
        <w:ind w:firstLine="0"/>
        <w:contextualSpacing w:val="0"/>
      </w:pPr>
    </w:p>
    <w:p w14:paraId="3A346FE2" w14:textId="77777777" w:rsidR="004666ED" w:rsidRDefault="004666ED">
      <w:r>
        <w:br w:type="page"/>
      </w:r>
    </w:p>
    <w:p w14:paraId="790AA701" w14:textId="28B5DBAF" w:rsidR="00964522" w:rsidRDefault="00BC21C0" w:rsidP="005162F4">
      <w:pPr>
        <w:pStyle w:val="ListParagraph"/>
        <w:numPr>
          <w:ilvl w:val="0"/>
          <w:numId w:val="8"/>
        </w:numPr>
        <w:contextualSpacing w:val="0"/>
        <w:rPr>
          <w:ins w:id="846" w:author="Beth Quinlan" w:date="2018-04-05T16:03:00Z"/>
        </w:rPr>
      </w:pPr>
      <w:r>
        <w:lastRenderedPageBreak/>
        <w:t xml:space="preserve">In the </w:t>
      </w:r>
      <w:r w:rsidRPr="00776CB0">
        <w:rPr>
          <w:b/>
        </w:rPr>
        <w:t>Inbound security rules</w:t>
      </w:r>
      <w:r>
        <w:t xml:space="preserve"> blade, select the </w:t>
      </w:r>
      <w:ins w:id="847" w:author="Beth Quinlan" w:date="2018-04-05T15:58:00Z">
        <w:r w:rsidR="00964522" w:rsidRPr="00964522">
          <w:rPr>
            <w:b/>
            <w:rPrChange w:id="848" w:author="Beth Quinlan" w:date="2018-04-05T15:58:00Z">
              <w:rPr/>
            </w:rPrChange>
          </w:rPr>
          <w:t>+</w:t>
        </w:r>
      </w:ins>
      <w:r w:rsidRPr="00776CB0">
        <w:rPr>
          <w:b/>
        </w:rPr>
        <w:t>Add</w:t>
      </w:r>
      <w:r>
        <w:t xml:space="preserve"> button which will advance you to the </w:t>
      </w:r>
      <w:r w:rsidRPr="00776CB0">
        <w:rPr>
          <w:b/>
        </w:rPr>
        <w:t>Add inbound security rule</w:t>
      </w:r>
      <w:r>
        <w:t xml:space="preserve"> blade. </w:t>
      </w:r>
    </w:p>
    <w:p w14:paraId="63B98809" w14:textId="14737FE8" w:rsidR="00964522" w:rsidRDefault="00964522" w:rsidP="005162F4">
      <w:pPr>
        <w:pStyle w:val="ListParagraph"/>
        <w:numPr>
          <w:ilvl w:val="0"/>
          <w:numId w:val="8"/>
        </w:numPr>
        <w:contextualSpacing w:val="0"/>
        <w:rPr>
          <w:ins w:id="849" w:author="Beth Quinlan" w:date="2018-04-05T16:04:00Z"/>
        </w:rPr>
      </w:pPr>
      <w:ins w:id="850" w:author="Beth Quinlan" w:date="2018-04-05T16:03:00Z">
        <w:r>
          <w:t xml:space="preserve">Click the </w:t>
        </w:r>
        <w:r w:rsidRPr="00964522">
          <w:rPr>
            <w:b/>
            <w:rPrChange w:id="851" w:author="Beth Quinlan" w:date="2018-04-05T16:03:00Z">
              <w:rPr/>
            </w:rPrChange>
          </w:rPr>
          <w:t>Basic</w:t>
        </w:r>
        <w:r>
          <w:t xml:space="preserve"> icon</w:t>
        </w:r>
      </w:ins>
      <w:ins w:id="852" w:author="Beth Quinlan" w:date="2018-04-05T16:04:00Z">
        <w:r>
          <w:t>.</w:t>
        </w:r>
      </w:ins>
    </w:p>
    <w:p w14:paraId="2DFE9EF4" w14:textId="5C02A983" w:rsidR="00964522" w:rsidRDefault="00964522">
      <w:pPr>
        <w:ind w:left="360" w:firstLine="360"/>
        <w:rPr>
          <w:ins w:id="853" w:author="Beth Quinlan" w:date="2018-04-05T16:03:00Z"/>
        </w:rPr>
        <w:pPrChange w:id="854" w:author="Beth Quinlan" w:date="2018-04-05T16:04:00Z">
          <w:pPr>
            <w:pStyle w:val="ListParagraph"/>
            <w:numPr>
              <w:numId w:val="8"/>
            </w:numPr>
            <w:contextualSpacing w:val="0"/>
          </w:pPr>
        </w:pPrChange>
      </w:pPr>
      <w:ins w:id="855" w:author="Beth Quinlan" w:date="2018-04-05T16:04:00Z">
        <w:r>
          <w:rPr>
            <w:noProof/>
          </w:rPr>
          <w:drawing>
            <wp:inline distT="0" distB="0" distL="0" distR="0" wp14:anchorId="6D2DE61F" wp14:editId="480D8C2D">
              <wp:extent cx="581025" cy="228260"/>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3552" cy="233181"/>
                      </a:xfrm>
                      <a:prstGeom prst="rect">
                        <a:avLst/>
                      </a:prstGeom>
                    </pic:spPr>
                  </pic:pic>
                </a:graphicData>
              </a:graphic>
            </wp:inline>
          </w:drawing>
        </w:r>
      </w:ins>
    </w:p>
    <w:p w14:paraId="542558CC" w14:textId="08BF623F" w:rsidR="00BC21C0" w:rsidDel="00D0633F" w:rsidRDefault="00964522" w:rsidP="00D17139">
      <w:pPr>
        <w:pStyle w:val="ListParagraph"/>
        <w:numPr>
          <w:ilvl w:val="0"/>
          <w:numId w:val="8"/>
        </w:numPr>
        <w:ind w:left="360" w:firstLine="0"/>
        <w:contextualSpacing w:val="0"/>
        <w:rPr>
          <w:del w:id="856" w:author="Beth Quinlan" w:date="2018-04-05T16:14:00Z"/>
        </w:rPr>
      </w:pPr>
      <w:ins w:id="857" w:author="Beth Quinlan" w:date="2018-04-05T16:04:00Z">
        <w:r>
          <w:t xml:space="preserve">In the </w:t>
        </w:r>
        <w:r w:rsidRPr="000F19E7">
          <w:rPr>
            <w:b/>
          </w:rPr>
          <w:t>Advanced</w:t>
        </w:r>
        <w:r>
          <w:t xml:space="preserve"> </w:t>
        </w:r>
      </w:ins>
      <w:ins w:id="858" w:author="Beth Quinlan" w:date="2018-04-05T16:05:00Z">
        <w:r>
          <w:t xml:space="preserve">blade, </w:t>
        </w:r>
      </w:ins>
      <w:del w:id="859" w:author="Beth Quinlan" w:date="2018-04-05T16:05:00Z">
        <w:r w:rsidR="00BC21C0" w:rsidDel="00964522">
          <w:delText>S</w:delText>
        </w:r>
      </w:del>
      <w:ins w:id="860" w:author="Beth Quinlan" w:date="2018-04-05T16:05:00Z">
        <w:r>
          <w:t>s</w:t>
        </w:r>
      </w:ins>
      <w:r w:rsidR="00BC21C0">
        <w:t>et the fields settings as shown below</w:t>
      </w:r>
      <w:ins w:id="861" w:author="Beth Quinlan" w:date="2018-04-05T16:14:00Z">
        <w:r w:rsidR="00D0633F">
          <w:t>:</w:t>
        </w:r>
      </w:ins>
      <w:del w:id="862" w:author="Beth Quinlan" w:date="2018-04-05T16:14:00Z">
        <w:r w:rsidR="00BC21C0" w:rsidDel="00D0633F">
          <w:delText xml:space="preserve"> and then click the </w:delText>
        </w:r>
        <w:r w:rsidR="00BC21C0" w:rsidRPr="00B444E2" w:rsidDel="00D0633F">
          <w:rPr>
            <w:b/>
          </w:rPr>
          <w:delText>Select</w:delText>
        </w:r>
        <w:r w:rsidR="00BC21C0" w:rsidDel="00D0633F">
          <w:delText xml:space="preserve"> button.</w:delText>
        </w:r>
      </w:del>
    </w:p>
    <w:p w14:paraId="3128C9C1" w14:textId="77777777" w:rsidR="00D0633F" w:rsidRDefault="00D0633F">
      <w:pPr>
        <w:pStyle w:val="ListParagraph"/>
        <w:numPr>
          <w:ilvl w:val="0"/>
          <w:numId w:val="8"/>
        </w:numPr>
        <w:ind w:left="360" w:firstLine="0"/>
        <w:contextualSpacing w:val="0"/>
        <w:rPr>
          <w:ins w:id="863" w:author="Beth Quinlan" w:date="2018-04-05T16:14:00Z"/>
        </w:rPr>
        <w:pPrChange w:id="864" w:author="Beth Quinlan" w:date="2018-04-05T16:14:00Z">
          <w:pPr>
            <w:pStyle w:val="ListParagraph"/>
            <w:numPr>
              <w:numId w:val="8"/>
            </w:numPr>
            <w:contextualSpacing w:val="0"/>
          </w:pPr>
        </w:pPrChange>
      </w:pPr>
    </w:p>
    <w:p w14:paraId="37CC752F" w14:textId="77777777" w:rsidR="00BC21C0" w:rsidRDefault="00BC21C0" w:rsidP="00EC6041">
      <w:pPr>
        <w:ind w:left="360" w:firstLine="0"/>
      </w:pPr>
    </w:p>
    <w:tbl>
      <w:tblPr>
        <w:tblStyle w:val="TableGrid"/>
        <w:tblW w:w="0" w:type="auto"/>
        <w:tblInd w:w="715" w:type="dxa"/>
        <w:tblLook w:val="04A0" w:firstRow="1" w:lastRow="0" w:firstColumn="1" w:lastColumn="0" w:noHBand="0" w:noVBand="1"/>
        <w:tblPrChange w:id="865" w:author="Beth Quinlan" w:date="2018-04-05T16:13:00Z">
          <w:tblPr>
            <w:tblStyle w:val="TableGrid"/>
            <w:tblW w:w="0" w:type="auto"/>
            <w:tblInd w:w="175" w:type="dxa"/>
            <w:tblLook w:val="04A0" w:firstRow="1" w:lastRow="0" w:firstColumn="1" w:lastColumn="0" w:noHBand="0" w:noVBand="1"/>
          </w:tblPr>
        </w:tblPrChange>
      </w:tblPr>
      <w:tblGrid>
        <w:gridCol w:w="3215"/>
        <w:gridCol w:w="5420"/>
        <w:tblGridChange w:id="866">
          <w:tblGrid>
            <w:gridCol w:w="4024"/>
            <w:gridCol w:w="5151"/>
          </w:tblGrid>
        </w:tblGridChange>
      </w:tblGrid>
      <w:tr w:rsidR="00D0633F" w14:paraId="6D3AA57C" w14:textId="77777777" w:rsidTr="00D0633F">
        <w:tc>
          <w:tcPr>
            <w:tcW w:w="3484" w:type="dxa"/>
            <w:tcPrChange w:id="867" w:author="Beth Quinlan" w:date="2018-04-05T16:13:00Z">
              <w:tcPr>
                <w:tcW w:w="4950" w:type="dxa"/>
              </w:tcPr>
            </w:tcPrChange>
          </w:tcPr>
          <w:p w14:paraId="39B85534" w14:textId="21C6662F" w:rsidR="00BC21C0" w:rsidDel="00D0633F" w:rsidRDefault="00BC21C0">
            <w:pPr>
              <w:ind w:left="345" w:hanging="270"/>
              <w:rPr>
                <w:del w:id="868" w:author="Beth Quinlan" w:date="2018-04-05T16:14:00Z"/>
              </w:rPr>
              <w:pPrChange w:id="869" w:author="Beth Quinlan" w:date="2018-04-05T16:12:00Z">
                <w:pPr/>
              </w:pPrChange>
            </w:pPr>
            <w:del w:id="870" w:author="Beth Quinlan" w:date="2018-04-05T16:14:00Z">
              <w:r w:rsidDel="00D0633F">
                <w:delText>A couple of points regarding the security rule:</w:delText>
              </w:r>
            </w:del>
          </w:p>
          <w:p w14:paraId="763FBFD7" w14:textId="77777777" w:rsidR="00D0633F" w:rsidRDefault="00D0633F">
            <w:pPr>
              <w:pStyle w:val="ListParagraph"/>
              <w:numPr>
                <w:ilvl w:val="0"/>
                <w:numId w:val="43"/>
              </w:numPr>
              <w:spacing w:before="120"/>
              <w:ind w:left="345" w:hanging="270"/>
              <w:contextualSpacing w:val="0"/>
              <w:rPr>
                <w:ins w:id="871" w:author="Beth Quinlan" w:date="2018-04-05T16:08:00Z"/>
              </w:rPr>
              <w:pPrChange w:id="872" w:author="Beth Quinlan" w:date="2018-04-05T16:12:00Z">
                <w:pPr>
                  <w:pStyle w:val="ListParagraph"/>
                  <w:numPr>
                    <w:numId w:val="43"/>
                  </w:numPr>
                  <w:spacing w:before="120"/>
                  <w:ind w:left="1080"/>
                  <w:contextualSpacing w:val="0"/>
                </w:pPr>
              </w:pPrChange>
            </w:pPr>
            <w:ins w:id="873" w:author="Beth Quinlan" w:date="2018-04-05T16:08:00Z">
              <w:r w:rsidRPr="00F93F8E">
                <w:rPr>
                  <w:b/>
                </w:rPr>
                <w:t>Service</w:t>
              </w:r>
              <w:r>
                <w:t xml:space="preserve"> – set to Custom</w:t>
              </w:r>
            </w:ins>
          </w:p>
          <w:p w14:paraId="68D6198A" w14:textId="789EBF96" w:rsidR="00D0633F" w:rsidRDefault="00D0633F">
            <w:pPr>
              <w:pStyle w:val="ListParagraph"/>
              <w:numPr>
                <w:ilvl w:val="0"/>
                <w:numId w:val="43"/>
              </w:numPr>
              <w:spacing w:before="120"/>
              <w:ind w:left="345" w:hanging="270"/>
              <w:contextualSpacing w:val="0"/>
              <w:rPr>
                <w:ins w:id="874" w:author="Beth Quinlan" w:date="2018-04-05T16:09:00Z"/>
              </w:rPr>
              <w:pPrChange w:id="875" w:author="Beth Quinlan" w:date="2018-04-05T16:12:00Z">
                <w:pPr>
                  <w:pStyle w:val="ListParagraph"/>
                  <w:numPr>
                    <w:numId w:val="43"/>
                  </w:numPr>
                  <w:spacing w:before="120"/>
                  <w:ind w:left="1080"/>
                  <w:contextualSpacing w:val="0"/>
                </w:pPr>
              </w:pPrChange>
            </w:pPr>
            <w:ins w:id="876" w:author="Beth Quinlan" w:date="2018-04-05T16:09:00Z">
              <w:r w:rsidRPr="002D65F8">
                <w:rPr>
                  <w:b/>
                </w:rPr>
                <w:t>Port range</w:t>
              </w:r>
              <w:r>
                <w:rPr>
                  <w:b/>
                </w:rPr>
                <w:t>s</w:t>
              </w:r>
              <w:r>
                <w:t xml:space="preserve"> - make sure the Destination port is set to 80 since that is the firewall port open in the machine.</w:t>
              </w:r>
            </w:ins>
          </w:p>
          <w:p w14:paraId="2A3F21BE" w14:textId="77777777" w:rsidR="00D0633F" w:rsidRDefault="00D0633F">
            <w:pPr>
              <w:pStyle w:val="ListParagraph"/>
              <w:numPr>
                <w:ilvl w:val="0"/>
                <w:numId w:val="43"/>
              </w:numPr>
              <w:spacing w:before="120"/>
              <w:ind w:left="345" w:hanging="270"/>
              <w:contextualSpacing w:val="0"/>
              <w:rPr>
                <w:ins w:id="877" w:author="Beth Quinlan" w:date="2018-04-05T16:10:00Z"/>
              </w:rPr>
              <w:pPrChange w:id="878" w:author="Beth Quinlan" w:date="2018-04-05T16:12:00Z">
                <w:pPr>
                  <w:pStyle w:val="ListParagraph"/>
                  <w:numPr>
                    <w:numId w:val="43"/>
                  </w:numPr>
                  <w:spacing w:before="120"/>
                  <w:ind w:left="1080"/>
                  <w:contextualSpacing w:val="0"/>
                </w:pPr>
              </w:pPrChange>
            </w:pPr>
            <w:ins w:id="879" w:author="Beth Quinlan" w:date="2018-04-05T16:10:00Z">
              <w:r w:rsidRPr="00F90F8A">
                <w:rPr>
                  <w:b/>
                </w:rPr>
                <w:t>Priority</w:t>
              </w:r>
              <w:r>
                <w:t xml:space="preserve"> - you could specify a priority if you wish, the lower the number, the higher the priority. Since we only have one rule other than the RDP port, this setting is fine.</w:t>
              </w:r>
            </w:ins>
          </w:p>
          <w:p w14:paraId="6FA99084" w14:textId="28ACE623" w:rsidR="00BC21C0" w:rsidDel="00D0633F" w:rsidRDefault="004232F0">
            <w:pPr>
              <w:pStyle w:val="ListParagraph"/>
              <w:numPr>
                <w:ilvl w:val="0"/>
                <w:numId w:val="43"/>
              </w:numPr>
              <w:spacing w:before="120"/>
              <w:ind w:left="345" w:hanging="270"/>
              <w:contextualSpacing w:val="0"/>
              <w:rPr>
                <w:del w:id="880" w:author="Beth Quinlan" w:date="2018-04-05T16:13:00Z"/>
              </w:rPr>
              <w:pPrChange w:id="881" w:author="Beth Quinlan" w:date="2018-04-05T16:13:00Z">
                <w:pPr>
                  <w:pStyle w:val="ListParagraph"/>
                  <w:numPr>
                    <w:numId w:val="19"/>
                  </w:numPr>
                  <w:spacing w:before="120"/>
                  <w:ind w:left="1080"/>
                  <w:contextualSpacing w:val="0"/>
                </w:pPr>
              </w:pPrChange>
            </w:pPr>
            <w:ins w:id="882" w:author="Beth Quinlan" w:date="2018-04-05T15:54:00Z">
              <w:r w:rsidRPr="004232F0">
                <w:rPr>
                  <w:b/>
                  <w:rPrChange w:id="883" w:author="Beth Quinlan" w:date="2018-04-05T15:54:00Z">
                    <w:rPr/>
                  </w:rPrChange>
                </w:rPr>
                <w:t>Name</w:t>
              </w:r>
              <w:r>
                <w:t xml:space="preserve"> - </w:t>
              </w:r>
            </w:ins>
            <w:del w:id="884" w:author="Beth Quinlan" w:date="2018-04-05T15:54:00Z">
              <w:r w:rsidR="00BC21C0" w:rsidDel="004232F0">
                <w:delText>T</w:delText>
              </w:r>
            </w:del>
            <w:ins w:id="885" w:author="Beth Quinlan" w:date="2018-04-05T15:54:00Z">
              <w:r>
                <w:t>t</w:t>
              </w:r>
            </w:ins>
            <w:r w:rsidR="00BC21C0">
              <w:t>he name can be any name</w:t>
            </w:r>
            <w:del w:id="886" w:author="Beth Quinlan" w:date="2018-04-05T16:12:00Z">
              <w:r w:rsidR="00BC21C0" w:rsidDel="00D0633F">
                <w:delText>,</w:delText>
              </w:r>
            </w:del>
            <w:ins w:id="887" w:author="Beth Quinlan" w:date="2018-04-05T16:12:00Z">
              <w:r w:rsidR="00D0633F">
                <w:t>;</w:t>
              </w:r>
            </w:ins>
            <w:r w:rsidR="00BC21C0">
              <w:t xml:space="preserve"> in this lab, </w:t>
            </w:r>
            <w:del w:id="888" w:author="Beth Quinlan" w:date="2018-04-05T16:12:00Z">
              <w:r w:rsidR="00BC21C0" w:rsidDel="00D0633F">
                <w:delText xml:space="preserve">we will </w:delText>
              </w:r>
            </w:del>
            <w:r w:rsidR="00BC21C0">
              <w:t>call it ‘</w:t>
            </w:r>
            <w:proofErr w:type="spellStart"/>
            <w:ins w:id="889" w:author="Beth Quinlan" w:date="2018-04-06T09:41:00Z">
              <w:r w:rsidR="00EB66A3">
                <w:t>W</w:t>
              </w:r>
            </w:ins>
            <w:del w:id="890" w:author="Beth Quinlan" w:date="2018-04-06T09:41:00Z">
              <w:r w:rsidR="00BC21C0" w:rsidDel="00EB66A3">
                <w:delText>w</w:delText>
              </w:r>
            </w:del>
            <w:r w:rsidR="00BC21C0">
              <w:t>ebport</w:t>
            </w:r>
            <w:proofErr w:type="spellEnd"/>
            <w:r w:rsidR="00BC21C0">
              <w:t>’</w:t>
            </w:r>
          </w:p>
          <w:p w14:paraId="571A15FB" w14:textId="53882D4F" w:rsidR="00BC21C0" w:rsidDel="00D0633F" w:rsidRDefault="00BC21C0">
            <w:pPr>
              <w:pStyle w:val="ListParagraph"/>
              <w:numPr>
                <w:ilvl w:val="0"/>
                <w:numId w:val="43"/>
              </w:numPr>
              <w:spacing w:before="120"/>
              <w:ind w:left="345" w:hanging="270"/>
              <w:contextualSpacing w:val="0"/>
              <w:rPr>
                <w:del w:id="891" w:author="Beth Quinlan" w:date="2018-04-05T16:10:00Z"/>
              </w:rPr>
              <w:pPrChange w:id="892" w:author="Beth Quinlan" w:date="2018-04-05T16:13:00Z">
                <w:pPr>
                  <w:pStyle w:val="ListParagraph"/>
                  <w:numPr>
                    <w:numId w:val="19"/>
                  </w:numPr>
                  <w:spacing w:before="120"/>
                  <w:ind w:left="1080"/>
                  <w:contextualSpacing w:val="0"/>
                </w:pPr>
              </w:pPrChange>
            </w:pPr>
            <w:del w:id="893" w:author="Beth Quinlan" w:date="2018-04-05T15:54:00Z">
              <w:r w:rsidDel="004232F0">
                <w:delText>Y</w:delText>
              </w:r>
            </w:del>
            <w:del w:id="894" w:author="Beth Quinlan" w:date="2018-04-05T16:10:00Z">
              <w:r w:rsidDel="00D0633F">
                <w:delText>ou could specify a priority if you wish, the lower the number, the higher the priority. Since we only have one rule other than the RDP port, this setting is fine.</w:delText>
              </w:r>
            </w:del>
          </w:p>
          <w:p w14:paraId="4D0ACD31" w14:textId="3C5342D9" w:rsidR="00BC21C0" w:rsidDel="00D0633F" w:rsidRDefault="00350EA9">
            <w:pPr>
              <w:pStyle w:val="ListParagraph"/>
              <w:numPr>
                <w:ilvl w:val="0"/>
                <w:numId w:val="43"/>
              </w:numPr>
              <w:spacing w:before="120"/>
              <w:ind w:left="345" w:hanging="270"/>
              <w:contextualSpacing w:val="0"/>
              <w:rPr>
                <w:del w:id="895" w:author="Beth Quinlan" w:date="2018-04-05T16:13:00Z"/>
              </w:rPr>
              <w:pPrChange w:id="896" w:author="Beth Quinlan" w:date="2018-04-05T16:13:00Z">
                <w:pPr>
                  <w:pStyle w:val="ListParagraph"/>
                  <w:numPr>
                    <w:numId w:val="19"/>
                  </w:numPr>
                  <w:spacing w:before="120"/>
                  <w:ind w:left="1080"/>
                  <w:contextualSpacing w:val="0"/>
                </w:pPr>
              </w:pPrChange>
            </w:pPr>
            <w:del w:id="897" w:author="Beth Quinlan" w:date="2018-04-05T15:56:00Z">
              <w:r w:rsidDel="00964522">
                <w:delText>S</w:delText>
              </w:r>
            </w:del>
            <w:del w:id="898" w:author="Beth Quinlan" w:date="2018-04-05T16:13:00Z">
              <w:r w:rsidDel="00D0633F">
                <w:delText xml:space="preserve">et </w:delText>
              </w:r>
            </w:del>
            <w:del w:id="899" w:author="Beth Quinlan" w:date="2018-04-05T15:55:00Z">
              <w:r w:rsidDel="004232F0">
                <w:delText xml:space="preserve">Source </w:delText>
              </w:r>
            </w:del>
            <w:del w:id="900" w:author="Beth Quinlan" w:date="2018-04-05T16:13:00Z">
              <w:r w:rsidDel="00D0633F">
                <w:delText xml:space="preserve">to </w:delText>
              </w:r>
              <w:r w:rsidRPr="004232F0" w:rsidDel="00D0633F">
                <w:rPr>
                  <w:b/>
                  <w:rPrChange w:id="901" w:author="Beth Quinlan" w:date="2018-04-05T15:55:00Z">
                    <w:rPr/>
                  </w:rPrChange>
                </w:rPr>
                <w:delText>Any</w:delText>
              </w:r>
              <w:r w:rsidDel="00D0633F">
                <w:delText xml:space="preserve"> since we do not know where the request will come from</w:delText>
              </w:r>
            </w:del>
            <w:del w:id="902" w:author="Beth Quinlan" w:date="2018-04-05T15:55:00Z">
              <w:r w:rsidR="00BC21C0" w:rsidDel="004232F0">
                <w:delText>e</w:delText>
              </w:r>
            </w:del>
          </w:p>
          <w:p w14:paraId="16B58653" w14:textId="7E2BED69" w:rsidR="003B69AA" w:rsidDel="00D0633F" w:rsidRDefault="003B69AA">
            <w:pPr>
              <w:pStyle w:val="ListParagraph"/>
              <w:numPr>
                <w:ilvl w:val="0"/>
                <w:numId w:val="43"/>
              </w:numPr>
              <w:spacing w:before="120"/>
              <w:ind w:left="345" w:hanging="270"/>
              <w:contextualSpacing w:val="0"/>
              <w:rPr>
                <w:del w:id="903" w:author="Beth Quinlan" w:date="2018-04-05T16:08:00Z"/>
              </w:rPr>
              <w:pPrChange w:id="904" w:author="Beth Quinlan" w:date="2018-04-05T16:13:00Z">
                <w:pPr>
                  <w:pStyle w:val="ListParagraph"/>
                  <w:numPr>
                    <w:numId w:val="19"/>
                  </w:numPr>
                  <w:spacing w:before="120"/>
                  <w:ind w:left="1080"/>
                  <w:contextualSpacing w:val="0"/>
                </w:pPr>
              </w:pPrChange>
            </w:pPr>
            <w:del w:id="905" w:author="Beth Quinlan" w:date="2018-04-05T15:56:00Z">
              <w:r w:rsidDel="00964522">
                <w:delText xml:space="preserve">The </w:delText>
              </w:r>
              <w:r w:rsidR="00350EA9" w:rsidDel="00964522">
                <w:delText xml:space="preserve">Service to </w:delText>
              </w:r>
            </w:del>
            <w:del w:id="906" w:author="Beth Quinlan" w:date="2018-04-05T16:08:00Z">
              <w:r w:rsidR="00350EA9" w:rsidDel="00D0633F">
                <w:delText>Custom</w:delText>
              </w:r>
            </w:del>
          </w:p>
          <w:p w14:paraId="326EB249" w14:textId="2176E258" w:rsidR="00BC21C0" w:rsidDel="00D0633F" w:rsidRDefault="003B69AA">
            <w:pPr>
              <w:pStyle w:val="ListParagraph"/>
              <w:numPr>
                <w:ilvl w:val="0"/>
                <w:numId w:val="43"/>
              </w:numPr>
              <w:spacing w:before="120"/>
              <w:ind w:left="345" w:hanging="270"/>
              <w:contextualSpacing w:val="0"/>
              <w:rPr>
                <w:del w:id="907" w:author="Beth Quinlan" w:date="2018-04-05T16:09:00Z"/>
              </w:rPr>
              <w:pPrChange w:id="908" w:author="Beth Quinlan" w:date="2018-04-05T16:13:00Z">
                <w:pPr>
                  <w:pStyle w:val="ListParagraph"/>
                  <w:numPr>
                    <w:numId w:val="19"/>
                  </w:numPr>
                  <w:spacing w:before="120"/>
                  <w:ind w:left="1080"/>
                  <w:contextualSpacing w:val="0"/>
                </w:pPr>
              </w:pPrChange>
            </w:pPr>
            <w:del w:id="909" w:author="Beth Quinlan" w:date="2018-04-05T15:57:00Z">
              <w:r w:rsidDel="00964522">
                <w:delText>M</w:delText>
              </w:r>
            </w:del>
            <w:del w:id="910" w:author="Beth Quinlan" w:date="2018-04-05T16:09:00Z">
              <w:r w:rsidDel="00D0633F">
                <w:delText>ake sure the Destination port is set to 80 since that is the firewall port open in the machine</w:delText>
              </w:r>
              <w:r w:rsidR="00BC21C0" w:rsidDel="00D0633F">
                <w:delText>.</w:delText>
              </w:r>
            </w:del>
          </w:p>
          <w:p w14:paraId="573E8E61" w14:textId="5E587108" w:rsidR="00350EA9" w:rsidDel="00964522" w:rsidRDefault="00350EA9">
            <w:pPr>
              <w:pStyle w:val="ListParagraph"/>
              <w:numPr>
                <w:ilvl w:val="0"/>
                <w:numId w:val="43"/>
              </w:numPr>
              <w:spacing w:before="120"/>
              <w:ind w:left="345" w:hanging="270"/>
              <w:contextualSpacing w:val="0"/>
              <w:rPr>
                <w:del w:id="911" w:author="Beth Quinlan" w:date="2018-04-05T15:57:00Z"/>
              </w:rPr>
              <w:pPrChange w:id="912" w:author="Beth Quinlan" w:date="2018-04-05T16:13:00Z">
                <w:pPr>
                  <w:pStyle w:val="ListParagraph"/>
                  <w:numPr>
                    <w:numId w:val="19"/>
                  </w:numPr>
                  <w:spacing w:before="120"/>
                  <w:ind w:left="1080"/>
                  <w:contextualSpacing w:val="0"/>
                </w:pPr>
              </w:pPrChange>
            </w:pPr>
            <w:del w:id="913" w:author="Beth Quinlan" w:date="2018-04-05T15:57:00Z">
              <w:r w:rsidDel="00964522">
                <w:delText xml:space="preserve">Select the </w:delText>
              </w:r>
              <w:r w:rsidRPr="00350EA9" w:rsidDel="00964522">
                <w:rPr>
                  <w:b/>
                </w:rPr>
                <w:delText>OK</w:delText>
              </w:r>
              <w:r w:rsidDel="00964522">
                <w:delText xml:space="preserve"> button</w:delText>
              </w:r>
            </w:del>
          </w:p>
          <w:p w14:paraId="5BBA5A0F" w14:textId="77777777" w:rsidR="00BC21C0" w:rsidRDefault="00BC21C0">
            <w:pPr>
              <w:pStyle w:val="ListParagraph"/>
              <w:numPr>
                <w:ilvl w:val="0"/>
                <w:numId w:val="43"/>
              </w:numPr>
              <w:ind w:left="345" w:hanging="270"/>
              <w:contextualSpacing w:val="0"/>
              <w:pPrChange w:id="914" w:author="Beth Quinlan" w:date="2018-04-05T16:13:00Z">
                <w:pPr/>
              </w:pPrChange>
            </w:pPr>
          </w:p>
        </w:tc>
        <w:tc>
          <w:tcPr>
            <w:tcW w:w="5151" w:type="dxa"/>
            <w:tcPrChange w:id="915" w:author="Beth Quinlan" w:date="2018-04-05T16:13:00Z">
              <w:tcPr>
                <w:tcW w:w="4225" w:type="dxa"/>
              </w:tcPr>
            </w:tcPrChange>
          </w:tcPr>
          <w:p w14:paraId="171DCC7D" w14:textId="7A8CFC47" w:rsidR="00BC21C0" w:rsidRDefault="00D0633F" w:rsidP="00AF3163">
            <w:pPr>
              <w:pStyle w:val="ListParagraph"/>
              <w:ind w:left="0" w:firstLine="0"/>
              <w:contextualSpacing w:val="0"/>
            </w:pPr>
            <w:ins w:id="916" w:author="Beth Quinlan" w:date="2018-04-05T16:11:00Z">
              <w:r>
                <w:rPr>
                  <w:noProof/>
                </w:rPr>
                <w:drawing>
                  <wp:inline distT="0" distB="0" distL="0" distR="0" wp14:anchorId="0DB72D87" wp14:editId="474DC2EF">
                    <wp:extent cx="3305125" cy="22383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29889" cy="2255147"/>
                            </a:xfrm>
                            <a:prstGeom prst="rect">
                              <a:avLst/>
                            </a:prstGeom>
                          </pic:spPr>
                        </pic:pic>
                      </a:graphicData>
                    </a:graphic>
                  </wp:inline>
                </w:drawing>
              </w:r>
            </w:ins>
            <w:del w:id="917" w:author="Beth Quinlan" w:date="2018-04-05T16:06:00Z">
              <w:r w:rsidR="004666ED" w:rsidDel="00964522">
                <w:rPr>
                  <w:noProof/>
                  <w:lang w:val="da-DK" w:eastAsia="da-DK"/>
                </w:rPr>
                <w:drawing>
                  <wp:inline distT="0" distB="0" distL="0" distR="0" wp14:anchorId="16E1DEE4" wp14:editId="2822E1DC">
                    <wp:extent cx="2847619" cy="4980952"/>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47619" cy="4980952"/>
                            </a:xfrm>
                            <a:prstGeom prst="rect">
                              <a:avLst/>
                            </a:prstGeom>
                          </pic:spPr>
                        </pic:pic>
                      </a:graphicData>
                    </a:graphic>
                  </wp:inline>
                </w:drawing>
              </w:r>
            </w:del>
          </w:p>
        </w:tc>
      </w:tr>
    </w:tbl>
    <w:p w14:paraId="56FF6257" w14:textId="28DBD5D5" w:rsidR="00964522" w:rsidRDefault="00D0633F">
      <w:pPr>
        <w:pStyle w:val="ListParagraph"/>
        <w:numPr>
          <w:ilvl w:val="0"/>
          <w:numId w:val="45"/>
        </w:numPr>
        <w:ind w:left="720"/>
        <w:contextualSpacing w:val="0"/>
        <w:rPr>
          <w:ins w:id="918" w:author="Beth Quinlan" w:date="2018-04-05T15:57:00Z"/>
        </w:rPr>
        <w:pPrChange w:id="919" w:author="Beth Quinlan" w:date="2018-04-05T15:57:00Z">
          <w:pPr>
            <w:pStyle w:val="ListParagraph"/>
            <w:numPr>
              <w:numId w:val="19"/>
            </w:numPr>
            <w:ind w:left="1080"/>
            <w:contextualSpacing w:val="0"/>
          </w:pPr>
        </w:pPrChange>
      </w:pPr>
      <w:ins w:id="920" w:author="Beth Quinlan" w:date="2018-04-05T16:14:00Z">
        <w:r>
          <w:t>Click</w:t>
        </w:r>
      </w:ins>
      <w:ins w:id="921" w:author="Beth Quinlan" w:date="2018-04-05T15:57:00Z">
        <w:r w:rsidR="00964522">
          <w:t xml:space="preserve"> the </w:t>
        </w:r>
        <w:r w:rsidR="00964522" w:rsidRPr="00350EA9">
          <w:rPr>
            <w:b/>
          </w:rPr>
          <w:t>OK</w:t>
        </w:r>
        <w:r w:rsidR="00964522">
          <w:t xml:space="preserve"> button</w:t>
        </w:r>
      </w:ins>
      <w:ins w:id="922" w:author="Beth Quinlan" w:date="2018-04-05T15:58:00Z">
        <w:r w:rsidR="00964522">
          <w:t>.</w:t>
        </w:r>
      </w:ins>
    </w:p>
    <w:p w14:paraId="4316ACF7" w14:textId="77777777" w:rsidR="00B42066" w:rsidRDefault="00B42066" w:rsidP="005B7763">
      <w:pPr>
        <w:pStyle w:val="Heading2"/>
      </w:pPr>
    </w:p>
    <w:p w14:paraId="23694A19" w14:textId="77777777" w:rsidR="00B42066" w:rsidRDefault="00B42066">
      <w:pPr>
        <w:ind w:left="900"/>
        <w:rPr>
          <w:rFonts w:asciiTheme="minorHAnsi" w:eastAsia="Times New Roman" w:hAnsiTheme="minorHAnsi" w:cs="Times New Roman"/>
          <w:b/>
          <w:color w:val="000000" w:themeColor="text1"/>
          <w:sz w:val="28"/>
          <w:szCs w:val="36"/>
        </w:rPr>
        <w:pPrChange w:id="923" w:author="Beth Quinlan" w:date="2018-04-05T16:12:00Z">
          <w:pPr/>
        </w:pPrChange>
      </w:pPr>
      <w:r>
        <w:br w:type="page"/>
      </w:r>
    </w:p>
    <w:p w14:paraId="757C9D05" w14:textId="4C3DAD3A" w:rsidR="005B7763" w:rsidRDefault="005B7763" w:rsidP="005B7763">
      <w:pPr>
        <w:pStyle w:val="Heading2"/>
      </w:pPr>
      <w:bookmarkStart w:id="924" w:name="_Toc510773773"/>
      <w:r>
        <w:lastRenderedPageBreak/>
        <w:t xml:space="preserve">Task </w:t>
      </w:r>
      <w:r w:rsidR="00775EB9">
        <w:t>7</w:t>
      </w:r>
      <w:r>
        <w:t>: Configuring the SQL Server 201</w:t>
      </w:r>
      <w:ins w:id="925" w:author="Beth Quinlan" w:date="2018-04-06T07:24:00Z">
        <w:r w:rsidR="00900F48">
          <w:t>4</w:t>
        </w:r>
      </w:ins>
      <w:del w:id="926" w:author="Beth Quinlan" w:date="2018-04-05T16:15:00Z">
        <w:r w:rsidDel="00D0633F">
          <w:delText>2</w:delText>
        </w:r>
      </w:del>
      <w:r>
        <w:t xml:space="preserve"> Instance</w:t>
      </w:r>
      <w:bookmarkEnd w:id="924"/>
    </w:p>
    <w:p w14:paraId="757C9D16" w14:textId="774F1CC7" w:rsidR="004E53D2" w:rsidRDefault="004E53D2" w:rsidP="002F135F">
      <w:pPr>
        <w:pStyle w:val="ListParagraph"/>
        <w:ind w:firstLine="0"/>
        <w:contextualSpacing w:val="0"/>
      </w:pPr>
      <w:bookmarkStart w:id="927" w:name="Ex1Task2"/>
      <w:bookmarkEnd w:id="927"/>
      <w:r>
        <w:t xml:space="preserve">In this </w:t>
      </w:r>
      <w:del w:id="928" w:author="Beth Quinlan" w:date="2018-04-05T16:15:00Z">
        <w:r w:rsidR="000B11DA" w:rsidDel="00D0633F">
          <w:delText>step</w:delText>
        </w:r>
      </w:del>
      <w:ins w:id="929" w:author="Beth Quinlan" w:date="2018-04-05T16:15:00Z">
        <w:r w:rsidR="00D0633F">
          <w:t>task</w:t>
        </w:r>
      </w:ins>
      <w:r>
        <w:t>, you will set up</w:t>
      </w:r>
      <w:ins w:id="930" w:author="Beth Quinlan" w:date="2018-04-05T16:15:00Z">
        <w:r w:rsidR="00D0633F">
          <w:t xml:space="preserve"> a</w:t>
        </w:r>
      </w:ins>
      <w:r>
        <w:t xml:space="preserve"> SQL Server </w:t>
      </w:r>
      <w:r w:rsidR="00482157">
        <w:t>instance and database to be used by the web application</w:t>
      </w:r>
      <w:r>
        <w:t>.</w:t>
      </w:r>
    </w:p>
    <w:p w14:paraId="519A1EE4" w14:textId="77777777" w:rsidR="00D60DCF" w:rsidRDefault="00D60DCF" w:rsidP="00D60DCF">
      <w:pPr>
        <w:pStyle w:val="ListParagraph"/>
        <w:numPr>
          <w:ilvl w:val="0"/>
          <w:numId w:val="3"/>
        </w:numPr>
        <w:contextualSpacing w:val="0"/>
      </w:pPr>
      <w:r>
        <w:t>When you create an IaaS SQL machine, the portal will automatically add a 1TB data disk to the machine for you, but it will not automatically format it. You will use this data disk to store the SQL Server logs and data files. To do this, go back to your resource group blade and select the SQL Server virtual machine (</w:t>
      </w:r>
      <w:proofErr w:type="spellStart"/>
      <w:r w:rsidRPr="00DB2AE8">
        <w:rPr>
          <w:b/>
          <w:rPrChange w:id="931" w:author="Beth Quinlan" w:date="2018-04-11T14:00:00Z">
            <w:rPr/>
          </w:rPrChange>
        </w:rPr>
        <w:t>dbvm</w:t>
      </w:r>
      <w:proofErr w:type="spellEnd"/>
      <w:r>
        <w:t>).</w:t>
      </w:r>
    </w:p>
    <w:p w14:paraId="748515DD" w14:textId="77777777" w:rsidR="00D0633F" w:rsidRDefault="006742BC" w:rsidP="005162F4">
      <w:pPr>
        <w:pStyle w:val="ListParagraph"/>
        <w:numPr>
          <w:ilvl w:val="0"/>
          <w:numId w:val="3"/>
        </w:numPr>
        <w:contextualSpacing w:val="0"/>
        <w:rPr>
          <w:ins w:id="932" w:author="Beth Quinlan" w:date="2018-04-05T16:17:00Z"/>
        </w:rPr>
      </w:pPr>
      <w:r>
        <w:t xml:space="preserve">From the SQL Server blade, select the </w:t>
      </w:r>
      <w:r w:rsidRPr="006742BC">
        <w:rPr>
          <w:b/>
        </w:rPr>
        <w:t>Connect</w:t>
      </w:r>
      <w:r>
        <w:t xml:space="preserve"> button.</w:t>
      </w:r>
      <w:ins w:id="933" w:author="Beth Quinlan" w:date="2018-04-05T16:17:00Z">
        <w:r w:rsidR="00D0633F">
          <w:t xml:space="preserve">  </w:t>
        </w:r>
      </w:ins>
    </w:p>
    <w:p w14:paraId="757C9D17" w14:textId="3A0F5204" w:rsidR="004E53D2" w:rsidRDefault="00D0633F" w:rsidP="005162F4">
      <w:pPr>
        <w:pStyle w:val="ListParagraph"/>
        <w:numPr>
          <w:ilvl w:val="0"/>
          <w:numId w:val="3"/>
        </w:numPr>
        <w:contextualSpacing w:val="0"/>
      </w:pPr>
      <w:ins w:id="934" w:author="Beth Quinlan" w:date="2018-04-05T16:17:00Z">
        <w:r>
          <w:t xml:space="preserve">Click </w:t>
        </w:r>
        <w:r w:rsidRPr="00993EEF">
          <w:rPr>
            <w:b/>
          </w:rPr>
          <w:t>Open</w:t>
        </w:r>
        <w:r>
          <w:t xml:space="preserve"> and </w:t>
        </w:r>
      </w:ins>
      <w:ins w:id="935" w:author="Beth Quinlan" w:date="2018-04-05T16:18:00Z">
        <w:r>
          <w:t xml:space="preserve">click </w:t>
        </w:r>
        <w:r w:rsidRPr="00993EEF">
          <w:rPr>
            <w:b/>
          </w:rPr>
          <w:t>Connect</w:t>
        </w:r>
        <w:r>
          <w:t>.  C</w:t>
        </w:r>
      </w:ins>
      <w:ins w:id="936" w:author="Beth Quinlan" w:date="2018-04-05T16:17:00Z">
        <w:r>
          <w:t xml:space="preserve">omplete the log in process using the RDP credentials of the </w:t>
        </w:r>
      </w:ins>
      <w:ins w:id="937" w:author="Beth Quinlan" w:date="2018-04-05T16:18:00Z">
        <w:r>
          <w:t>SQL machine</w:t>
        </w:r>
      </w:ins>
      <w:ins w:id="938" w:author="Beth Quinlan" w:date="2018-04-05T16:17:00Z">
        <w:r>
          <w:t>.</w:t>
        </w:r>
      </w:ins>
    </w:p>
    <w:p w14:paraId="757C9D31" w14:textId="511224F3" w:rsidR="00F45D69" w:rsidRDefault="00F45D69" w:rsidP="005162F4">
      <w:pPr>
        <w:pStyle w:val="ListParagraph"/>
        <w:numPr>
          <w:ilvl w:val="0"/>
          <w:numId w:val="3"/>
        </w:numPr>
        <w:contextualSpacing w:val="0"/>
      </w:pPr>
      <w:r>
        <w:t xml:space="preserve">Using </w:t>
      </w:r>
      <w:del w:id="939" w:author="Beth Quinlan" w:date="2018-04-05T16:23:00Z">
        <w:r w:rsidRPr="00DB2AE8" w:rsidDel="002F135F">
          <w:rPr>
            <w:i/>
            <w:rPrChange w:id="940" w:author="Beth Quinlan" w:date="2018-04-11T14:01:00Z">
              <w:rPr/>
            </w:rPrChange>
          </w:rPr>
          <w:delText xml:space="preserve">Windows </w:delText>
        </w:r>
      </w:del>
      <w:ins w:id="941" w:author="Beth Quinlan" w:date="2018-04-05T16:23:00Z">
        <w:r w:rsidR="002F135F" w:rsidRPr="00DB2AE8">
          <w:rPr>
            <w:i/>
            <w:rPrChange w:id="942" w:author="Beth Quinlan" w:date="2018-04-11T14:01:00Z">
              <w:rPr/>
            </w:rPrChange>
          </w:rPr>
          <w:t xml:space="preserve">File </w:t>
        </w:r>
      </w:ins>
      <w:r w:rsidRPr="00DB2AE8">
        <w:rPr>
          <w:i/>
          <w:rPrChange w:id="943" w:author="Beth Quinlan" w:date="2018-04-11T14:01:00Z">
            <w:rPr/>
          </w:rPrChange>
        </w:rPr>
        <w:t>Explorer</w:t>
      </w:r>
      <w:r>
        <w:t xml:space="preserve">, go to your new </w:t>
      </w:r>
      <w:r w:rsidRPr="00896CD6">
        <w:rPr>
          <w:b/>
        </w:rPr>
        <w:t>F:</w:t>
      </w:r>
      <w:r w:rsidR="00896CD6" w:rsidRPr="00896CD6">
        <w:rPr>
          <w:b/>
        </w:rPr>
        <w:t>\</w:t>
      </w:r>
      <w:r>
        <w:t xml:space="preserve"> drive and </w:t>
      </w:r>
      <w:r w:rsidR="009E7E6A">
        <w:t xml:space="preserve">make sure you have a </w:t>
      </w:r>
      <w:r w:rsidR="009E7E6A" w:rsidRPr="009E7E6A">
        <w:rPr>
          <w:b/>
        </w:rPr>
        <w:t>Backup</w:t>
      </w:r>
      <w:r w:rsidR="009E7E6A">
        <w:t xml:space="preserve">, </w:t>
      </w:r>
      <w:r w:rsidR="009E7E6A" w:rsidRPr="009E7E6A">
        <w:rPr>
          <w:b/>
        </w:rPr>
        <w:t>Data</w:t>
      </w:r>
      <w:r w:rsidR="009E7E6A">
        <w:t xml:space="preserve"> and </w:t>
      </w:r>
      <w:r w:rsidR="009E7E6A" w:rsidRPr="009E7E6A">
        <w:rPr>
          <w:b/>
        </w:rPr>
        <w:t>Log</w:t>
      </w:r>
      <w:r w:rsidR="009E7E6A">
        <w:t xml:space="preserve"> directory. Create these directories if necessary</w:t>
      </w:r>
      <w:r>
        <w:t>.</w:t>
      </w:r>
    </w:p>
    <w:p w14:paraId="5FEA3734" w14:textId="69BA49EF" w:rsidR="00327FF3" w:rsidRDefault="00344871" w:rsidP="00327FF3">
      <w:pPr>
        <w:pStyle w:val="ListParagraph"/>
        <w:ind w:firstLine="0"/>
        <w:contextualSpacing w:val="0"/>
      </w:pPr>
      <w:r>
        <w:rPr>
          <w:noProof/>
          <w:lang w:val="da-DK" w:eastAsia="da-DK"/>
        </w:rPr>
        <w:drawing>
          <wp:inline distT="0" distB="0" distL="0" distR="0" wp14:anchorId="2AB35760" wp14:editId="3D2BD9E3">
            <wp:extent cx="2152381" cy="876190"/>
            <wp:effectExtent l="0" t="0" r="635"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52381" cy="876190"/>
                    </a:xfrm>
                    <a:prstGeom prst="rect">
                      <a:avLst/>
                    </a:prstGeom>
                  </pic:spPr>
                </pic:pic>
              </a:graphicData>
            </a:graphic>
          </wp:inline>
        </w:drawing>
      </w:r>
    </w:p>
    <w:p w14:paraId="757C9D32" w14:textId="48204F51" w:rsidR="00F45D69" w:rsidRDefault="002F135F">
      <w:pPr>
        <w:pStyle w:val="ListParagraph"/>
        <w:numPr>
          <w:ilvl w:val="0"/>
          <w:numId w:val="3"/>
        </w:numPr>
        <w:contextualSpacing w:val="0"/>
        <w:pPrChange w:id="944" w:author="Beth Quinlan" w:date="2018-04-05T16:28:00Z">
          <w:pPr>
            <w:pStyle w:val="ListParagraph"/>
            <w:ind w:firstLine="0"/>
            <w:contextualSpacing w:val="0"/>
          </w:pPr>
        </w:pPrChange>
      </w:pPr>
      <w:ins w:id="945" w:author="Beth Quinlan" w:date="2018-04-05T16:28:00Z">
        <w:r>
          <w:t xml:space="preserve">Do </w:t>
        </w:r>
        <w:r w:rsidRPr="002F135F">
          <w:rPr>
            <w:u w:val="single"/>
            <w:rPrChange w:id="946" w:author="Beth Quinlan" w:date="2018-04-05T16:28:00Z">
              <w:rPr/>
            </w:rPrChange>
          </w:rPr>
          <w:t>not</w:t>
        </w:r>
        <w:r>
          <w:t xml:space="preserve"> close the SQL </w:t>
        </w:r>
      </w:ins>
      <w:ins w:id="947" w:author="Beth Quinlan" w:date="2018-04-05T16:29:00Z">
        <w:r w:rsidR="00F06908">
          <w:t>RDP session</w:t>
        </w:r>
      </w:ins>
      <w:ins w:id="948" w:author="Beth Quinlan" w:date="2018-04-05T16:28:00Z">
        <w:r>
          <w:t xml:space="preserve">. </w:t>
        </w:r>
      </w:ins>
    </w:p>
    <w:p w14:paraId="757C9D33" w14:textId="77777777" w:rsidR="00F14A9A" w:rsidRDefault="00F14A9A">
      <w:r>
        <w:br w:type="page"/>
      </w:r>
    </w:p>
    <w:p w14:paraId="757C9D34" w14:textId="77777777" w:rsidR="00DE5C09" w:rsidRDefault="00DE5C09">
      <w:pPr>
        <w:rPr>
          <w:rFonts w:asciiTheme="minorHAnsi" w:eastAsia="Times New Roman" w:hAnsiTheme="minorHAnsi" w:cs="Times New Roman"/>
          <w:b/>
          <w:color w:val="000000" w:themeColor="text1"/>
          <w:sz w:val="24"/>
          <w:szCs w:val="27"/>
        </w:rPr>
      </w:pPr>
      <w:bookmarkStart w:id="949" w:name="Ex1Task3"/>
      <w:bookmarkEnd w:id="949"/>
    </w:p>
    <w:p w14:paraId="757C9D35" w14:textId="77777777" w:rsidR="004E53D2" w:rsidRDefault="004E53D2" w:rsidP="004B3291">
      <w:pPr>
        <w:pStyle w:val="Heading3"/>
        <w:rPr>
          <w:sz w:val="30"/>
          <w:szCs w:val="30"/>
        </w:rPr>
      </w:pPr>
      <w:bookmarkStart w:id="950" w:name="_Toc510773774"/>
      <w:r>
        <w:t xml:space="preserve">Installing the </w:t>
      </w:r>
      <w:proofErr w:type="spellStart"/>
      <w:r>
        <w:t>AdventureWorks</w:t>
      </w:r>
      <w:proofErr w:type="spellEnd"/>
      <w:r>
        <w:t xml:space="preserve"> Database</w:t>
      </w:r>
      <w:bookmarkEnd w:id="950"/>
    </w:p>
    <w:p w14:paraId="757C9D36" w14:textId="0BECA97C" w:rsidR="004E53D2" w:rsidRDefault="004E53D2" w:rsidP="00B362DF">
      <w:pPr>
        <w:pStyle w:val="ListParagraph"/>
        <w:ind w:firstLine="0"/>
      </w:pPr>
      <w:r>
        <w:t xml:space="preserve">In </w:t>
      </w:r>
      <w:del w:id="951" w:author="Beth Quinlan" w:date="2018-04-06T11:57:00Z">
        <w:r w:rsidDel="00993EEF">
          <w:delText xml:space="preserve">this </w:delText>
        </w:r>
        <w:r w:rsidR="009A146D" w:rsidDel="00993EEF">
          <w:delText>step</w:delText>
        </w:r>
      </w:del>
      <w:ins w:id="952" w:author="Beth Quinlan" w:date="2018-04-06T11:57:00Z">
        <w:r w:rsidR="00993EEF">
          <w:t>the following steps</w:t>
        </w:r>
      </w:ins>
      <w:r>
        <w:t xml:space="preserve">, you will add the </w:t>
      </w:r>
      <w:proofErr w:type="spellStart"/>
      <w:r w:rsidRPr="00DE5C09">
        <w:t>AdventureWorks</w:t>
      </w:r>
      <w:proofErr w:type="spellEnd"/>
      <w:r>
        <w:t xml:space="preserve"> database that will be used by the sample application</w:t>
      </w:r>
      <w:r w:rsidR="005D614D">
        <w:t>.</w:t>
      </w:r>
    </w:p>
    <w:p w14:paraId="757C9D37" w14:textId="77777777" w:rsidR="00B362DF" w:rsidRDefault="00B362DF" w:rsidP="00B362DF">
      <w:pPr>
        <w:pStyle w:val="ListParagraph"/>
        <w:ind w:firstLine="0"/>
      </w:pPr>
    </w:p>
    <w:p w14:paraId="757C9D38" w14:textId="5D3D0964" w:rsidR="00F45D69" w:rsidRDefault="00F45D69">
      <w:pPr>
        <w:pStyle w:val="ListParagraph"/>
        <w:numPr>
          <w:ilvl w:val="0"/>
          <w:numId w:val="48"/>
        </w:numPr>
        <w:contextualSpacing w:val="0"/>
        <w:pPrChange w:id="953" w:author="Beth Quinlan" w:date="2018-04-06T11:56:00Z">
          <w:pPr>
            <w:pStyle w:val="ListParagraph"/>
            <w:numPr>
              <w:numId w:val="4"/>
            </w:numPr>
            <w:contextualSpacing w:val="0"/>
          </w:pPr>
        </w:pPrChange>
      </w:pPr>
      <w:del w:id="954" w:author="Beth Quinlan" w:date="2018-04-05T16:29:00Z">
        <w:r w:rsidDel="00F06908">
          <w:delText>In the hands-on lab material</w:delText>
        </w:r>
        <w:r w:rsidR="00A15313" w:rsidDel="00F06908">
          <w:delText xml:space="preserve"> (on</w:delText>
        </w:r>
      </w:del>
      <w:ins w:id="955" w:author="Beth Quinlan" w:date="2018-04-05T16:29:00Z">
        <w:r w:rsidR="00F06908">
          <w:t>Switch to</w:t>
        </w:r>
      </w:ins>
      <w:r w:rsidR="00A15313">
        <w:t xml:space="preserve"> the hosted lab HOST machine</w:t>
      </w:r>
      <w:ins w:id="956" w:author="Beth Quinlan" w:date="2018-04-05T16:29:00Z">
        <w:r w:rsidR="00F06908">
          <w:t xml:space="preserve"> and </w:t>
        </w:r>
      </w:ins>
      <w:del w:id="957" w:author="Beth Quinlan" w:date="2018-04-05T16:29:00Z">
        <w:r w:rsidR="00A15313" w:rsidDel="00F06908">
          <w:delText>)</w:delText>
        </w:r>
        <w:r w:rsidR="00290130" w:rsidDel="00F06908">
          <w:delText xml:space="preserve">, </w:delText>
        </w:r>
      </w:del>
      <w:r w:rsidR="00290130">
        <w:t xml:space="preserve">browse to the </w:t>
      </w:r>
      <w:r w:rsidR="00290130" w:rsidRPr="00290130">
        <w:rPr>
          <w:b/>
        </w:rPr>
        <w:t>C:\AzureIaaSWS\M4 - Azure Virtual Machines</w:t>
      </w:r>
      <w:r w:rsidRPr="00290130">
        <w:rPr>
          <w:b/>
        </w:rPr>
        <w:t>\Labs\</w:t>
      </w:r>
      <w:proofErr w:type="spellStart"/>
      <w:r w:rsidRPr="00290130">
        <w:rPr>
          <w:b/>
        </w:rPr>
        <w:t>IntroToAzureVM</w:t>
      </w:r>
      <w:r w:rsidR="00A66D82" w:rsidRPr="00290130">
        <w:rPr>
          <w:b/>
        </w:rPr>
        <w:t>s</w:t>
      </w:r>
      <w:proofErr w:type="spellEnd"/>
      <w:del w:id="958" w:author="Beth Quinlan" w:date="2018-04-06T09:44:00Z">
        <w:r w:rsidR="00A66D82" w:rsidDel="00AD7ADE">
          <w:rPr>
            <w:b/>
          </w:rPr>
          <w:delText>-V2</w:delText>
        </w:r>
      </w:del>
      <w:r w:rsidRPr="00F45D69">
        <w:rPr>
          <w:b/>
        </w:rPr>
        <w:t>\Source\Assets</w:t>
      </w:r>
      <w:r>
        <w:t xml:space="preserve"> directory.</w:t>
      </w:r>
      <w:r w:rsidR="00A15313">
        <w:t xml:space="preserve"> If you are not using a Microsoft hosted lab, you will need to browse to wherever you extracted the lab material to on your hard drive.</w:t>
      </w:r>
    </w:p>
    <w:p w14:paraId="757C9D39" w14:textId="77777777" w:rsidR="00F45D69" w:rsidRDefault="00F45D69">
      <w:pPr>
        <w:pStyle w:val="ListParagraph"/>
        <w:numPr>
          <w:ilvl w:val="0"/>
          <w:numId w:val="48"/>
        </w:numPr>
        <w:contextualSpacing w:val="0"/>
        <w:pPrChange w:id="959" w:author="Beth Quinlan" w:date="2018-04-06T11:56:00Z">
          <w:pPr>
            <w:pStyle w:val="ListParagraph"/>
            <w:numPr>
              <w:numId w:val="4"/>
            </w:numPr>
            <w:contextualSpacing w:val="0"/>
          </w:pPr>
        </w:pPrChange>
      </w:pPr>
      <w:r>
        <w:t xml:space="preserve">Copy the entire </w:t>
      </w:r>
      <w:r w:rsidRPr="00B50CDD">
        <w:rPr>
          <w:b/>
        </w:rPr>
        <w:t>Database</w:t>
      </w:r>
      <w:r>
        <w:t xml:space="preserve"> directory over to the SQL Server IaaS virtual machine and drop it on the C:\ drive.</w:t>
      </w:r>
      <w:r w:rsidR="00B50CDD">
        <w:t xml:space="preserve">  You can do this by selecting the Database directory on the source drive, select CTRL+C and then doing a CTRL+V onto the C:\ Drive of the database VM.</w:t>
      </w:r>
    </w:p>
    <w:p w14:paraId="757C9D3A" w14:textId="77777777" w:rsidR="00F45D69" w:rsidRDefault="00F45D69">
      <w:pPr>
        <w:pStyle w:val="ListParagraph"/>
        <w:numPr>
          <w:ilvl w:val="0"/>
          <w:numId w:val="48"/>
        </w:numPr>
        <w:contextualSpacing w:val="0"/>
        <w:pPrChange w:id="960" w:author="Beth Quinlan" w:date="2018-04-06T11:56:00Z">
          <w:pPr>
            <w:pStyle w:val="ListParagraph"/>
            <w:numPr>
              <w:numId w:val="4"/>
            </w:numPr>
            <w:contextualSpacing w:val="0"/>
          </w:pPr>
        </w:pPrChange>
      </w:pPr>
      <w:r>
        <w:t xml:space="preserve">On the SQL IaaS machine, browse to </w:t>
      </w:r>
      <w:r w:rsidRPr="00CC7F1C">
        <w:rPr>
          <w:b/>
        </w:rPr>
        <w:t>C:\Database</w:t>
      </w:r>
      <w:r>
        <w:t>.</w:t>
      </w:r>
    </w:p>
    <w:p w14:paraId="757C9D3B" w14:textId="099E2F40" w:rsidR="00F45D69" w:rsidRDefault="00F45D69">
      <w:pPr>
        <w:pStyle w:val="ListParagraph"/>
        <w:numPr>
          <w:ilvl w:val="0"/>
          <w:numId w:val="48"/>
        </w:numPr>
        <w:contextualSpacing w:val="0"/>
        <w:pPrChange w:id="961" w:author="Beth Quinlan" w:date="2018-04-06T11:56:00Z">
          <w:pPr>
            <w:pStyle w:val="ListParagraph"/>
            <w:numPr>
              <w:numId w:val="4"/>
            </w:numPr>
            <w:contextualSpacing w:val="0"/>
          </w:pPr>
        </w:pPrChange>
      </w:pPr>
      <w:r>
        <w:t>Right</w:t>
      </w:r>
      <w:ins w:id="962" w:author="Beth Quinlan" w:date="2018-04-05T16:32:00Z">
        <w:r w:rsidR="00F06908">
          <w:t>-</w:t>
        </w:r>
      </w:ins>
      <w:del w:id="963" w:author="Beth Quinlan" w:date="2018-04-05T16:32:00Z">
        <w:r w:rsidDel="00F06908">
          <w:delText xml:space="preserve"> </w:delText>
        </w:r>
      </w:del>
      <w:r>
        <w:t xml:space="preserve">click the </w:t>
      </w:r>
      <w:r w:rsidRPr="00F45D69">
        <w:rPr>
          <w:b/>
        </w:rPr>
        <w:t>AdventureWorks2012_Database.zip</w:t>
      </w:r>
      <w:r>
        <w:t xml:space="preserve"> file and extract the contents to </w:t>
      </w:r>
      <w:r w:rsidRPr="00F45D69">
        <w:rPr>
          <w:b/>
        </w:rPr>
        <w:t>F:\Data</w:t>
      </w:r>
      <w:r>
        <w:t>.</w:t>
      </w:r>
    </w:p>
    <w:p w14:paraId="757C9D3C" w14:textId="77777777" w:rsidR="00F45D69" w:rsidRDefault="003D48D9">
      <w:pPr>
        <w:pStyle w:val="ListParagraph"/>
        <w:numPr>
          <w:ilvl w:val="0"/>
          <w:numId w:val="48"/>
        </w:numPr>
        <w:contextualSpacing w:val="0"/>
        <w:pPrChange w:id="964" w:author="Beth Quinlan" w:date="2018-04-06T11:56:00Z">
          <w:pPr>
            <w:pStyle w:val="ListParagraph"/>
            <w:numPr>
              <w:numId w:val="4"/>
            </w:numPr>
            <w:contextualSpacing w:val="0"/>
          </w:pPr>
        </w:pPrChange>
      </w:pPr>
      <w:r>
        <w:t xml:space="preserve">Browse to the </w:t>
      </w:r>
      <w:r w:rsidRPr="003D48D9">
        <w:rPr>
          <w:b/>
        </w:rPr>
        <w:t>C:\Database\Scripts</w:t>
      </w:r>
      <w:r>
        <w:t xml:space="preserve"> directory.</w:t>
      </w:r>
    </w:p>
    <w:p w14:paraId="757C9D3D" w14:textId="14876FA3" w:rsidR="003D48D9" w:rsidRDefault="003D48D9">
      <w:pPr>
        <w:pStyle w:val="ListParagraph"/>
        <w:numPr>
          <w:ilvl w:val="0"/>
          <w:numId w:val="48"/>
        </w:numPr>
        <w:contextualSpacing w:val="0"/>
        <w:pPrChange w:id="965" w:author="Beth Quinlan" w:date="2018-04-06T11:56:00Z">
          <w:pPr>
            <w:pStyle w:val="ListParagraph"/>
            <w:numPr>
              <w:numId w:val="4"/>
            </w:numPr>
            <w:contextualSpacing w:val="0"/>
          </w:pPr>
        </w:pPrChange>
      </w:pPr>
      <w:r>
        <w:t>Right</w:t>
      </w:r>
      <w:ins w:id="966" w:author="Beth Quinlan" w:date="2018-04-05T16:32:00Z">
        <w:r w:rsidR="00F06908">
          <w:t>-</w:t>
        </w:r>
      </w:ins>
      <w:del w:id="967" w:author="Beth Quinlan" w:date="2018-04-05T16:32:00Z">
        <w:r w:rsidDel="00F06908">
          <w:delText xml:space="preserve"> </w:delText>
        </w:r>
      </w:del>
      <w:r>
        <w:t xml:space="preserve">click on the </w:t>
      </w:r>
      <w:r w:rsidRPr="003D48D9">
        <w:rPr>
          <w:b/>
        </w:rPr>
        <w:t>SQLPSX.msi</w:t>
      </w:r>
      <w:r>
        <w:t xml:space="preserve"> file and select </w:t>
      </w:r>
      <w:r w:rsidRPr="003D48D9">
        <w:rPr>
          <w:b/>
        </w:rPr>
        <w:t>Install</w:t>
      </w:r>
      <w:r>
        <w:t>.  Step through the install process, accepting the defaults.</w:t>
      </w:r>
    </w:p>
    <w:p w14:paraId="757C9D3E" w14:textId="0FD2AECB" w:rsidR="00CC7F1C" w:rsidRDefault="003D48D9">
      <w:pPr>
        <w:pStyle w:val="ListParagraph"/>
        <w:numPr>
          <w:ilvl w:val="0"/>
          <w:numId w:val="48"/>
        </w:numPr>
        <w:contextualSpacing w:val="0"/>
        <w:pPrChange w:id="968" w:author="Beth Quinlan" w:date="2018-04-06T11:56:00Z">
          <w:pPr>
            <w:pStyle w:val="ListParagraph"/>
            <w:numPr>
              <w:numId w:val="4"/>
            </w:numPr>
            <w:contextualSpacing w:val="0"/>
          </w:pPr>
        </w:pPrChange>
      </w:pPr>
      <w:r>
        <w:t>Right</w:t>
      </w:r>
      <w:ins w:id="969" w:author="Beth Quinlan" w:date="2018-04-05T16:33:00Z">
        <w:r w:rsidR="00F06908">
          <w:t>-</w:t>
        </w:r>
      </w:ins>
      <w:del w:id="970" w:author="Beth Quinlan" w:date="2018-04-05T16:33:00Z">
        <w:r w:rsidDel="00F06908">
          <w:delText xml:space="preserve"> </w:delText>
        </w:r>
      </w:del>
      <w:r>
        <w:t xml:space="preserve">click on the </w:t>
      </w:r>
      <w:r w:rsidRPr="00CC7F1C">
        <w:rPr>
          <w:b/>
        </w:rPr>
        <w:t>InstallDB.cmd</w:t>
      </w:r>
      <w:r>
        <w:t xml:space="preserve"> file and select </w:t>
      </w:r>
      <w:r w:rsidR="00CC7F1C" w:rsidRPr="00CC7F1C">
        <w:rPr>
          <w:b/>
        </w:rPr>
        <w:t xml:space="preserve">Run as </w:t>
      </w:r>
      <w:ins w:id="971" w:author="Beth Quinlan" w:date="2018-04-06T07:43:00Z">
        <w:r w:rsidR="002507F2">
          <w:rPr>
            <w:b/>
          </w:rPr>
          <w:t>a</w:t>
        </w:r>
      </w:ins>
      <w:del w:id="972" w:author="Beth Quinlan" w:date="2018-04-06T07:43:00Z">
        <w:r w:rsidR="00CC7F1C" w:rsidRPr="00CC7F1C" w:rsidDel="002507F2">
          <w:rPr>
            <w:b/>
          </w:rPr>
          <w:delText>A</w:delText>
        </w:r>
      </w:del>
      <w:r w:rsidR="00CC7F1C" w:rsidRPr="00CC7F1C">
        <w:rPr>
          <w:b/>
        </w:rPr>
        <w:t>dministrator</w:t>
      </w:r>
      <w:r w:rsidR="00CC7F1C">
        <w:t>.  The DBSetup.ps1 PowerShell script will be executed and will:</w:t>
      </w:r>
    </w:p>
    <w:p w14:paraId="757C9D3F" w14:textId="77777777" w:rsidR="003D48D9" w:rsidRDefault="00CC7F1C">
      <w:pPr>
        <w:pStyle w:val="ListParagraph"/>
        <w:numPr>
          <w:ilvl w:val="1"/>
          <w:numId w:val="48"/>
        </w:numPr>
        <w:contextualSpacing w:val="0"/>
        <w:pPrChange w:id="973" w:author="Beth Quinlan" w:date="2018-04-06T11:56:00Z">
          <w:pPr>
            <w:pStyle w:val="ListParagraph"/>
            <w:numPr>
              <w:ilvl w:val="1"/>
              <w:numId w:val="4"/>
            </w:numPr>
            <w:ind w:left="1440"/>
            <w:contextualSpacing w:val="0"/>
          </w:pPr>
        </w:pPrChange>
      </w:pPr>
      <w:r>
        <w:t>Attach the AdventureWorks2012 database.</w:t>
      </w:r>
    </w:p>
    <w:p w14:paraId="757C9D40" w14:textId="77777777" w:rsidR="00CC7F1C" w:rsidRDefault="00CC7F1C">
      <w:pPr>
        <w:pStyle w:val="ListParagraph"/>
        <w:numPr>
          <w:ilvl w:val="1"/>
          <w:numId w:val="48"/>
        </w:numPr>
        <w:contextualSpacing w:val="0"/>
        <w:pPrChange w:id="974" w:author="Beth Quinlan" w:date="2018-04-06T11:56:00Z">
          <w:pPr>
            <w:pStyle w:val="ListParagraph"/>
            <w:numPr>
              <w:ilvl w:val="1"/>
              <w:numId w:val="4"/>
            </w:numPr>
            <w:ind w:left="1440"/>
            <w:contextualSpacing w:val="0"/>
          </w:pPr>
        </w:pPrChange>
      </w:pPr>
      <w:r>
        <w:t>Set the database server instances to mixed mode.</w:t>
      </w:r>
    </w:p>
    <w:p w14:paraId="757C9D41" w14:textId="2088505B" w:rsidR="00CC7F1C" w:rsidRDefault="00CC7F1C">
      <w:pPr>
        <w:pStyle w:val="ListParagraph"/>
        <w:numPr>
          <w:ilvl w:val="1"/>
          <w:numId w:val="48"/>
        </w:numPr>
        <w:contextualSpacing w:val="0"/>
        <w:pPrChange w:id="975" w:author="Beth Quinlan" w:date="2018-04-06T11:56:00Z">
          <w:pPr>
            <w:pStyle w:val="ListParagraph"/>
            <w:numPr>
              <w:ilvl w:val="1"/>
              <w:numId w:val="4"/>
            </w:numPr>
            <w:ind w:left="1440"/>
            <w:contextualSpacing w:val="0"/>
          </w:pPr>
        </w:pPrChange>
      </w:pPr>
      <w:r>
        <w:t xml:space="preserve">Add a user login, </w:t>
      </w:r>
      <w:proofErr w:type="spellStart"/>
      <w:r>
        <w:t>CloudShop</w:t>
      </w:r>
      <w:proofErr w:type="spellEnd"/>
      <w:ins w:id="976" w:author="Beth Quinlan" w:date="2018-04-06T07:43:00Z">
        <w:r w:rsidR="002507F2">
          <w:t>,</w:t>
        </w:r>
      </w:ins>
      <w:r>
        <w:t xml:space="preserve"> and set</w:t>
      </w:r>
      <w:del w:id="977" w:author="Beth Quinlan" w:date="2018-04-05T16:33:00Z">
        <w:r w:rsidDel="00F06908">
          <w:delText>s</w:delText>
        </w:r>
      </w:del>
      <w:r>
        <w:t xml:space="preserve"> user mappings.</w:t>
      </w:r>
    </w:p>
    <w:p w14:paraId="757C9D42" w14:textId="77777777" w:rsidR="004E53D2" w:rsidRPr="006E3C7D" w:rsidRDefault="004E53D2">
      <w:pPr>
        <w:pStyle w:val="ListParagraph"/>
        <w:numPr>
          <w:ilvl w:val="0"/>
          <w:numId w:val="48"/>
        </w:numPr>
        <w:contextualSpacing w:val="0"/>
        <w:pPrChange w:id="978" w:author="Beth Quinlan" w:date="2018-04-06T11:56:00Z">
          <w:pPr>
            <w:pStyle w:val="ListParagraph"/>
            <w:numPr>
              <w:numId w:val="4"/>
            </w:numPr>
            <w:contextualSpacing w:val="0"/>
          </w:pPr>
        </w:pPrChange>
      </w:pPr>
      <w:r w:rsidRPr="006E3C7D">
        <w:t xml:space="preserve">Open the </w:t>
      </w:r>
      <w:r w:rsidRPr="00693F9F">
        <w:rPr>
          <w:b/>
        </w:rPr>
        <w:t>SQL Server Management Studio</w:t>
      </w:r>
      <w:r w:rsidRPr="006E3C7D">
        <w:t xml:space="preserve"> </w:t>
      </w:r>
      <w:r w:rsidR="00E43A4A" w:rsidRPr="006E3C7D">
        <w:t>by going back to the Start menu (tile page) and then typing SQL Server Management Studio</w:t>
      </w:r>
      <w:r w:rsidRPr="006E3C7D">
        <w:t>.</w:t>
      </w:r>
      <w:r w:rsidR="00E43A4A" w:rsidRPr="006E3C7D">
        <w:t xml:space="preserve">  Click on the icon that will appear on the </w:t>
      </w:r>
      <w:proofErr w:type="gramStart"/>
      <w:r w:rsidR="00E43A4A" w:rsidRPr="006E3C7D">
        <w:t>left hand</w:t>
      </w:r>
      <w:proofErr w:type="gramEnd"/>
      <w:r w:rsidR="00E43A4A" w:rsidRPr="006E3C7D">
        <w:t xml:space="preserve"> side.</w:t>
      </w:r>
    </w:p>
    <w:p w14:paraId="757C9D43" w14:textId="77777777" w:rsidR="00E43A4A" w:rsidRDefault="00E43A4A" w:rsidP="00B362DF">
      <w:pPr>
        <w:ind w:firstLine="0"/>
      </w:pPr>
      <w:r>
        <w:rPr>
          <w:noProof/>
          <w:lang w:val="da-DK" w:eastAsia="da-DK"/>
        </w:rPr>
        <w:drawing>
          <wp:inline distT="0" distB="0" distL="0" distR="0" wp14:anchorId="757C9E15" wp14:editId="757C9E16">
            <wp:extent cx="3942857" cy="1514286"/>
            <wp:effectExtent l="0" t="0" r="63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42857" cy="1514286"/>
                    </a:xfrm>
                    <a:prstGeom prst="rect">
                      <a:avLst/>
                    </a:prstGeom>
                  </pic:spPr>
                </pic:pic>
              </a:graphicData>
            </a:graphic>
          </wp:inline>
        </w:drawing>
      </w:r>
    </w:p>
    <w:p w14:paraId="757C9D45" w14:textId="535156D4" w:rsidR="004E53D2" w:rsidRPr="006E3C7D" w:rsidRDefault="002507F2">
      <w:pPr>
        <w:pStyle w:val="ListParagraph"/>
        <w:numPr>
          <w:ilvl w:val="0"/>
          <w:numId w:val="48"/>
        </w:numPr>
        <w:contextualSpacing w:val="0"/>
        <w:pPrChange w:id="979" w:author="Beth Quinlan" w:date="2018-04-06T11:56:00Z">
          <w:pPr>
            <w:pStyle w:val="ListParagraph"/>
            <w:numPr>
              <w:numId w:val="4"/>
            </w:numPr>
            <w:contextualSpacing w:val="0"/>
          </w:pPr>
        </w:pPrChange>
      </w:pPr>
      <w:ins w:id="980" w:author="Beth Quinlan" w:date="2018-04-06T07:46:00Z">
        <w:r>
          <w:t xml:space="preserve">Click </w:t>
        </w:r>
      </w:ins>
      <w:r w:rsidR="004E53D2" w:rsidRPr="002507F2">
        <w:rPr>
          <w:b/>
          <w:rPrChange w:id="981" w:author="Beth Quinlan" w:date="2018-04-06T07:46:00Z">
            <w:rPr/>
          </w:rPrChange>
        </w:rPr>
        <w:t>Connect</w:t>
      </w:r>
      <w:r w:rsidR="004E53D2" w:rsidRPr="006E3C7D">
        <w:t xml:space="preserve"> to </w:t>
      </w:r>
      <w:ins w:id="982" w:author="Beth Quinlan" w:date="2018-04-06T07:46:00Z">
        <w:r>
          <w:t xml:space="preserve">connect to </w:t>
        </w:r>
      </w:ins>
      <w:r w:rsidR="004E53D2" w:rsidRPr="006E3C7D">
        <w:t>the SQL Server 201</w:t>
      </w:r>
      <w:del w:id="983" w:author="Beth Quinlan" w:date="2018-04-06T07:45:00Z">
        <w:r w:rsidR="004E53D2" w:rsidRPr="006E3C7D" w:rsidDel="002507F2">
          <w:delText>2</w:delText>
        </w:r>
      </w:del>
      <w:ins w:id="984" w:author="Beth Quinlan" w:date="2018-04-06T07:45:00Z">
        <w:r>
          <w:t>4</w:t>
        </w:r>
      </w:ins>
      <w:r w:rsidR="004E53D2" w:rsidRPr="006E3C7D">
        <w:t xml:space="preserve"> default instance using </w:t>
      </w:r>
      <w:r w:rsidR="005E47F5">
        <w:t>the</w:t>
      </w:r>
      <w:r w:rsidR="004E53D2" w:rsidRPr="006E3C7D">
        <w:t xml:space="preserve"> Windows Acco</w:t>
      </w:r>
      <w:r w:rsidR="005E47F5">
        <w:t>unt assigned by default.</w:t>
      </w:r>
    </w:p>
    <w:p w14:paraId="757C9D46" w14:textId="77777777" w:rsidR="00DE5C09" w:rsidRDefault="00DE5C09">
      <w:r>
        <w:br w:type="page"/>
      </w:r>
    </w:p>
    <w:p w14:paraId="757C9D47" w14:textId="3910711D" w:rsidR="004E53D2" w:rsidRDefault="00BC6F35">
      <w:pPr>
        <w:pStyle w:val="ListParagraph"/>
        <w:numPr>
          <w:ilvl w:val="0"/>
          <w:numId w:val="48"/>
        </w:numPr>
        <w:contextualSpacing w:val="0"/>
        <w:pPrChange w:id="985" w:author="Beth Quinlan" w:date="2018-04-06T11:56:00Z">
          <w:pPr>
            <w:pStyle w:val="ListParagraph"/>
            <w:numPr>
              <w:numId w:val="4"/>
            </w:numPr>
            <w:contextualSpacing w:val="0"/>
          </w:pPr>
        </w:pPrChange>
      </w:pPr>
      <w:r>
        <w:lastRenderedPageBreak/>
        <w:t xml:space="preserve">Expand the </w:t>
      </w:r>
      <w:r w:rsidRPr="007914E9">
        <w:rPr>
          <w:b/>
          <w:rPrChange w:id="986" w:author="Beth Quinlan" w:date="2018-04-06T07:46:00Z">
            <w:rPr/>
          </w:rPrChange>
        </w:rPr>
        <w:t>Databases</w:t>
      </w:r>
      <w:r>
        <w:t xml:space="preserve"> node to make sure the </w:t>
      </w:r>
      <w:r w:rsidRPr="00553986">
        <w:rPr>
          <w:b/>
        </w:rPr>
        <w:t>AdventureWorks2012 database</w:t>
      </w:r>
      <w:r>
        <w:t xml:space="preserve"> has been attached.</w:t>
      </w:r>
    </w:p>
    <w:p w14:paraId="46D04179" w14:textId="7FE519C3" w:rsidR="005E47F5" w:rsidRDefault="005E47F5" w:rsidP="005E47F5">
      <w:pPr>
        <w:pStyle w:val="ListParagraph"/>
        <w:ind w:firstLine="0"/>
        <w:contextualSpacing w:val="0"/>
      </w:pPr>
      <w:r>
        <w:rPr>
          <w:noProof/>
          <w:lang w:val="da-DK" w:eastAsia="da-DK"/>
        </w:rPr>
        <w:drawing>
          <wp:inline distT="0" distB="0" distL="0" distR="0" wp14:anchorId="131A56D0" wp14:editId="74811E89">
            <wp:extent cx="2000000" cy="2180952"/>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00000" cy="2180952"/>
                    </a:xfrm>
                    <a:prstGeom prst="rect">
                      <a:avLst/>
                    </a:prstGeom>
                  </pic:spPr>
                </pic:pic>
              </a:graphicData>
            </a:graphic>
          </wp:inline>
        </w:drawing>
      </w:r>
    </w:p>
    <w:p w14:paraId="757C9D48" w14:textId="77777777" w:rsidR="00BC6F35" w:rsidRPr="006E3C7D" w:rsidRDefault="00BC6F35">
      <w:pPr>
        <w:pStyle w:val="ListParagraph"/>
        <w:numPr>
          <w:ilvl w:val="0"/>
          <w:numId w:val="48"/>
        </w:numPr>
        <w:contextualSpacing w:val="0"/>
        <w:pPrChange w:id="987" w:author="Beth Quinlan" w:date="2018-04-06T11:56:00Z">
          <w:pPr>
            <w:pStyle w:val="ListParagraph"/>
            <w:numPr>
              <w:numId w:val="4"/>
            </w:numPr>
            <w:contextualSpacing w:val="0"/>
          </w:pPr>
        </w:pPrChange>
      </w:pPr>
      <w:r>
        <w:t>Close SQL Server Management Studio.</w:t>
      </w:r>
    </w:p>
    <w:p w14:paraId="757C9D52" w14:textId="2F869DCC" w:rsidR="004E53D2" w:rsidRPr="006E3C7D" w:rsidRDefault="004E53D2" w:rsidP="00DE5C09">
      <w:pPr>
        <w:ind w:left="360" w:firstLine="0"/>
      </w:pPr>
      <w:r>
        <w:rPr>
          <w:noProof/>
          <w:lang w:val="da-DK" w:eastAsia="da-DK"/>
        </w:rPr>
        <mc:AlternateContent>
          <mc:Choice Requires="wps">
            <w:drawing>
              <wp:inline distT="0" distB="0" distL="0" distR="0" wp14:anchorId="757C9E1F" wp14:editId="757C9E20">
                <wp:extent cx="304800" cy="304800"/>
                <wp:effectExtent l="0" t="0" r="0" b="0"/>
                <wp:docPr id="15" name="Rectangle 15" descr="Inbound Rule's Local Por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6C4D13" id="Rectangle 15" o:spid="_x0000_s1026" alt="Inbound Rule's Local Por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Bk12qgzQIAANsFAAAOAAAAAAAAAAAAAAAAAC4CAABkcnMvZTJvRG9jLnhtbFBLAQIt&#10;ABQABgAIAAAAIQBMoOks2AAAAAMBAAAPAAAAAAAAAAAAAAAAACcFAABkcnMvZG93bnJldi54bWxQ&#10;SwUGAAAAAAQABADzAAAALAYAAAAA&#10;" filled="f" stroked="f">
                <o:lock v:ext="edit" aspectratio="t"/>
                <w10:anchorlock/>
              </v:rect>
            </w:pict>
          </mc:Fallback>
        </mc:AlternateContent>
      </w:r>
    </w:p>
    <w:p w14:paraId="757C9D54" w14:textId="77777777" w:rsidR="00DE5C09" w:rsidRDefault="00DE5C09">
      <w:r>
        <w:br w:type="page"/>
      </w:r>
    </w:p>
    <w:p w14:paraId="757C9D5F" w14:textId="18ED3DCA" w:rsidR="00902865" w:rsidRDefault="00902865">
      <w:pPr>
        <w:rPr>
          <w:rFonts w:asciiTheme="minorHAnsi" w:eastAsia="Times New Roman" w:hAnsiTheme="minorHAnsi" w:cs="Times New Roman"/>
          <w:b/>
          <w:color w:val="000000" w:themeColor="text1"/>
          <w:sz w:val="28"/>
          <w:szCs w:val="36"/>
        </w:rPr>
      </w:pPr>
    </w:p>
    <w:p w14:paraId="53C71C71" w14:textId="744C20FA" w:rsidR="00283ED3" w:rsidRPr="00283ED3" w:rsidRDefault="00406DCD" w:rsidP="00406DCD">
      <w:pPr>
        <w:pStyle w:val="Heading2"/>
        <w:rPr>
          <w:color w:val="666666"/>
        </w:rPr>
      </w:pPr>
      <w:bookmarkStart w:id="988" w:name="_Toc510773775"/>
      <w:r>
        <w:t xml:space="preserve">Task </w:t>
      </w:r>
      <w:r w:rsidR="00C97654">
        <w:t>8</w:t>
      </w:r>
      <w:r>
        <w:t>: Deploying the MVC4 Application</w:t>
      </w:r>
      <w:bookmarkEnd w:id="988"/>
    </w:p>
    <w:p w14:paraId="757C9D67" w14:textId="30244BD7" w:rsidR="00F10C7B" w:rsidRPr="00F10C7B" w:rsidRDefault="00F10C7B" w:rsidP="005162F4">
      <w:pPr>
        <w:pStyle w:val="ListParagraph"/>
        <w:numPr>
          <w:ilvl w:val="0"/>
          <w:numId w:val="20"/>
        </w:numPr>
        <w:contextualSpacing w:val="0"/>
      </w:pPr>
      <w:r w:rsidRPr="00F10C7B">
        <w:t xml:space="preserve">In the </w:t>
      </w:r>
      <w:r w:rsidR="005C06E3">
        <w:t>Microsoft Azure</w:t>
      </w:r>
      <w:r w:rsidRPr="00F10C7B">
        <w:t xml:space="preserve"> Portal</w:t>
      </w:r>
      <w:r w:rsidR="006903FD">
        <w:t xml:space="preserve"> </w:t>
      </w:r>
      <w:hyperlink r:id="rId50" w:history="1">
        <w:r w:rsidR="006903FD" w:rsidRPr="00DA3759">
          <w:rPr>
            <w:rStyle w:val="Hyperlink"/>
          </w:rPr>
          <w:t>https://portal.azure.com</w:t>
        </w:r>
      </w:hyperlink>
      <w:r w:rsidR="006903FD">
        <w:t xml:space="preserve"> </w:t>
      </w:r>
      <w:r w:rsidR="000A769D">
        <w:t xml:space="preserve"> and your resource group, r</w:t>
      </w:r>
      <w:r w:rsidR="00693F9F">
        <w:t xml:space="preserve">emote desktop into </w:t>
      </w:r>
      <w:r w:rsidRPr="00F10C7B">
        <w:t xml:space="preserve">the </w:t>
      </w:r>
      <w:r w:rsidR="00D06194">
        <w:t>IIS virtual machine</w:t>
      </w:r>
      <w:r w:rsidRPr="00F10C7B">
        <w:t xml:space="preserve"> </w:t>
      </w:r>
      <w:r w:rsidR="00693F9F">
        <w:t xml:space="preserve">you </w:t>
      </w:r>
      <w:r w:rsidRPr="00F10C7B">
        <w:t xml:space="preserve">created in </w:t>
      </w:r>
      <w:r w:rsidR="00D06194">
        <w:t>the earlier task</w:t>
      </w:r>
      <w:r w:rsidRPr="00F10C7B">
        <w:t xml:space="preserve"> </w:t>
      </w:r>
      <w:r w:rsidR="00693F9F">
        <w:t>by</w:t>
      </w:r>
      <w:r w:rsidRPr="00F10C7B">
        <w:t xml:space="preserve"> click</w:t>
      </w:r>
      <w:r w:rsidR="00693F9F">
        <w:t>ing</w:t>
      </w:r>
      <w:r w:rsidRPr="00F10C7B">
        <w:t xml:space="preserve"> </w:t>
      </w:r>
      <w:r w:rsidRPr="000A769D">
        <w:rPr>
          <w:b/>
        </w:rPr>
        <w:t>Connect</w:t>
      </w:r>
      <w:r w:rsidR="00D06194">
        <w:t xml:space="preserve"> from the menu button</w:t>
      </w:r>
      <w:r w:rsidR="000A769D">
        <w:t>.</w:t>
      </w:r>
      <w:r w:rsidRPr="00F10C7B">
        <w:t xml:space="preserve"> If you used the proposed name, this Virtual Machine's should be named </w:t>
      </w:r>
      <w:r w:rsidRPr="00DB2AE8">
        <w:rPr>
          <w:rStyle w:val="Strong"/>
          <w:rFonts w:ascii="Segoe UI" w:hAnsi="Segoe UI" w:cs="Segoe UI"/>
          <w:i/>
          <w:color w:val="666666"/>
          <w:szCs w:val="21"/>
          <w:rPrChange w:id="989" w:author="Beth Quinlan" w:date="2018-04-11T14:01:00Z">
            <w:rPr>
              <w:rStyle w:val="Strong"/>
              <w:rFonts w:ascii="Segoe UI" w:hAnsi="Segoe UI" w:cs="Segoe UI"/>
              <w:color w:val="666666"/>
              <w:szCs w:val="21"/>
            </w:rPr>
          </w:rPrChange>
        </w:rPr>
        <w:t>iisvm1</w:t>
      </w:r>
      <w:r w:rsidRPr="00F10C7B">
        <w:t>.</w:t>
      </w:r>
    </w:p>
    <w:p w14:paraId="757C9D68" w14:textId="2D05BD95" w:rsidR="00F10C7B" w:rsidRPr="00F10C7B" w:rsidRDefault="00F10C7B" w:rsidP="005162F4">
      <w:pPr>
        <w:pStyle w:val="ListParagraph"/>
        <w:numPr>
          <w:ilvl w:val="0"/>
          <w:numId w:val="20"/>
        </w:numPr>
        <w:contextualSpacing w:val="0"/>
      </w:pPr>
      <w:del w:id="990" w:author="Beth Quinlan" w:date="2018-04-06T07:49:00Z">
        <w:r w:rsidRPr="00F10C7B" w:rsidDel="007914E9">
          <w:delText>You will be</w:delText>
        </w:r>
      </w:del>
      <w:ins w:id="991" w:author="Beth Quinlan" w:date="2018-04-06T07:49:00Z">
        <w:r w:rsidR="007914E9">
          <w:t>When</w:t>
        </w:r>
      </w:ins>
      <w:r w:rsidRPr="00F10C7B">
        <w:t xml:space="preserve"> prompted to download the remote desktop client</w:t>
      </w:r>
      <w:ins w:id="992" w:author="Beth Quinlan" w:date="2018-04-06T07:49:00Z">
        <w:r w:rsidR="007914E9">
          <w:t>,</w:t>
        </w:r>
      </w:ins>
      <w:del w:id="993" w:author="Beth Quinlan" w:date="2018-04-06T07:49:00Z">
        <w:r w:rsidRPr="00F10C7B" w:rsidDel="007914E9">
          <w:delText>.</w:delText>
        </w:r>
      </w:del>
      <w:r w:rsidRPr="00F10C7B">
        <w:t xml:space="preserve"> </w:t>
      </w:r>
      <w:ins w:id="994" w:author="Beth Quinlan" w:date="2018-04-06T07:49:00Z">
        <w:r w:rsidR="007914E9">
          <w:t>c</w:t>
        </w:r>
      </w:ins>
      <w:del w:id="995" w:author="Beth Quinlan" w:date="2018-04-06T07:49:00Z">
        <w:r w:rsidRPr="00F10C7B" w:rsidDel="007914E9">
          <w:delText>C</w:delText>
        </w:r>
      </w:del>
      <w:r w:rsidRPr="00F10C7B">
        <w:t xml:space="preserve">lick </w:t>
      </w:r>
      <w:r w:rsidRPr="00D06194">
        <w:rPr>
          <w:b/>
        </w:rPr>
        <w:t>Open</w:t>
      </w:r>
      <w:r w:rsidRPr="00F10C7B">
        <w:t xml:space="preserve"> and log on using the </w:t>
      </w:r>
      <w:r w:rsidR="00D06194">
        <w:t>remote desktop</w:t>
      </w:r>
      <w:r w:rsidRPr="00F10C7B">
        <w:t xml:space="preserve"> credentials you defined when creating the </w:t>
      </w:r>
      <w:r w:rsidR="00D06194">
        <w:t>v</w:t>
      </w:r>
      <w:r w:rsidRPr="00F10C7B">
        <w:t xml:space="preserve">irtual </w:t>
      </w:r>
      <w:r w:rsidR="00D06194">
        <w:t>m</w:t>
      </w:r>
      <w:r w:rsidRPr="00F10C7B">
        <w:t>achine.</w:t>
      </w:r>
    </w:p>
    <w:p w14:paraId="757C9D69" w14:textId="77777777" w:rsidR="00D06194" w:rsidRDefault="00D06194" w:rsidP="00D06194">
      <w:pPr>
        <w:pStyle w:val="ListParagraph"/>
        <w:ind w:left="1080" w:firstLine="0"/>
        <w:rPr>
          <w:rStyle w:val="Strong"/>
          <w:rFonts w:ascii="Segoe UI" w:hAnsi="Segoe UI" w:cs="Segoe UI"/>
          <w:color w:val="666666"/>
          <w:szCs w:val="21"/>
        </w:rPr>
      </w:pPr>
    </w:p>
    <w:p w14:paraId="3860D6C6" w14:textId="23DEB9D8" w:rsidR="001D1511" w:rsidRDefault="001D1511" w:rsidP="005162F4">
      <w:pPr>
        <w:pStyle w:val="ListParagraph"/>
        <w:numPr>
          <w:ilvl w:val="0"/>
          <w:numId w:val="20"/>
        </w:numPr>
        <w:rPr>
          <w:ins w:id="996" w:author="Beth Quinlan" w:date="2018-04-06T10:09:00Z"/>
        </w:rPr>
      </w:pPr>
      <w:ins w:id="997" w:author="Beth Quinlan" w:date="2018-04-06T10:07:00Z">
        <w:r>
          <w:t xml:space="preserve">On your local machine, </w:t>
        </w:r>
      </w:ins>
      <w:del w:id="998" w:author="Beth Quinlan" w:date="2018-04-06T10:07:00Z">
        <w:r w:rsidR="00A13C2B" w:rsidDel="001D1511">
          <w:delText>N</w:delText>
        </w:r>
      </w:del>
      <w:ins w:id="999" w:author="Beth Quinlan" w:date="2018-04-06T10:07:00Z">
        <w:r>
          <w:t>n</w:t>
        </w:r>
      </w:ins>
      <w:r w:rsidR="00A13C2B">
        <w:t>avigate to</w:t>
      </w:r>
      <w:ins w:id="1000" w:author="Beth Quinlan" w:date="2018-04-06T12:09:00Z">
        <w:r w:rsidR="00870CBD">
          <w:t xml:space="preserve"> </w:t>
        </w:r>
        <w:r w:rsidR="00870CBD" w:rsidRPr="00290130">
          <w:rPr>
            <w:b/>
          </w:rPr>
          <w:t>C:\AzureIaaSWS\M4 - Azure Virtual Machines\Labs\</w:t>
        </w:r>
        <w:proofErr w:type="spellStart"/>
        <w:r w:rsidR="00870CBD" w:rsidRPr="00290130">
          <w:rPr>
            <w:b/>
          </w:rPr>
          <w:t>IntroToAzureVMs</w:t>
        </w:r>
        <w:proofErr w:type="spellEnd"/>
        <w:r w:rsidR="00870CBD" w:rsidRPr="00F45D69">
          <w:rPr>
            <w:b/>
          </w:rPr>
          <w:t>\</w:t>
        </w:r>
      </w:ins>
      <w:del w:id="1001" w:author="Beth Quinlan" w:date="2018-04-06T12:09:00Z">
        <w:r w:rsidR="00A13C2B" w:rsidDel="00075394">
          <w:delText xml:space="preserve"> </w:delText>
        </w:r>
        <w:r w:rsidR="00A13C2B" w:rsidRPr="00D06194" w:rsidDel="00075394">
          <w:rPr>
            <w:b/>
          </w:rPr>
          <w:delText>.</w:delText>
        </w:r>
      </w:del>
      <w:r w:rsidR="00A13C2B" w:rsidRPr="00D06194">
        <w:rPr>
          <w:b/>
        </w:rPr>
        <w:t>\Source\Assets\</w:t>
      </w:r>
      <w:proofErr w:type="spellStart"/>
      <w:r w:rsidR="00A13C2B" w:rsidRPr="00D06194">
        <w:rPr>
          <w:b/>
        </w:rPr>
        <w:t>CloudShop</w:t>
      </w:r>
      <w:proofErr w:type="spellEnd"/>
      <w:r w:rsidR="00A13C2B">
        <w:t xml:space="preserve"> </w:t>
      </w:r>
      <w:del w:id="1002" w:author="Beth Quinlan" w:date="2018-04-06T10:07:00Z">
        <w:r w:rsidR="00A13C2B" w:rsidDel="001D1511">
          <w:delText xml:space="preserve">on your local machine </w:delText>
        </w:r>
      </w:del>
      <w:r w:rsidR="00A13C2B">
        <w:t xml:space="preserve">and copy the </w:t>
      </w:r>
      <w:r w:rsidR="00A13C2B" w:rsidRPr="00D06194">
        <w:rPr>
          <w:b/>
        </w:rPr>
        <w:t>CloudShop.zip</w:t>
      </w:r>
      <w:r w:rsidR="00A13C2B">
        <w:t xml:space="preserve"> file to the </w:t>
      </w:r>
      <w:r w:rsidR="00D06194" w:rsidRPr="00D06194">
        <w:rPr>
          <w:b/>
        </w:rPr>
        <w:t>C:\inetpub\</w:t>
      </w:r>
      <w:r w:rsidR="00F10C7B" w:rsidRPr="00D06194">
        <w:rPr>
          <w:b/>
        </w:rPr>
        <w:t>wwwroot</w:t>
      </w:r>
      <w:r w:rsidR="00F10C7B" w:rsidRPr="00D06194">
        <w:t xml:space="preserve"> </w:t>
      </w:r>
      <w:r w:rsidR="00F10C7B" w:rsidRPr="00F10C7B">
        <w:t>folder</w:t>
      </w:r>
      <w:r w:rsidR="00922EB1">
        <w:t xml:space="preserve"> on your IIS web server</w:t>
      </w:r>
      <w:r w:rsidR="00A13C2B">
        <w:t xml:space="preserve">. </w:t>
      </w:r>
      <w:r w:rsidR="00F10C7B" w:rsidRPr="00F10C7B">
        <w:t xml:space="preserve">To do this, copy </w:t>
      </w:r>
      <w:r w:rsidR="00F10C7B" w:rsidRPr="00DB2AE8">
        <w:rPr>
          <w:b/>
          <w:rPrChange w:id="1003" w:author="Beth Quinlan" w:date="2018-04-11T14:01:00Z">
            <w:rPr/>
          </w:rPrChange>
        </w:rPr>
        <w:t>CloudShop.zip</w:t>
      </w:r>
      <w:r w:rsidR="00F10C7B" w:rsidRPr="00D06194">
        <w:t xml:space="preserve"> (Ctrl + C)</w:t>
      </w:r>
      <w:r w:rsidR="00F10C7B" w:rsidRPr="00F10C7B">
        <w:t xml:space="preserve"> and paste it </w:t>
      </w:r>
      <w:r w:rsidR="00F10C7B" w:rsidRPr="00D06194">
        <w:t>(Ctrl + V)</w:t>
      </w:r>
      <w:r w:rsidR="00F10C7B" w:rsidRPr="00F10C7B">
        <w:t xml:space="preserve"> in the </w:t>
      </w:r>
      <w:r w:rsidR="00D06194">
        <w:t>v</w:t>
      </w:r>
      <w:r w:rsidR="00F10C7B" w:rsidRPr="00F10C7B">
        <w:t xml:space="preserve">irtual </w:t>
      </w:r>
      <w:r w:rsidR="00D06194">
        <w:t>m</w:t>
      </w:r>
      <w:r w:rsidR="00F10C7B" w:rsidRPr="00F10C7B">
        <w:t xml:space="preserve">achine's </w:t>
      </w:r>
      <w:proofErr w:type="spellStart"/>
      <w:r w:rsidR="00F10C7B" w:rsidRPr="00DB2AE8">
        <w:rPr>
          <w:b/>
          <w:rPrChange w:id="1004" w:author="Beth Quinlan" w:date="2018-04-11T14:01:00Z">
            <w:rPr/>
          </w:rPrChange>
        </w:rPr>
        <w:t>wwwroot</w:t>
      </w:r>
      <w:proofErr w:type="spellEnd"/>
      <w:r w:rsidR="00F10C7B" w:rsidRPr="00F10C7B">
        <w:t xml:space="preserve"> folder. </w:t>
      </w:r>
    </w:p>
    <w:p w14:paraId="761C299E" w14:textId="77777777" w:rsidR="001D1511" w:rsidRDefault="001D1511">
      <w:pPr>
        <w:pStyle w:val="ListParagraph"/>
        <w:rPr>
          <w:ins w:id="1005" w:author="Beth Quinlan" w:date="2018-04-06T10:09:00Z"/>
        </w:rPr>
        <w:pPrChange w:id="1006" w:author="Beth Quinlan" w:date="2018-04-06T10:09:00Z">
          <w:pPr>
            <w:pStyle w:val="ListParagraph"/>
            <w:numPr>
              <w:numId w:val="20"/>
            </w:numPr>
          </w:pPr>
        </w:pPrChange>
      </w:pPr>
    </w:p>
    <w:p w14:paraId="757C9D6A" w14:textId="667883B0" w:rsidR="00F10C7B" w:rsidRPr="00F10C7B" w:rsidRDefault="00F10C7B" w:rsidP="005162F4">
      <w:pPr>
        <w:pStyle w:val="ListParagraph"/>
        <w:numPr>
          <w:ilvl w:val="0"/>
          <w:numId w:val="20"/>
        </w:numPr>
      </w:pPr>
      <w:r w:rsidRPr="00F10C7B">
        <w:t xml:space="preserve">Extract all files to </w:t>
      </w:r>
      <w:r w:rsidRPr="00D06194">
        <w:rPr>
          <w:b/>
        </w:rPr>
        <w:t>C:\inetpub\wwwroot\CloudShop</w:t>
      </w:r>
      <w:r w:rsidRPr="00F10C7B">
        <w:t xml:space="preserve"> folder.</w:t>
      </w:r>
    </w:p>
    <w:p w14:paraId="757C9D6B" w14:textId="77777777" w:rsidR="00D06194" w:rsidRDefault="00D06194" w:rsidP="00D06194">
      <w:pPr>
        <w:pStyle w:val="ListParagraph"/>
        <w:ind w:left="1080" w:firstLine="0"/>
      </w:pPr>
    </w:p>
    <w:p w14:paraId="757C9D6C" w14:textId="77777777" w:rsidR="00F10C7B" w:rsidRPr="00F10C7B" w:rsidRDefault="00F10C7B" w:rsidP="005162F4">
      <w:pPr>
        <w:pStyle w:val="ListParagraph"/>
        <w:numPr>
          <w:ilvl w:val="0"/>
          <w:numId w:val="20"/>
        </w:numPr>
      </w:pPr>
      <w:r w:rsidRPr="00F10C7B">
        <w:t xml:space="preserve">Open with </w:t>
      </w:r>
      <w:r w:rsidRPr="00DB2AE8">
        <w:rPr>
          <w:i/>
          <w:rPrChange w:id="1007" w:author="Beth Quinlan" w:date="2018-04-11T14:02:00Z">
            <w:rPr/>
          </w:rPrChange>
        </w:rPr>
        <w:t>Notepad</w:t>
      </w:r>
      <w:r w:rsidR="000413C9">
        <w:t>,</w:t>
      </w:r>
      <w:r w:rsidRPr="00F10C7B">
        <w:t xml:space="preserve"> the </w:t>
      </w:r>
      <w:proofErr w:type="spellStart"/>
      <w:r w:rsidRPr="00D06194">
        <w:rPr>
          <w:b/>
        </w:rPr>
        <w:t>Web.config</w:t>
      </w:r>
      <w:proofErr w:type="spellEnd"/>
      <w:r w:rsidRPr="00F10C7B">
        <w:t xml:space="preserve"> file located in </w:t>
      </w:r>
      <w:r w:rsidRPr="00D06194">
        <w:rPr>
          <w:b/>
        </w:rPr>
        <w:t>C:\inetpub\wwwroot\CloudShop</w:t>
      </w:r>
      <w:r w:rsidRPr="00F10C7B">
        <w:t xml:space="preserve">. Replace the connection strings placeholder with the </w:t>
      </w:r>
      <w:r w:rsidR="007C6B3D">
        <w:t>internal</w:t>
      </w:r>
      <w:r w:rsidR="00B90CC6">
        <w:t xml:space="preserve"> </w:t>
      </w:r>
      <w:r w:rsidR="004E56F4">
        <w:t xml:space="preserve">IP address of </w:t>
      </w:r>
      <w:r w:rsidRPr="00F10C7B">
        <w:t xml:space="preserve">your SQL Server (by default, is the </w:t>
      </w:r>
      <w:r w:rsidR="00D06194">
        <w:t>v</w:t>
      </w:r>
      <w:r w:rsidRPr="00F10C7B">
        <w:t xml:space="preserve">irtual </w:t>
      </w:r>
      <w:r w:rsidR="00722B44">
        <w:t>m</w:t>
      </w:r>
      <w:r w:rsidRPr="00F10C7B">
        <w:t xml:space="preserve">achine's </w:t>
      </w:r>
      <w:r w:rsidR="004E56F4">
        <w:t>IP address which you can obtain by looking in the virtual networks dashboard</w:t>
      </w:r>
      <w:r w:rsidRPr="00F10C7B">
        <w:t>).</w:t>
      </w:r>
      <w:r w:rsidR="008C58BC">
        <w:t xml:space="preserve"> DO NOT INCLUDE THE BRACKETS AT THE BEGINNING AND END OF THE Data Source setting.</w:t>
      </w:r>
      <w:r w:rsidR="00D06194">
        <w:br/>
      </w:r>
    </w:p>
    <w:p w14:paraId="757C9D6D" w14:textId="77777777" w:rsidR="00F10C7B" w:rsidRPr="00D06194" w:rsidRDefault="00F10C7B" w:rsidP="00D06194">
      <w:pPr>
        <w:ind w:left="1080" w:firstLine="0"/>
        <w:rPr>
          <w:rFonts w:ascii="Courier New" w:hAnsi="Courier New" w:cs="Courier New"/>
        </w:rPr>
      </w:pPr>
      <w:r w:rsidRPr="00D06194">
        <w:rPr>
          <w:rStyle w:val="codelanguage1"/>
          <w:rFonts w:ascii="Courier New" w:hAnsi="Courier New" w:cs="Courier New"/>
          <w:szCs w:val="21"/>
        </w:rPr>
        <w:t>XML</w:t>
      </w:r>
    </w:p>
    <w:p w14:paraId="757C9D6E" w14:textId="77777777" w:rsidR="00F10C7B" w:rsidRPr="009219DD" w:rsidRDefault="00F10C7B" w:rsidP="00D06194">
      <w:pPr>
        <w:ind w:left="1080" w:firstLine="0"/>
        <w:rPr>
          <w:rStyle w:val="HTMLCode"/>
          <w:rFonts w:eastAsiaTheme="minorHAnsi"/>
          <w:color w:val="666666"/>
          <w:sz w:val="20"/>
        </w:rPr>
      </w:pPr>
      <w:r w:rsidRPr="009219DD">
        <w:rPr>
          <w:rStyle w:val="Strong"/>
          <w:rFonts w:ascii="Courier New" w:hAnsi="Courier New" w:cs="Courier New"/>
          <w:color w:val="0000FF"/>
          <w:sz w:val="18"/>
          <w:shd w:val="clear" w:color="auto" w:fill="ADD8E6"/>
        </w:rPr>
        <w:t>&lt;</w:t>
      </w:r>
      <w:proofErr w:type="spellStart"/>
      <w:r w:rsidRPr="009219DD">
        <w:rPr>
          <w:rStyle w:val="Strong"/>
          <w:rFonts w:ascii="Courier New" w:hAnsi="Courier New" w:cs="Courier New"/>
          <w:color w:val="800000"/>
          <w:sz w:val="18"/>
          <w:shd w:val="clear" w:color="auto" w:fill="ADD8E6"/>
        </w:rPr>
        <w:t>connectionStrings</w:t>
      </w:r>
      <w:proofErr w:type="spellEnd"/>
      <w:r w:rsidRPr="009219DD">
        <w:rPr>
          <w:rStyle w:val="Strong"/>
          <w:rFonts w:ascii="Courier New" w:hAnsi="Courier New" w:cs="Courier New"/>
          <w:color w:val="0000FF"/>
          <w:sz w:val="18"/>
          <w:shd w:val="clear" w:color="auto" w:fill="ADD8E6"/>
        </w:rPr>
        <w:t>&gt;</w:t>
      </w:r>
    </w:p>
    <w:p w14:paraId="757C9D6F" w14:textId="3AE4FC08" w:rsidR="00F10C7B" w:rsidRPr="009219DD" w:rsidRDefault="00F10C7B" w:rsidP="00D06194">
      <w:pPr>
        <w:ind w:left="1080" w:firstLine="0"/>
        <w:rPr>
          <w:rStyle w:val="HTMLCode"/>
          <w:rFonts w:eastAsiaTheme="minorHAnsi"/>
          <w:color w:val="666666"/>
          <w:sz w:val="20"/>
        </w:rPr>
      </w:pPr>
      <w:r w:rsidRPr="009219DD">
        <w:rPr>
          <w:rStyle w:val="Strong"/>
          <w:rFonts w:ascii="Courier New" w:hAnsi="Courier New" w:cs="Courier New"/>
          <w:color w:val="0000FF"/>
          <w:sz w:val="18"/>
          <w:shd w:val="clear" w:color="auto" w:fill="ADD8E6"/>
        </w:rPr>
        <w:t>&lt;</w:t>
      </w:r>
      <w:r w:rsidRPr="009219DD">
        <w:rPr>
          <w:rStyle w:val="Strong"/>
          <w:rFonts w:ascii="Courier New" w:hAnsi="Courier New" w:cs="Courier New"/>
          <w:color w:val="800000"/>
          <w:sz w:val="18"/>
          <w:shd w:val="clear" w:color="auto" w:fill="ADD8E6"/>
        </w:rPr>
        <w:t>add</w:t>
      </w:r>
      <w:r w:rsidRPr="009219DD">
        <w:rPr>
          <w:rStyle w:val="Strong"/>
          <w:rFonts w:ascii="Courier New" w:hAnsi="Courier New" w:cs="Courier New"/>
          <w:color w:val="666666"/>
          <w:sz w:val="18"/>
          <w:shd w:val="clear" w:color="auto" w:fill="ADD8E6"/>
        </w:rPr>
        <w:t xml:space="preserve"> </w:t>
      </w:r>
      <w:r w:rsidRPr="009219DD">
        <w:rPr>
          <w:rStyle w:val="Strong"/>
          <w:rFonts w:ascii="Courier New" w:hAnsi="Courier New" w:cs="Courier New"/>
          <w:color w:val="FF0000"/>
          <w:sz w:val="18"/>
          <w:shd w:val="clear" w:color="auto" w:fill="ADD8E6"/>
        </w:rPr>
        <w:t>name</w:t>
      </w:r>
      <w:r w:rsidRPr="009219DD">
        <w:rPr>
          <w:rStyle w:val="Strong"/>
          <w:rFonts w:ascii="Courier New" w:hAnsi="Courier New" w:cs="Courier New"/>
          <w:color w:val="666666"/>
          <w:sz w:val="18"/>
          <w:shd w:val="clear" w:color="auto" w:fill="ADD8E6"/>
        </w:rPr>
        <w:t>=</w:t>
      </w:r>
      <w:r w:rsidRPr="009219DD">
        <w:rPr>
          <w:rStyle w:val="Strong"/>
          <w:rFonts w:ascii="Courier New" w:hAnsi="Courier New" w:cs="Courier New"/>
          <w:color w:val="0000FF"/>
          <w:sz w:val="18"/>
          <w:shd w:val="clear" w:color="auto" w:fill="ADD8E6"/>
        </w:rPr>
        <w:t>"</w:t>
      </w:r>
      <w:proofErr w:type="spellStart"/>
      <w:r w:rsidRPr="009219DD">
        <w:rPr>
          <w:rStyle w:val="Strong"/>
          <w:rFonts w:ascii="Courier New" w:hAnsi="Courier New" w:cs="Courier New"/>
          <w:color w:val="0000FF"/>
          <w:sz w:val="18"/>
          <w:shd w:val="clear" w:color="auto" w:fill="ADD8E6"/>
        </w:rPr>
        <w:t>AdventureWorksEntities</w:t>
      </w:r>
      <w:proofErr w:type="spellEnd"/>
      <w:r w:rsidRPr="009219DD">
        <w:rPr>
          <w:rStyle w:val="Strong"/>
          <w:rFonts w:ascii="Courier New" w:hAnsi="Courier New" w:cs="Courier New"/>
          <w:color w:val="0000FF"/>
          <w:sz w:val="18"/>
          <w:shd w:val="clear" w:color="auto" w:fill="ADD8E6"/>
        </w:rPr>
        <w:t>"</w:t>
      </w:r>
      <w:r w:rsidRPr="009219DD">
        <w:rPr>
          <w:rStyle w:val="Strong"/>
          <w:rFonts w:ascii="Courier New" w:hAnsi="Courier New" w:cs="Courier New"/>
          <w:color w:val="666666"/>
          <w:sz w:val="18"/>
          <w:shd w:val="clear" w:color="auto" w:fill="ADD8E6"/>
        </w:rPr>
        <w:t xml:space="preserve"> </w:t>
      </w:r>
      <w:r w:rsidRPr="009219DD">
        <w:rPr>
          <w:rStyle w:val="Strong"/>
          <w:rFonts w:ascii="Courier New" w:hAnsi="Courier New" w:cs="Courier New"/>
          <w:color w:val="FF0000"/>
          <w:sz w:val="18"/>
          <w:shd w:val="clear" w:color="auto" w:fill="ADD8E6"/>
        </w:rPr>
        <w:t>connectionString</w:t>
      </w:r>
      <w:r w:rsidRPr="009219DD">
        <w:rPr>
          <w:rStyle w:val="Strong"/>
          <w:rFonts w:ascii="Courier New" w:hAnsi="Courier New" w:cs="Courier New"/>
          <w:color w:val="666666"/>
          <w:sz w:val="18"/>
          <w:shd w:val="clear" w:color="auto" w:fill="ADD8E6"/>
        </w:rPr>
        <w:t>=</w:t>
      </w:r>
      <w:r w:rsidRPr="009219DD">
        <w:rPr>
          <w:rStyle w:val="Strong"/>
          <w:rFonts w:ascii="Courier New" w:hAnsi="Courier New" w:cs="Courier New"/>
          <w:color w:val="0000FF"/>
          <w:sz w:val="18"/>
          <w:shd w:val="clear" w:color="auto" w:fill="ADD8E6"/>
        </w:rPr>
        <w:t>"metadata=res://*/Models.AdventureWorks.csdl|res://*/Models.AdventureWorks.ssdl|res://*/Models.AdventureWorks.msl;provider=System.Data.SqlClient;provider connection string=&amp;</w:t>
      </w:r>
      <w:proofErr w:type="spellStart"/>
      <w:proofErr w:type="gramStart"/>
      <w:r w:rsidRPr="009219DD">
        <w:rPr>
          <w:rStyle w:val="Strong"/>
          <w:rFonts w:ascii="Courier New" w:hAnsi="Courier New" w:cs="Courier New"/>
          <w:color w:val="0000FF"/>
          <w:sz w:val="18"/>
          <w:shd w:val="clear" w:color="auto" w:fill="ADD8E6"/>
        </w:rPr>
        <w:t>quot;data</w:t>
      </w:r>
      <w:proofErr w:type="spellEnd"/>
      <w:proofErr w:type="gramEnd"/>
      <w:r w:rsidRPr="009219DD">
        <w:rPr>
          <w:rStyle w:val="Strong"/>
          <w:rFonts w:ascii="Courier New" w:hAnsi="Courier New" w:cs="Courier New"/>
          <w:color w:val="0000FF"/>
          <w:sz w:val="18"/>
          <w:shd w:val="clear" w:color="auto" w:fill="ADD8E6"/>
        </w:rPr>
        <w:t xml:space="preserve"> source</w:t>
      </w:r>
      <w:r w:rsidRPr="009219DD">
        <w:rPr>
          <w:rStyle w:val="Strong"/>
          <w:rFonts w:ascii="Courier New" w:hAnsi="Courier New" w:cs="Courier New"/>
          <w:color w:val="0000FF"/>
          <w:sz w:val="18"/>
          <w:highlight w:val="yellow"/>
          <w:shd w:val="clear" w:color="auto" w:fill="ADD8E6"/>
        </w:rPr>
        <w:t xml:space="preserve">=[ENTER YOUR SQL </w:t>
      </w:r>
      <w:r w:rsidR="00693F9F">
        <w:rPr>
          <w:rStyle w:val="Strong"/>
          <w:rFonts w:ascii="Courier New" w:hAnsi="Courier New" w:cs="Courier New"/>
          <w:color w:val="0000FF"/>
          <w:sz w:val="18"/>
          <w:highlight w:val="yellow"/>
          <w:shd w:val="clear" w:color="auto" w:fill="ADD8E6"/>
        </w:rPr>
        <w:t xml:space="preserve">MACHINE </w:t>
      </w:r>
      <w:r w:rsidR="007C41E4">
        <w:rPr>
          <w:rStyle w:val="Strong"/>
          <w:rFonts w:ascii="Courier New" w:hAnsi="Courier New" w:cs="Courier New"/>
          <w:color w:val="0000FF"/>
          <w:sz w:val="18"/>
          <w:highlight w:val="yellow"/>
          <w:shd w:val="clear" w:color="auto" w:fill="ADD8E6"/>
        </w:rPr>
        <w:t>PRIVATE</w:t>
      </w:r>
      <w:r w:rsidR="00B90CC6">
        <w:rPr>
          <w:rStyle w:val="Strong"/>
          <w:rFonts w:ascii="Courier New" w:hAnsi="Courier New" w:cs="Courier New"/>
          <w:color w:val="0000FF"/>
          <w:sz w:val="18"/>
          <w:highlight w:val="yellow"/>
          <w:shd w:val="clear" w:color="auto" w:fill="ADD8E6"/>
        </w:rPr>
        <w:t xml:space="preserve"> </w:t>
      </w:r>
      <w:r w:rsidR="00A26832">
        <w:rPr>
          <w:rStyle w:val="Strong"/>
          <w:rFonts w:ascii="Courier New" w:hAnsi="Courier New" w:cs="Courier New"/>
          <w:color w:val="0000FF"/>
          <w:sz w:val="18"/>
          <w:highlight w:val="yellow"/>
          <w:shd w:val="clear" w:color="auto" w:fill="ADD8E6"/>
        </w:rPr>
        <w:t>IP ADDRESS</w:t>
      </w:r>
      <w:r w:rsidRPr="009219DD">
        <w:rPr>
          <w:rStyle w:val="Strong"/>
          <w:rFonts w:ascii="Courier New" w:hAnsi="Courier New" w:cs="Courier New"/>
          <w:color w:val="0000FF"/>
          <w:sz w:val="18"/>
          <w:highlight w:val="yellow"/>
          <w:shd w:val="clear" w:color="auto" w:fill="ADD8E6"/>
        </w:rPr>
        <w:t>];</w:t>
      </w:r>
      <w:r w:rsidRPr="009219DD">
        <w:rPr>
          <w:rStyle w:val="Strong"/>
          <w:rFonts w:ascii="Courier New" w:hAnsi="Courier New" w:cs="Courier New"/>
          <w:color w:val="0000FF"/>
          <w:sz w:val="18"/>
          <w:shd w:val="clear" w:color="auto" w:fill="ADD8E6"/>
        </w:rPr>
        <w:t>initial catalog=AdventureWorks2012;Uid=CloudShop;Password=Azure$123;multipleactiveresultsets=True;App=EntityFramework&amp;quot;"</w:t>
      </w:r>
      <w:r w:rsidRPr="009219DD">
        <w:rPr>
          <w:rStyle w:val="Strong"/>
          <w:rFonts w:ascii="Courier New" w:hAnsi="Courier New" w:cs="Courier New"/>
          <w:color w:val="666666"/>
          <w:sz w:val="18"/>
          <w:shd w:val="clear" w:color="auto" w:fill="ADD8E6"/>
        </w:rPr>
        <w:t xml:space="preserve"> </w:t>
      </w:r>
      <w:proofErr w:type="spellStart"/>
      <w:r w:rsidRPr="009219DD">
        <w:rPr>
          <w:rStyle w:val="Strong"/>
          <w:rFonts w:ascii="Courier New" w:hAnsi="Courier New" w:cs="Courier New"/>
          <w:color w:val="FF0000"/>
          <w:sz w:val="18"/>
          <w:shd w:val="clear" w:color="auto" w:fill="ADD8E6"/>
        </w:rPr>
        <w:t>providerName</w:t>
      </w:r>
      <w:proofErr w:type="spellEnd"/>
      <w:r w:rsidRPr="009219DD">
        <w:rPr>
          <w:rStyle w:val="Strong"/>
          <w:rFonts w:ascii="Courier New" w:hAnsi="Courier New" w:cs="Courier New"/>
          <w:color w:val="666666"/>
          <w:sz w:val="18"/>
          <w:shd w:val="clear" w:color="auto" w:fill="ADD8E6"/>
        </w:rPr>
        <w:t>=</w:t>
      </w:r>
      <w:r w:rsidRPr="009219DD">
        <w:rPr>
          <w:rStyle w:val="Strong"/>
          <w:rFonts w:ascii="Courier New" w:hAnsi="Courier New" w:cs="Courier New"/>
          <w:color w:val="0000FF"/>
          <w:sz w:val="18"/>
          <w:shd w:val="clear" w:color="auto" w:fill="ADD8E6"/>
        </w:rPr>
        <w:t>"</w:t>
      </w:r>
      <w:proofErr w:type="spellStart"/>
      <w:r w:rsidRPr="009219DD">
        <w:rPr>
          <w:rStyle w:val="Strong"/>
          <w:rFonts w:ascii="Courier New" w:hAnsi="Courier New" w:cs="Courier New"/>
          <w:color w:val="0000FF"/>
          <w:sz w:val="18"/>
          <w:shd w:val="clear" w:color="auto" w:fill="ADD8E6"/>
        </w:rPr>
        <w:t>System.Data.EntityClient</w:t>
      </w:r>
      <w:proofErr w:type="spellEnd"/>
      <w:r w:rsidRPr="009219DD">
        <w:rPr>
          <w:rStyle w:val="Strong"/>
          <w:rFonts w:ascii="Courier New" w:hAnsi="Courier New" w:cs="Courier New"/>
          <w:color w:val="0000FF"/>
          <w:sz w:val="18"/>
          <w:shd w:val="clear" w:color="auto" w:fill="ADD8E6"/>
        </w:rPr>
        <w:t>"</w:t>
      </w:r>
      <w:r w:rsidRPr="009219DD">
        <w:rPr>
          <w:rStyle w:val="Strong"/>
          <w:rFonts w:ascii="Courier New" w:hAnsi="Courier New" w:cs="Courier New"/>
          <w:color w:val="666666"/>
          <w:sz w:val="18"/>
          <w:shd w:val="clear" w:color="auto" w:fill="ADD8E6"/>
        </w:rPr>
        <w:t xml:space="preserve"> </w:t>
      </w:r>
      <w:r w:rsidRPr="009219DD">
        <w:rPr>
          <w:rStyle w:val="Strong"/>
          <w:rFonts w:ascii="Courier New" w:hAnsi="Courier New" w:cs="Courier New"/>
          <w:color w:val="0000FF"/>
          <w:sz w:val="18"/>
          <w:shd w:val="clear" w:color="auto" w:fill="ADD8E6"/>
        </w:rPr>
        <w:t>/&gt;</w:t>
      </w:r>
    </w:p>
    <w:p w14:paraId="757C9D70" w14:textId="64AF69B4" w:rsidR="00F10C7B" w:rsidRPr="009219DD" w:rsidRDefault="00F10C7B" w:rsidP="00D06194">
      <w:pPr>
        <w:ind w:left="1080" w:firstLine="0"/>
        <w:rPr>
          <w:rStyle w:val="HTMLCode"/>
          <w:rFonts w:eastAsiaTheme="minorHAnsi"/>
          <w:color w:val="666666"/>
          <w:sz w:val="20"/>
        </w:rPr>
      </w:pPr>
      <w:r w:rsidRPr="009219DD">
        <w:rPr>
          <w:rStyle w:val="Strong"/>
          <w:rFonts w:ascii="Courier New" w:hAnsi="Courier New" w:cs="Courier New"/>
          <w:color w:val="0000FF"/>
          <w:sz w:val="18"/>
          <w:shd w:val="clear" w:color="auto" w:fill="ADD8E6"/>
        </w:rPr>
        <w:t>&lt;</w:t>
      </w:r>
      <w:r w:rsidRPr="009219DD">
        <w:rPr>
          <w:rStyle w:val="Strong"/>
          <w:rFonts w:ascii="Courier New" w:hAnsi="Courier New" w:cs="Courier New"/>
          <w:color w:val="800000"/>
          <w:sz w:val="18"/>
          <w:shd w:val="clear" w:color="auto" w:fill="ADD8E6"/>
        </w:rPr>
        <w:t>add</w:t>
      </w:r>
      <w:r w:rsidRPr="009219DD">
        <w:rPr>
          <w:rStyle w:val="Strong"/>
          <w:rFonts w:ascii="Courier New" w:hAnsi="Courier New" w:cs="Courier New"/>
          <w:color w:val="666666"/>
          <w:sz w:val="18"/>
          <w:shd w:val="clear" w:color="auto" w:fill="ADD8E6"/>
        </w:rPr>
        <w:t xml:space="preserve"> </w:t>
      </w:r>
      <w:r w:rsidRPr="009219DD">
        <w:rPr>
          <w:rStyle w:val="Strong"/>
          <w:rFonts w:ascii="Courier New" w:hAnsi="Courier New" w:cs="Courier New"/>
          <w:color w:val="FF0000"/>
          <w:sz w:val="18"/>
          <w:shd w:val="clear" w:color="auto" w:fill="ADD8E6"/>
        </w:rPr>
        <w:t>name</w:t>
      </w:r>
      <w:r w:rsidRPr="009219DD">
        <w:rPr>
          <w:rStyle w:val="Strong"/>
          <w:rFonts w:ascii="Courier New" w:hAnsi="Courier New" w:cs="Courier New"/>
          <w:color w:val="666666"/>
          <w:sz w:val="18"/>
          <w:shd w:val="clear" w:color="auto" w:fill="ADD8E6"/>
        </w:rPr>
        <w:t>=</w:t>
      </w:r>
      <w:r w:rsidRPr="009219DD">
        <w:rPr>
          <w:rStyle w:val="Strong"/>
          <w:rFonts w:ascii="Courier New" w:hAnsi="Courier New" w:cs="Courier New"/>
          <w:color w:val="0000FF"/>
          <w:sz w:val="18"/>
          <w:shd w:val="clear" w:color="auto" w:fill="ADD8E6"/>
        </w:rPr>
        <w:t>"</w:t>
      </w:r>
      <w:proofErr w:type="spellStart"/>
      <w:r w:rsidRPr="009219DD">
        <w:rPr>
          <w:rStyle w:val="Strong"/>
          <w:rFonts w:ascii="Courier New" w:hAnsi="Courier New" w:cs="Courier New"/>
          <w:color w:val="0000FF"/>
          <w:sz w:val="18"/>
          <w:shd w:val="clear" w:color="auto" w:fill="ADD8E6"/>
        </w:rPr>
        <w:t>DefaultConnection</w:t>
      </w:r>
      <w:proofErr w:type="spellEnd"/>
      <w:r w:rsidRPr="009219DD">
        <w:rPr>
          <w:rStyle w:val="Strong"/>
          <w:rFonts w:ascii="Courier New" w:hAnsi="Courier New" w:cs="Courier New"/>
          <w:color w:val="0000FF"/>
          <w:sz w:val="18"/>
          <w:shd w:val="clear" w:color="auto" w:fill="ADD8E6"/>
        </w:rPr>
        <w:t>"</w:t>
      </w:r>
      <w:r w:rsidRPr="009219DD">
        <w:rPr>
          <w:rStyle w:val="Strong"/>
          <w:rFonts w:ascii="Courier New" w:hAnsi="Courier New" w:cs="Courier New"/>
          <w:color w:val="666666"/>
          <w:sz w:val="18"/>
          <w:shd w:val="clear" w:color="auto" w:fill="ADD8E6"/>
        </w:rPr>
        <w:t xml:space="preserve"> </w:t>
      </w:r>
      <w:proofErr w:type="spellStart"/>
      <w:r w:rsidRPr="009219DD">
        <w:rPr>
          <w:rStyle w:val="Strong"/>
          <w:rFonts w:ascii="Courier New" w:hAnsi="Courier New" w:cs="Courier New"/>
          <w:color w:val="FF0000"/>
          <w:sz w:val="18"/>
          <w:shd w:val="clear" w:color="auto" w:fill="ADD8E6"/>
        </w:rPr>
        <w:t>connectionString</w:t>
      </w:r>
      <w:proofErr w:type="spellEnd"/>
      <w:r w:rsidRPr="009219DD">
        <w:rPr>
          <w:rStyle w:val="Strong"/>
          <w:rFonts w:ascii="Courier New" w:hAnsi="Courier New" w:cs="Courier New"/>
          <w:color w:val="666666"/>
          <w:sz w:val="18"/>
          <w:shd w:val="clear" w:color="auto" w:fill="ADD8E6"/>
        </w:rPr>
        <w:t>=</w:t>
      </w:r>
      <w:r w:rsidRPr="009219DD">
        <w:rPr>
          <w:rStyle w:val="Strong"/>
          <w:rFonts w:ascii="Courier New" w:hAnsi="Courier New" w:cs="Courier New"/>
          <w:color w:val="0000FF"/>
          <w:sz w:val="18"/>
          <w:shd w:val="clear" w:color="auto" w:fill="ADD8E6"/>
        </w:rPr>
        <w:t>"Data Source</w:t>
      </w:r>
      <w:proofErr w:type="gramStart"/>
      <w:r w:rsidRPr="009219DD">
        <w:rPr>
          <w:rStyle w:val="Strong"/>
          <w:rFonts w:ascii="Courier New" w:hAnsi="Courier New" w:cs="Courier New"/>
          <w:color w:val="0000FF"/>
          <w:sz w:val="18"/>
          <w:highlight w:val="yellow"/>
          <w:shd w:val="clear" w:color="auto" w:fill="ADD8E6"/>
        </w:rPr>
        <w:t>=[</w:t>
      </w:r>
      <w:proofErr w:type="gramEnd"/>
      <w:r w:rsidRPr="009219DD">
        <w:rPr>
          <w:rStyle w:val="Strong"/>
          <w:rFonts w:ascii="Courier New" w:hAnsi="Courier New" w:cs="Courier New"/>
          <w:color w:val="0000FF"/>
          <w:sz w:val="18"/>
          <w:highlight w:val="yellow"/>
          <w:shd w:val="clear" w:color="auto" w:fill="ADD8E6"/>
        </w:rPr>
        <w:t xml:space="preserve">ENTER YOUR SQL </w:t>
      </w:r>
      <w:r w:rsidR="00693F9F">
        <w:rPr>
          <w:rStyle w:val="Strong"/>
          <w:rFonts w:ascii="Courier New" w:hAnsi="Courier New" w:cs="Courier New"/>
          <w:color w:val="0000FF"/>
          <w:sz w:val="18"/>
          <w:highlight w:val="yellow"/>
          <w:shd w:val="clear" w:color="auto" w:fill="ADD8E6"/>
        </w:rPr>
        <w:t xml:space="preserve">MACHINE </w:t>
      </w:r>
      <w:r w:rsidR="007C41E4">
        <w:rPr>
          <w:rStyle w:val="Strong"/>
          <w:rFonts w:ascii="Courier New" w:hAnsi="Courier New" w:cs="Courier New"/>
          <w:color w:val="0000FF"/>
          <w:sz w:val="18"/>
          <w:highlight w:val="yellow"/>
          <w:shd w:val="clear" w:color="auto" w:fill="ADD8E6"/>
        </w:rPr>
        <w:t>PRIVATE</w:t>
      </w:r>
      <w:r w:rsidR="00B90CC6">
        <w:rPr>
          <w:rStyle w:val="Strong"/>
          <w:rFonts w:ascii="Courier New" w:hAnsi="Courier New" w:cs="Courier New"/>
          <w:color w:val="0000FF"/>
          <w:sz w:val="18"/>
          <w:highlight w:val="yellow"/>
          <w:shd w:val="clear" w:color="auto" w:fill="ADD8E6"/>
        </w:rPr>
        <w:t xml:space="preserve"> </w:t>
      </w:r>
      <w:r w:rsidR="00A26832">
        <w:rPr>
          <w:rStyle w:val="Strong"/>
          <w:rFonts w:ascii="Courier New" w:hAnsi="Courier New" w:cs="Courier New"/>
          <w:color w:val="0000FF"/>
          <w:sz w:val="18"/>
          <w:highlight w:val="yellow"/>
          <w:shd w:val="clear" w:color="auto" w:fill="ADD8E6"/>
        </w:rPr>
        <w:t>IP ADDRESS</w:t>
      </w:r>
      <w:r w:rsidRPr="009219DD">
        <w:rPr>
          <w:rStyle w:val="Strong"/>
          <w:rFonts w:ascii="Courier New" w:hAnsi="Courier New" w:cs="Courier New"/>
          <w:color w:val="0000FF"/>
          <w:sz w:val="18"/>
          <w:highlight w:val="yellow"/>
          <w:shd w:val="clear" w:color="auto" w:fill="ADD8E6"/>
        </w:rPr>
        <w:t>];</w:t>
      </w:r>
      <w:r w:rsidRPr="009219DD">
        <w:rPr>
          <w:rStyle w:val="Strong"/>
          <w:rFonts w:ascii="Courier New" w:hAnsi="Courier New" w:cs="Courier New"/>
          <w:color w:val="0000FF"/>
          <w:sz w:val="18"/>
          <w:shd w:val="clear" w:color="auto" w:fill="ADD8E6"/>
        </w:rPr>
        <w:t>initial catalog=AdventureWorks2012;Uid=CloudShop;Password=Azure$123;MultipleActiveResultSets=True"</w:t>
      </w:r>
      <w:r w:rsidRPr="009219DD">
        <w:rPr>
          <w:rStyle w:val="Strong"/>
          <w:rFonts w:ascii="Courier New" w:hAnsi="Courier New" w:cs="Courier New"/>
          <w:color w:val="666666"/>
          <w:sz w:val="18"/>
          <w:shd w:val="clear" w:color="auto" w:fill="ADD8E6"/>
        </w:rPr>
        <w:t xml:space="preserve"> </w:t>
      </w:r>
      <w:proofErr w:type="spellStart"/>
      <w:r w:rsidRPr="009219DD">
        <w:rPr>
          <w:rStyle w:val="Strong"/>
          <w:rFonts w:ascii="Courier New" w:hAnsi="Courier New" w:cs="Courier New"/>
          <w:color w:val="FF0000"/>
          <w:sz w:val="18"/>
          <w:shd w:val="clear" w:color="auto" w:fill="ADD8E6"/>
        </w:rPr>
        <w:t>providerName</w:t>
      </w:r>
      <w:proofErr w:type="spellEnd"/>
      <w:r w:rsidRPr="009219DD">
        <w:rPr>
          <w:rStyle w:val="Strong"/>
          <w:rFonts w:ascii="Courier New" w:hAnsi="Courier New" w:cs="Courier New"/>
          <w:color w:val="666666"/>
          <w:sz w:val="18"/>
          <w:shd w:val="clear" w:color="auto" w:fill="ADD8E6"/>
        </w:rPr>
        <w:t>=</w:t>
      </w:r>
      <w:r w:rsidRPr="009219DD">
        <w:rPr>
          <w:rStyle w:val="Strong"/>
          <w:rFonts w:ascii="Courier New" w:hAnsi="Courier New" w:cs="Courier New"/>
          <w:color w:val="0000FF"/>
          <w:sz w:val="18"/>
          <w:shd w:val="clear" w:color="auto" w:fill="ADD8E6"/>
        </w:rPr>
        <w:t>"</w:t>
      </w:r>
      <w:proofErr w:type="spellStart"/>
      <w:r w:rsidRPr="009219DD">
        <w:rPr>
          <w:rStyle w:val="Strong"/>
          <w:rFonts w:ascii="Courier New" w:hAnsi="Courier New" w:cs="Courier New"/>
          <w:color w:val="0000FF"/>
          <w:sz w:val="18"/>
          <w:shd w:val="clear" w:color="auto" w:fill="ADD8E6"/>
        </w:rPr>
        <w:t>System.Data.SqlClient</w:t>
      </w:r>
      <w:proofErr w:type="spellEnd"/>
      <w:r w:rsidRPr="009219DD">
        <w:rPr>
          <w:rStyle w:val="Strong"/>
          <w:rFonts w:ascii="Courier New" w:hAnsi="Courier New" w:cs="Courier New"/>
          <w:color w:val="0000FF"/>
          <w:sz w:val="18"/>
          <w:shd w:val="clear" w:color="auto" w:fill="ADD8E6"/>
        </w:rPr>
        <w:t>"</w:t>
      </w:r>
      <w:r w:rsidRPr="009219DD">
        <w:rPr>
          <w:rStyle w:val="Strong"/>
          <w:rFonts w:ascii="Courier New" w:hAnsi="Courier New" w:cs="Courier New"/>
          <w:color w:val="666666"/>
          <w:sz w:val="18"/>
          <w:shd w:val="clear" w:color="auto" w:fill="ADD8E6"/>
        </w:rPr>
        <w:t xml:space="preserve"> </w:t>
      </w:r>
      <w:r w:rsidRPr="009219DD">
        <w:rPr>
          <w:rStyle w:val="Strong"/>
          <w:rFonts w:ascii="Courier New" w:hAnsi="Courier New" w:cs="Courier New"/>
          <w:color w:val="0000FF"/>
          <w:sz w:val="18"/>
          <w:shd w:val="clear" w:color="auto" w:fill="ADD8E6"/>
        </w:rPr>
        <w:t>/&gt;</w:t>
      </w:r>
    </w:p>
    <w:p w14:paraId="757C9D71" w14:textId="77777777" w:rsidR="00F10C7B" w:rsidRPr="009219DD" w:rsidRDefault="00F10C7B" w:rsidP="00D06194">
      <w:pPr>
        <w:ind w:left="1080" w:firstLine="0"/>
        <w:rPr>
          <w:rStyle w:val="HTMLCode"/>
          <w:rFonts w:eastAsiaTheme="minorHAnsi"/>
          <w:color w:val="666666"/>
          <w:sz w:val="20"/>
        </w:rPr>
      </w:pPr>
      <w:r w:rsidRPr="009219DD">
        <w:rPr>
          <w:rStyle w:val="Strong"/>
          <w:rFonts w:ascii="Courier New" w:hAnsi="Courier New" w:cs="Courier New"/>
          <w:color w:val="0000FF"/>
          <w:sz w:val="18"/>
          <w:shd w:val="clear" w:color="auto" w:fill="ADD8E6"/>
        </w:rPr>
        <w:t>&lt;/</w:t>
      </w:r>
      <w:proofErr w:type="spellStart"/>
      <w:r w:rsidRPr="009219DD">
        <w:rPr>
          <w:rStyle w:val="Strong"/>
          <w:rFonts w:ascii="Courier New" w:hAnsi="Courier New" w:cs="Courier New"/>
          <w:color w:val="800000"/>
          <w:sz w:val="18"/>
          <w:shd w:val="clear" w:color="auto" w:fill="ADD8E6"/>
        </w:rPr>
        <w:t>connectionStrings</w:t>
      </w:r>
      <w:proofErr w:type="spellEnd"/>
      <w:r w:rsidRPr="009219DD">
        <w:rPr>
          <w:rStyle w:val="Strong"/>
          <w:rFonts w:ascii="Courier New" w:hAnsi="Courier New" w:cs="Courier New"/>
          <w:color w:val="0000FF"/>
          <w:sz w:val="18"/>
          <w:shd w:val="clear" w:color="auto" w:fill="ADD8E6"/>
        </w:rPr>
        <w:t>&gt;</w:t>
      </w:r>
    </w:p>
    <w:p w14:paraId="66CB5F62" w14:textId="77777777" w:rsidR="001F5BC1" w:rsidRDefault="001F5BC1">
      <w:pPr>
        <w:rPr>
          <w:ins w:id="1008" w:author="Beth Quinlan" w:date="2018-04-06T07:57:00Z"/>
        </w:rPr>
      </w:pPr>
    </w:p>
    <w:p w14:paraId="757C9D72" w14:textId="5C6E661C" w:rsidR="00902865" w:rsidRDefault="001F5BC1">
      <w:pPr>
        <w:pStyle w:val="ListParagraph"/>
        <w:numPr>
          <w:ilvl w:val="0"/>
          <w:numId w:val="20"/>
        </w:numPr>
        <w:pPrChange w:id="1009" w:author="Beth Quinlan" w:date="2018-04-06T07:57:00Z">
          <w:pPr/>
        </w:pPrChange>
      </w:pPr>
      <w:ins w:id="1010" w:author="Beth Quinlan" w:date="2018-04-06T07:57:00Z">
        <w:r>
          <w:t xml:space="preserve">Save the </w:t>
        </w:r>
        <w:proofErr w:type="spellStart"/>
        <w:r>
          <w:t>web.config</w:t>
        </w:r>
        <w:proofErr w:type="spellEnd"/>
        <w:r>
          <w:t xml:space="preserve"> file.</w:t>
        </w:r>
      </w:ins>
      <w:r w:rsidR="00902865">
        <w:br w:type="page"/>
      </w:r>
    </w:p>
    <w:p w14:paraId="757C9D73" w14:textId="77777777" w:rsidR="00F10C7B" w:rsidRDefault="00F10C7B" w:rsidP="005162F4">
      <w:pPr>
        <w:pStyle w:val="ListParagraph"/>
        <w:numPr>
          <w:ilvl w:val="0"/>
          <w:numId w:val="20"/>
        </w:numPr>
      </w:pPr>
      <w:r w:rsidRPr="00F10C7B">
        <w:lastRenderedPageBreak/>
        <w:t xml:space="preserve">Open the </w:t>
      </w:r>
      <w:r w:rsidRPr="00722B44">
        <w:rPr>
          <w:b/>
        </w:rPr>
        <w:t>Internet Information Services (IIS) Manager</w:t>
      </w:r>
      <w:r w:rsidRPr="00F10C7B">
        <w:t xml:space="preserve"> </w:t>
      </w:r>
      <w:r w:rsidR="00722B44">
        <w:t xml:space="preserve">by going to the </w:t>
      </w:r>
      <w:r w:rsidR="00722B44" w:rsidRPr="00DB2AE8">
        <w:rPr>
          <w:i/>
          <w:rPrChange w:id="1011" w:author="Beth Quinlan" w:date="2018-04-11T14:02:00Z">
            <w:rPr/>
          </w:rPrChange>
        </w:rPr>
        <w:t>Start</w:t>
      </w:r>
      <w:r w:rsidR="00722B44">
        <w:t xml:space="preserve"> page of the Windows Server and then typing in ‘Internet Information Services’.  Click on the icon</w:t>
      </w:r>
      <w:r w:rsidRPr="00F10C7B">
        <w:t>.</w:t>
      </w:r>
    </w:p>
    <w:p w14:paraId="757C9D74" w14:textId="77777777" w:rsidR="00722B44" w:rsidRDefault="00722B44" w:rsidP="00722B44">
      <w:pPr>
        <w:pStyle w:val="ListParagraph"/>
        <w:ind w:left="1080" w:firstLine="0"/>
      </w:pPr>
    </w:p>
    <w:p w14:paraId="757C9D75" w14:textId="77777777" w:rsidR="00722B44" w:rsidRDefault="00722B44" w:rsidP="004B7800">
      <w:pPr>
        <w:pStyle w:val="ListParagraph"/>
        <w:ind w:firstLine="0"/>
      </w:pPr>
      <w:r>
        <w:rPr>
          <w:noProof/>
          <w:lang w:val="da-DK" w:eastAsia="da-DK"/>
        </w:rPr>
        <w:drawing>
          <wp:inline distT="0" distB="0" distL="0" distR="0" wp14:anchorId="757C9E2B" wp14:editId="757C9E2C">
            <wp:extent cx="2990476" cy="2180952"/>
            <wp:effectExtent l="0" t="0" r="63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90476" cy="2180952"/>
                    </a:xfrm>
                    <a:prstGeom prst="rect">
                      <a:avLst/>
                    </a:prstGeom>
                  </pic:spPr>
                </pic:pic>
              </a:graphicData>
            </a:graphic>
          </wp:inline>
        </w:drawing>
      </w:r>
    </w:p>
    <w:p w14:paraId="757C9D77" w14:textId="77777777" w:rsidR="00722B44" w:rsidRPr="00F10C7B" w:rsidRDefault="00722B44" w:rsidP="00722B44">
      <w:pPr>
        <w:pStyle w:val="ListParagraph"/>
        <w:ind w:left="1080" w:firstLine="0"/>
      </w:pPr>
    </w:p>
    <w:p w14:paraId="757C9D78" w14:textId="77777777" w:rsidR="00F10C7B" w:rsidRPr="00F10C7B" w:rsidRDefault="00F10C7B" w:rsidP="005162F4">
      <w:pPr>
        <w:pStyle w:val="ListParagraph"/>
        <w:numPr>
          <w:ilvl w:val="0"/>
          <w:numId w:val="20"/>
        </w:numPr>
      </w:pPr>
      <w:r w:rsidRPr="00F10C7B">
        <w:t xml:space="preserve">In the </w:t>
      </w:r>
      <w:r w:rsidRPr="00902865">
        <w:rPr>
          <w:i/>
        </w:rPr>
        <w:t>Connections</w:t>
      </w:r>
      <w:r w:rsidRPr="00F10C7B">
        <w:t xml:space="preserve"> pane, expand </w:t>
      </w:r>
      <w:r w:rsidRPr="00DB2AE8">
        <w:rPr>
          <w:i/>
          <w:rPrChange w:id="1012" w:author="Beth Quinlan" w:date="2018-04-11T14:02:00Z">
            <w:rPr/>
          </w:rPrChange>
        </w:rPr>
        <w:t>Default Web Site</w:t>
      </w:r>
      <w:r w:rsidRPr="00F10C7B">
        <w:t xml:space="preserve"> within your IIS Server's node. You will see the </w:t>
      </w:r>
      <w:proofErr w:type="spellStart"/>
      <w:r w:rsidRPr="00DB2AE8">
        <w:rPr>
          <w:i/>
          <w:rPrChange w:id="1013" w:author="Beth Quinlan" w:date="2018-04-11T14:02:00Z">
            <w:rPr/>
          </w:rPrChange>
        </w:rPr>
        <w:t>CloudShop</w:t>
      </w:r>
      <w:proofErr w:type="spellEnd"/>
      <w:r w:rsidRPr="00F10C7B">
        <w:t xml:space="preserve"> folder you copied in the </w:t>
      </w:r>
      <w:proofErr w:type="spellStart"/>
      <w:r w:rsidRPr="00DB2AE8">
        <w:rPr>
          <w:i/>
          <w:rPrChange w:id="1014" w:author="Beth Quinlan" w:date="2018-04-11T14:02:00Z">
            <w:rPr/>
          </w:rPrChange>
        </w:rPr>
        <w:t>wwwroot</w:t>
      </w:r>
      <w:proofErr w:type="spellEnd"/>
      <w:r w:rsidRPr="00F10C7B">
        <w:t xml:space="preserve"> folder.</w:t>
      </w:r>
    </w:p>
    <w:p w14:paraId="757C9D79" w14:textId="77777777" w:rsidR="00F10C7B" w:rsidRPr="00F10C7B" w:rsidRDefault="00F10C7B" w:rsidP="00722B44">
      <w:pPr>
        <w:ind w:left="360" w:firstLine="0"/>
      </w:pPr>
      <w:r>
        <w:rPr>
          <w:noProof/>
          <w:lang w:val="da-DK" w:eastAsia="da-DK"/>
        </w:rPr>
        <mc:AlternateContent>
          <mc:Choice Requires="wps">
            <w:drawing>
              <wp:inline distT="0" distB="0" distL="0" distR="0" wp14:anchorId="757C9E2D" wp14:editId="757C9E2E">
                <wp:extent cx="301625" cy="301625"/>
                <wp:effectExtent l="0" t="0" r="0" b="0"/>
                <wp:docPr id="84" name="Rectangle 84" descr="IIS Manag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6EC166" id="Rectangle 84" o:spid="_x0000_s1026" alt="IIS Manager"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" filled="f" stroked="f">
                <o:lock v:ext="edit" aspectratio="t"/>
                <w10:anchorlock/>
              </v:rect>
            </w:pict>
          </mc:Fallback>
        </mc:AlternateContent>
      </w:r>
      <w:r w:rsidR="00722B44">
        <w:rPr>
          <w:noProof/>
          <w:lang w:val="da-DK" w:eastAsia="da-DK"/>
        </w:rPr>
        <w:drawing>
          <wp:inline distT="0" distB="0" distL="0" distR="0" wp14:anchorId="757C9E2F" wp14:editId="757C9E30">
            <wp:extent cx="5158596" cy="2647638"/>
            <wp:effectExtent l="0" t="0" r="4445"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IS-Manager.png"/>
                    <pic:cNvPicPr/>
                  </pic:nvPicPr>
                  <pic:blipFill>
                    <a:blip r:embed="rId52">
                      <a:extLst>
                        <a:ext uri="{28A0092B-C50C-407E-A947-70E740481C1C}">
                          <a14:useLocalDpi xmlns:a14="http://schemas.microsoft.com/office/drawing/2010/main" val="0"/>
                        </a:ext>
                      </a:extLst>
                    </a:blip>
                    <a:stretch>
                      <a:fillRect/>
                    </a:stretch>
                  </pic:blipFill>
                  <pic:spPr>
                    <a:xfrm>
                      <a:off x="0" y="0"/>
                      <a:ext cx="5164670" cy="2650755"/>
                    </a:xfrm>
                    <a:prstGeom prst="rect">
                      <a:avLst/>
                    </a:prstGeom>
                  </pic:spPr>
                </pic:pic>
              </a:graphicData>
            </a:graphic>
          </wp:inline>
        </w:drawing>
      </w:r>
    </w:p>
    <w:p w14:paraId="757C9D7B" w14:textId="77777777" w:rsidR="00902865" w:rsidRDefault="00902865">
      <w:r>
        <w:br w:type="page"/>
      </w:r>
    </w:p>
    <w:p w14:paraId="757C9D7C" w14:textId="77777777" w:rsidR="00F10C7B" w:rsidRPr="00F10C7B" w:rsidRDefault="00F10C7B" w:rsidP="005162F4">
      <w:pPr>
        <w:pStyle w:val="ListParagraph"/>
        <w:numPr>
          <w:ilvl w:val="0"/>
          <w:numId w:val="20"/>
        </w:numPr>
      </w:pPr>
      <w:r w:rsidRPr="00F10C7B">
        <w:lastRenderedPageBreak/>
        <w:t xml:space="preserve">Right-click </w:t>
      </w:r>
      <w:proofErr w:type="spellStart"/>
      <w:r w:rsidRPr="00DB2AE8">
        <w:rPr>
          <w:b/>
          <w:rPrChange w:id="1015" w:author="Beth Quinlan" w:date="2018-04-11T14:02:00Z">
            <w:rPr/>
          </w:rPrChange>
        </w:rPr>
        <w:t>CloudShop</w:t>
      </w:r>
      <w:proofErr w:type="spellEnd"/>
      <w:r w:rsidRPr="00F10C7B">
        <w:t xml:space="preserve"> folder and select </w:t>
      </w:r>
      <w:r w:rsidRPr="00722B44">
        <w:rPr>
          <w:b/>
        </w:rPr>
        <w:t>Convert to Application</w:t>
      </w:r>
      <w:r w:rsidRPr="00F10C7B">
        <w:t>.</w:t>
      </w:r>
    </w:p>
    <w:p w14:paraId="757C9D7D" w14:textId="77777777" w:rsidR="00F10C7B" w:rsidRPr="00F10C7B" w:rsidRDefault="00F10C7B" w:rsidP="00902865">
      <w:pPr>
        <w:ind w:left="360" w:firstLine="0"/>
      </w:pPr>
      <w:r>
        <w:rPr>
          <w:noProof/>
          <w:lang w:val="da-DK" w:eastAsia="da-DK"/>
        </w:rPr>
        <mc:AlternateContent>
          <mc:Choice Requires="wps">
            <w:drawing>
              <wp:inline distT="0" distB="0" distL="0" distR="0" wp14:anchorId="757C9E31" wp14:editId="757C9E32">
                <wp:extent cx="301625" cy="301625"/>
                <wp:effectExtent l="0" t="0" r="0" b="0"/>
                <wp:docPr id="83" name="Rectangle 83" descr="IIS Manager Convert to Applic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DDE007" id="Rectangle 83" o:spid="_x0000_s1026" alt="IIS Manager Convert to Applicati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" filled="f" stroked="f">
                <o:lock v:ext="edit" aspectratio="t"/>
                <w10:anchorlock/>
              </v:rect>
            </w:pict>
          </mc:Fallback>
        </mc:AlternateContent>
      </w:r>
      <w:r w:rsidR="00722B44">
        <w:rPr>
          <w:noProof/>
          <w:lang w:val="da-DK" w:eastAsia="da-DK"/>
        </w:rPr>
        <w:drawing>
          <wp:inline distT="0" distB="0" distL="0" distR="0" wp14:anchorId="757C9E33" wp14:editId="757C9E34">
            <wp:extent cx="4873925" cy="2501532"/>
            <wp:effectExtent l="0" t="0" r="317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is-manager-convert-to-application.png"/>
                    <pic:cNvPicPr/>
                  </pic:nvPicPr>
                  <pic:blipFill>
                    <a:blip r:embed="rId53">
                      <a:extLst>
                        <a:ext uri="{28A0092B-C50C-407E-A947-70E740481C1C}">
                          <a14:useLocalDpi xmlns:a14="http://schemas.microsoft.com/office/drawing/2010/main" val="0"/>
                        </a:ext>
                      </a:extLst>
                    </a:blip>
                    <a:stretch>
                      <a:fillRect/>
                    </a:stretch>
                  </pic:blipFill>
                  <pic:spPr>
                    <a:xfrm>
                      <a:off x="0" y="0"/>
                      <a:ext cx="4883267" cy="2506327"/>
                    </a:xfrm>
                    <a:prstGeom prst="rect">
                      <a:avLst/>
                    </a:prstGeom>
                  </pic:spPr>
                </pic:pic>
              </a:graphicData>
            </a:graphic>
          </wp:inline>
        </w:drawing>
      </w:r>
    </w:p>
    <w:p w14:paraId="757C9D7F" w14:textId="77777777" w:rsidR="00F10C7B" w:rsidRPr="00F10C7B" w:rsidRDefault="00F10C7B" w:rsidP="005162F4">
      <w:pPr>
        <w:pStyle w:val="ListParagraph"/>
        <w:numPr>
          <w:ilvl w:val="0"/>
          <w:numId w:val="20"/>
        </w:numPr>
      </w:pPr>
      <w:r w:rsidRPr="00F10C7B">
        <w:t xml:space="preserve">In the </w:t>
      </w:r>
      <w:r w:rsidRPr="00722B44">
        <w:rPr>
          <w:b/>
        </w:rPr>
        <w:t>Add Application</w:t>
      </w:r>
      <w:r w:rsidRPr="00F10C7B">
        <w:t xml:space="preserve"> dialog, click </w:t>
      </w:r>
      <w:r w:rsidRPr="00722B44">
        <w:rPr>
          <w:b/>
        </w:rPr>
        <w:t>OK</w:t>
      </w:r>
      <w:r w:rsidRPr="00F10C7B">
        <w:t>.</w:t>
      </w:r>
    </w:p>
    <w:p w14:paraId="757C9D80" w14:textId="77777777" w:rsidR="00F10C7B" w:rsidRPr="00F10C7B" w:rsidRDefault="00F10C7B" w:rsidP="00722B44">
      <w:pPr>
        <w:ind w:left="360" w:firstLine="0"/>
      </w:pPr>
      <w:r>
        <w:rPr>
          <w:noProof/>
          <w:lang w:val="da-DK" w:eastAsia="da-DK"/>
        </w:rPr>
        <mc:AlternateContent>
          <mc:Choice Requires="wps">
            <w:drawing>
              <wp:inline distT="0" distB="0" distL="0" distR="0" wp14:anchorId="757C9E35" wp14:editId="757C9E36">
                <wp:extent cx="301625" cy="301625"/>
                <wp:effectExtent l="0" t="0" r="0" b="0"/>
                <wp:docPr id="81" name="Rectangle 81" descr="Add Application dialo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13D534" id="Rectangle 81" o:spid="_x0000_s1026" alt="Add Application dialo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" filled="f" stroked="f">
                <o:lock v:ext="edit" aspectratio="t"/>
                <w10:anchorlock/>
              </v:rect>
            </w:pict>
          </mc:Fallback>
        </mc:AlternateContent>
      </w:r>
      <w:r w:rsidR="00722B44">
        <w:rPr>
          <w:noProof/>
          <w:lang w:val="da-DK" w:eastAsia="da-DK"/>
        </w:rPr>
        <w:drawing>
          <wp:inline distT="0" distB="0" distL="0" distR="0" wp14:anchorId="757C9E37" wp14:editId="757C9E38">
            <wp:extent cx="4266667" cy="2961905"/>
            <wp:effectExtent l="0" t="0" r="63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Add-Application-dialog.png"/>
                    <pic:cNvPicPr/>
                  </pic:nvPicPr>
                  <pic:blipFill>
                    <a:blip r:embed="rId54">
                      <a:extLst>
                        <a:ext uri="{28A0092B-C50C-407E-A947-70E740481C1C}">
                          <a14:useLocalDpi xmlns:a14="http://schemas.microsoft.com/office/drawing/2010/main" val="0"/>
                        </a:ext>
                      </a:extLst>
                    </a:blip>
                    <a:stretch>
                      <a:fillRect/>
                    </a:stretch>
                  </pic:blipFill>
                  <pic:spPr>
                    <a:xfrm>
                      <a:off x="0" y="0"/>
                      <a:ext cx="4266667" cy="2961905"/>
                    </a:xfrm>
                    <a:prstGeom prst="rect">
                      <a:avLst/>
                    </a:prstGeom>
                  </pic:spPr>
                </pic:pic>
              </a:graphicData>
            </a:graphic>
          </wp:inline>
        </w:drawing>
      </w:r>
    </w:p>
    <w:p w14:paraId="757C9D82" w14:textId="77777777" w:rsidR="00F10C7B" w:rsidRPr="00F10C7B" w:rsidRDefault="00F10C7B" w:rsidP="005162F4">
      <w:pPr>
        <w:pStyle w:val="ListParagraph"/>
        <w:numPr>
          <w:ilvl w:val="0"/>
          <w:numId w:val="20"/>
        </w:numPr>
        <w:contextualSpacing w:val="0"/>
      </w:pPr>
      <w:r w:rsidRPr="00F10C7B">
        <w:t xml:space="preserve">Close the </w:t>
      </w:r>
      <w:r w:rsidRPr="00DB2AE8">
        <w:rPr>
          <w:i/>
          <w:rPrChange w:id="1016" w:author="Beth Quinlan" w:date="2018-04-11T14:02:00Z">
            <w:rPr/>
          </w:rPrChange>
        </w:rPr>
        <w:t>Internet Information Server (IIS) Manager</w:t>
      </w:r>
      <w:r w:rsidRPr="00F10C7B">
        <w:t xml:space="preserve"> window.</w:t>
      </w:r>
    </w:p>
    <w:p w14:paraId="757C9D83" w14:textId="77777777" w:rsidR="00F10C7B" w:rsidRPr="00F10C7B" w:rsidRDefault="00F10C7B" w:rsidP="005162F4">
      <w:pPr>
        <w:pStyle w:val="ListParagraph"/>
        <w:numPr>
          <w:ilvl w:val="0"/>
          <w:numId w:val="20"/>
        </w:numPr>
        <w:contextualSpacing w:val="0"/>
      </w:pPr>
      <w:r w:rsidRPr="00F10C7B">
        <w:t xml:space="preserve">Close the </w:t>
      </w:r>
      <w:r w:rsidRPr="00DB2AE8">
        <w:rPr>
          <w:i/>
          <w:rPrChange w:id="1017" w:author="Beth Quinlan" w:date="2018-04-11T14:02:00Z">
            <w:rPr/>
          </w:rPrChange>
        </w:rPr>
        <w:t>Remote Desktop Connection</w:t>
      </w:r>
      <w:r w:rsidRPr="00F10C7B">
        <w:t>.</w:t>
      </w:r>
    </w:p>
    <w:p w14:paraId="757C9D84" w14:textId="2DC1851D" w:rsidR="00F10C7B" w:rsidRDefault="00F10C7B" w:rsidP="00735F61">
      <w:pPr>
        <w:pStyle w:val="ListParagraph"/>
        <w:ind w:firstLine="0"/>
        <w:contextualSpacing w:val="0"/>
      </w:pPr>
    </w:p>
    <w:p w14:paraId="757C9D85" w14:textId="77777777" w:rsidR="00722B44" w:rsidRPr="00F10C7B" w:rsidRDefault="00722B44" w:rsidP="00722B44">
      <w:pPr>
        <w:pStyle w:val="ListParagraph"/>
        <w:ind w:left="1080" w:firstLine="0"/>
      </w:pPr>
    </w:p>
    <w:p w14:paraId="757C9D86" w14:textId="77777777" w:rsidR="00902865" w:rsidRDefault="00902865">
      <w:pPr>
        <w:rPr>
          <w:rFonts w:asciiTheme="minorHAnsi" w:eastAsia="Times New Roman" w:hAnsiTheme="minorHAnsi" w:cs="Times New Roman"/>
          <w:b/>
          <w:color w:val="000000" w:themeColor="text1"/>
          <w:sz w:val="24"/>
          <w:szCs w:val="27"/>
        </w:rPr>
      </w:pPr>
      <w:bookmarkStart w:id="1018" w:name="Verification"/>
      <w:bookmarkEnd w:id="1018"/>
      <w:r>
        <w:br w:type="page"/>
      </w:r>
    </w:p>
    <w:p w14:paraId="3AA01A09" w14:textId="23B55C87" w:rsidR="001B1C47" w:rsidRDefault="001B1C47" w:rsidP="001B1C47">
      <w:pPr>
        <w:pStyle w:val="Heading2"/>
      </w:pPr>
      <w:bookmarkStart w:id="1019" w:name="_Toc510773776"/>
      <w:r>
        <w:lastRenderedPageBreak/>
        <w:t xml:space="preserve">Task </w:t>
      </w:r>
      <w:r w:rsidR="00C97654">
        <w:t>9</w:t>
      </w:r>
      <w:r>
        <w:t>: Setting up the IIS machines DNS address</w:t>
      </w:r>
      <w:bookmarkEnd w:id="1019"/>
    </w:p>
    <w:p w14:paraId="43688B3D" w14:textId="488C9214" w:rsidR="001B1C47" w:rsidRDefault="001B1C47">
      <w:pPr>
        <w:ind w:firstLine="0"/>
        <w:pPrChange w:id="1020" w:author="Beth Quinlan" w:date="2018-04-06T07:59:00Z">
          <w:pPr/>
        </w:pPrChange>
      </w:pPr>
      <w:r>
        <w:t xml:space="preserve">By default, machines in </w:t>
      </w:r>
      <w:r w:rsidR="00B526C5">
        <w:t>ARM</w:t>
      </w:r>
      <w:r>
        <w:t xml:space="preserve"> do not have DNS addresses, although they may have public IP addresses. Let’s create a DNS address for the IIS machine.</w:t>
      </w:r>
    </w:p>
    <w:p w14:paraId="25CDD74A" w14:textId="0FA4F9D7" w:rsidR="001F5BC1" w:rsidRDefault="001B1C47" w:rsidP="005162F4">
      <w:pPr>
        <w:pStyle w:val="ListParagraph"/>
        <w:numPr>
          <w:ilvl w:val="0"/>
          <w:numId w:val="21"/>
        </w:numPr>
        <w:rPr>
          <w:ins w:id="1021" w:author="Beth Quinlan" w:date="2018-04-06T08:02:00Z"/>
        </w:rPr>
      </w:pPr>
      <w:r>
        <w:t xml:space="preserve">Within your </w:t>
      </w:r>
      <w:ins w:id="1022" w:author="Beth Quinlan" w:date="2018-04-11T14:03:00Z">
        <w:r w:rsidR="00DB2AE8">
          <w:t>R</w:t>
        </w:r>
      </w:ins>
      <w:del w:id="1023" w:author="Beth Quinlan" w:date="2018-04-11T14:03:00Z">
        <w:r w:rsidDel="00DB2AE8">
          <w:delText>r</w:delText>
        </w:r>
      </w:del>
      <w:r>
        <w:t>esource group</w:t>
      </w:r>
      <w:del w:id="1024" w:author="Beth Quinlan" w:date="2018-04-06T08:02:00Z">
        <w:r w:rsidDel="001F5BC1">
          <w:delText>,</w:delText>
        </w:r>
      </w:del>
      <w:ins w:id="1025" w:author="Beth Quinlan" w:date="2018-04-06T08:02:00Z">
        <w:r w:rsidR="001F5BC1">
          <w:t>:</w:t>
        </w:r>
      </w:ins>
    </w:p>
    <w:p w14:paraId="10FF4B02" w14:textId="77777777" w:rsidR="001F5BC1" w:rsidRDefault="001B1C47" w:rsidP="001F5BC1">
      <w:pPr>
        <w:pStyle w:val="ListParagraph"/>
        <w:numPr>
          <w:ilvl w:val="1"/>
          <w:numId w:val="21"/>
        </w:numPr>
        <w:rPr>
          <w:ins w:id="1026" w:author="Beth Quinlan" w:date="2018-04-06T08:02:00Z"/>
        </w:rPr>
      </w:pPr>
      <w:del w:id="1027" w:author="Beth Quinlan" w:date="2018-04-06T08:02:00Z">
        <w:r w:rsidDel="001F5BC1">
          <w:delText xml:space="preserve"> c</w:delText>
        </w:r>
      </w:del>
      <w:ins w:id="1028" w:author="Beth Quinlan" w:date="2018-04-06T08:02:00Z">
        <w:r w:rsidR="001F5BC1">
          <w:t>C</w:t>
        </w:r>
      </w:ins>
      <w:r>
        <w:t xml:space="preserve">lick on the </w:t>
      </w:r>
      <w:r w:rsidRPr="001B1C47">
        <w:rPr>
          <w:b/>
        </w:rPr>
        <w:t>Public IP Address</w:t>
      </w:r>
      <w:r>
        <w:t xml:space="preserve"> icon for </w:t>
      </w:r>
      <w:r w:rsidRPr="00DB2AE8">
        <w:rPr>
          <w:i/>
          <w:rPrChange w:id="1029" w:author="Beth Quinlan" w:date="2018-04-11T14:03:00Z">
            <w:rPr/>
          </w:rPrChange>
        </w:rPr>
        <w:t>iisvm1</w:t>
      </w:r>
      <w:r>
        <w:t xml:space="preserve"> </w:t>
      </w:r>
    </w:p>
    <w:p w14:paraId="1713A2DA" w14:textId="77777777" w:rsidR="001F5BC1" w:rsidRPr="001F5BC1" w:rsidRDefault="001B1C47" w:rsidP="001F5BC1">
      <w:pPr>
        <w:pStyle w:val="ListParagraph"/>
        <w:numPr>
          <w:ilvl w:val="1"/>
          <w:numId w:val="21"/>
        </w:numPr>
        <w:rPr>
          <w:ins w:id="1030" w:author="Beth Quinlan" w:date="2018-04-06T08:02:00Z"/>
          <w:rPrChange w:id="1031" w:author="Beth Quinlan" w:date="2018-04-06T08:02:00Z">
            <w:rPr>
              <w:ins w:id="1032" w:author="Beth Quinlan" w:date="2018-04-06T08:02:00Z"/>
              <w:b/>
            </w:rPr>
          </w:rPrChange>
        </w:rPr>
      </w:pPr>
      <w:del w:id="1033" w:author="Beth Quinlan" w:date="2018-04-06T08:02:00Z">
        <w:r w:rsidDel="001F5BC1">
          <w:delText>and then s</w:delText>
        </w:r>
      </w:del>
      <w:ins w:id="1034" w:author="Beth Quinlan" w:date="2018-04-06T08:02:00Z">
        <w:r w:rsidR="001F5BC1">
          <w:t>S</w:t>
        </w:r>
      </w:ins>
      <w:r>
        <w:t xml:space="preserve">elect </w:t>
      </w:r>
      <w:r w:rsidR="005F3DDD">
        <w:rPr>
          <w:b/>
        </w:rPr>
        <w:t xml:space="preserve">Configuration. </w:t>
      </w:r>
    </w:p>
    <w:p w14:paraId="7E78343C" w14:textId="34AD280A" w:rsidR="001B1C47" w:rsidRDefault="005F3DDD">
      <w:pPr>
        <w:pStyle w:val="ListParagraph"/>
        <w:numPr>
          <w:ilvl w:val="1"/>
          <w:numId w:val="21"/>
        </w:numPr>
        <w:pPrChange w:id="1035" w:author="Beth Quinlan" w:date="2018-04-06T08:02:00Z">
          <w:pPr>
            <w:pStyle w:val="ListParagraph"/>
            <w:numPr>
              <w:numId w:val="21"/>
            </w:numPr>
            <w:tabs>
              <w:tab w:val="num" w:pos="720"/>
            </w:tabs>
          </w:pPr>
        </w:pPrChange>
      </w:pPr>
      <w:r>
        <w:t xml:space="preserve">In the DNS name label field, enter a unique value. </w:t>
      </w:r>
      <w:moveFromRangeStart w:id="1036" w:author="Beth Quinlan" w:date="2018-04-06T08:02:00Z" w:name="move510765093"/>
      <w:moveFrom w:id="1037" w:author="Beth Quinlan" w:date="2018-04-06T08:02:00Z">
        <w:r w:rsidDel="001F5BC1">
          <w:t xml:space="preserve">Click the </w:t>
        </w:r>
        <w:r w:rsidRPr="00D24356" w:rsidDel="001F5BC1">
          <w:rPr>
            <w:b/>
          </w:rPr>
          <w:t>Save</w:t>
        </w:r>
        <w:r w:rsidDel="001F5BC1">
          <w:t xml:space="preserve"> button.</w:t>
        </w:r>
      </w:moveFrom>
      <w:moveFromRangeEnd w:id="1036"/>
    </w:p>
    <w:p w14:paraId="1753EC76" w14:textId="6D6EE430" w:rsidR="001B1C47" w:rsidRDefault="001B1C47" w:rsidP="001B1C47">
      <w:pPr>
        <w:pStyle w:val="ListParagraph"/>
        <w:ind w:left="1440" w:firstLine="0"/>
      </w:pPr>
    </w:p>
    <w:p w14:paraId="523508F0" w14:textId="0CC824AF" w:rsidR="001B1C47" w:rsidRDefault="005F3DDD" w:rsidP="001B1C47">
      <w:pPr>
        <w:pStyle w:val="ListParagraph"/>
        <w:ind w:firstLine="0"/>
      </w:pPr>
      <w:r>
        <w:rPr>
          <w:noProof/>
          <w:lang w:val="da-DK" w:eastAsia="da-DK"/>
        </w:rPr>
        <w:drawing>
          <wp:inline distT="0" distB="0" distL="0" distR="0" wp14:anchorId="46B5AAE6" wp14:editId="3E5F30FF">
            <wp:extent cx="5279666" cy="2665089"/>
            <wp:effectExtent l="0" t="0" r="0" b="2540"/>
            <wp:docPr id="80" name="Picture 80" descr="C:\Users\larrywa\AppData\Local\Temp\SNAGHTML5b292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arrywa\AppData\Local\Temp\SNAGHTML5b292b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89968" cy="2670289"/>
                    </a:xfrm>
                    <a:prstGeom prst="rect">
                      <a:avLst/>
                    </a:prstGeom>
                    <a:noFill/>
                    <a:ln>
                      <a:noFill/>
                    </a:ln>
                  </pic:spPr>
                </pic:pic>
              </a:graphicData>
            </a:graphic>
          </wp:inline>
        </w:drawing>
      </w:r>
    </w:p>
    <w:p w14:paraId="0D31CDF2" w14:textId="3A662C83" w:rsidR="001B1C47" w:rsidRDefault="001B1C47" w:rsidP="001B1C47">
      <w:pPr>
        <w:pStyle w:val="ListParagraph"/>
        <w:ind w:firstLine="0"/>
      </w:pPr>
    </w:p>
    <w:p w14:paraId="2CE785D8" w14:textId="77777777" w:rsidR="001F5BC1" w:rsidRDefault="001F5BC1" w:rsidP="005162F4">
      <w:pPr>
        <w:pStyle w:val="ListParagraph"/>
        <w:numPr>
          <w:ilvl w:val="0"/>
          <w:numId w:val="21"/>
        </w:numPr>
        <w:rPr>
          <w:ins w:id="1038" w:author="Beth Quinlan" w:date="2018-04-06T08:02:00Z"/>
        </w:rPr>
      </w:pPr>
      <w:moveToRangeStart w:id="1039" w:author="Beth Quinlan" w:date="2018-04-06T08:02:00Z" w:name="move510765093"/>
      <w:moveTo w:id="1040" w:author="Beth Quinlan" w:date="2018-04-06T08:02:00Z">
        <w:r>
          <w:t xml:space="preserve">Click the </w:t>
        </w:r>
        <w:r w:rsidRPr="00130125">
          <w:rPr>
            <w:b/>
          </w:rPr>
          <w:t>Save</w:t>
        </w:r>
        <w:r>
          <w:t xml:space="preserve"> button.</w:t>
        </w:r>
      </w:moveTo>
      <w:moveToRangeEnd w:id="1039"/>
    </w:p>
    <w:p w14:paraId="51B13451" w14:textId="3B8A137C" w:rsidR="001B1C47" w:rsidRDefault="001B1C47" w:rsidP="005162F4">
      <w:pPr>
        <w:pStyle w:val="ListParagraph"/>
        <w:numPr>
          <w:ilvl w:val="0"/>
          <w:numId w:val="21"/>
        </w:numPr>
      </w:pPr>
      <w:r>
        <w:t xml:space="preserve">Close the </w:t>
      </w:r>
      <w:r w:rsidRPr="00DB2AE8">
        <w:rPr>
          <w:i/>
          <w:rPrChange w:id="1041" w:author="Beth Quinlan" w:date="2018-04-11T14:03:00Z">
            <w:rPr/>
          </w:rPrChange>
        </w:rPr>
        <w:t>Configuration</w:t>
      </w:r>
      <w:r>
        <w:t xml:space="preserve"> blade by selecting the ‘</w:t>
      </w:r>
      <w:r w:rsidRPr="00DB2AE8">
        <w:rPr>
          <w:b/>
          <w:rPrChange w:id="1042" w:author="Beth Quinlan" w:date="2018-04-11T14:03:00Z">
            <w:rPr/>
          </w:rPrChange>
        </w:rPr>
        <w:t>X</w:t>
      </w:r>
      <w:r>
        <w:t>’ in upper right</w:t>
      </w:r>
      <w:ins w:id="1043" w:author="Beth Quinlan" w:date="2018-04-06T10:14:00Z">
        <w:r w:rsidR="002E3CE4">
          <w:t>-</w:t>
        </w:r>
      </w:ins>
      <w:del w:id="1044" w:author="Beth Quinlan" w:date="2018-04-06T10:14:00Z">
        <w:r w:rsidDel="002E3CE4">
          <w:delText xml:space="preserve"> </w:delText>
        </w:r>
      </w:del>
      <w:r>
        <w:t>hand corner of the blade.</w:t>
      </w:r>
    </w:p>
    <w:p w14:paraId="74D3D570" w14:textId="77777777" w:rsidR="001B1C47" w:rsidRDefault="001B1C47">
      <w:r>
        <w:br w:type="page"/>
      </w:r>
    </w:p>
    <w:p w14:paraId="5CA57196" w14:textId="77777777" w:rsidR="001F5BC1" w:rsidRDefault="001B1C47" w:rsidP="005162F4">
      <w:pPr>
        <w:pStyle w:val="ListParagraph"/>
        <w:numPr>
          <w:ilvl w:val="0"/>
          <w:numId w:val="21"/>
        </w:numPr>
        <w:rPr>
          <w:ins w:id="1045" w:author="Beth Quinlan" w:date="2018-04-06T08:06:00Z"/>
        </w:rPr>
      </w:pPr>
      <w:r>
        <w:lastRenderedPageBreak/>
        <w:t>To see what your full DNS address is</w:t>
      </w:r>
      <w:ins w:id="1046" w:author="Beth Quinlan" w:date="2018-04-06T08:06:00Z">
        <w:r w:rsidR="001F5BC1">
          <w:t>:</w:t>
        </w:r>
      </w:ins>
    </w:p>
    <w:p w14:paraId="75E7826F" w14:textId="0F73356D" w:rsidR="001F5BC1" w:rsidRDefault="001B1C47" w:rsidP="001F5BC1">
      <w:pPr>
        <w:pStyle w:val="ListParagraph"/>
        <w:numPr>
          <w:ilvl w:val="1"/>
          <w:numId w:val="21"/>
        </w:numPr>
        <w:rPr>
          <w:ins w:id="1047" w:author="Beth Quinlan" w:date="2018-04-06T08:06:00Z"/>
        </w:rPr>
      </w:pPr>
      <w:del w:id="1048" w:author="Beth Quinlan" w:date="2018-04-06T08:06:00Z">
        <w:r w:rsidDel="001F5BC1">
          <w:delText>, c</w:delText>
        </w:r>
      </w:del>
      <w:ins w:id="1049" w:author="Beth Quinlan" w:date="2018-04-06T08:06:00Z">
        <w:r w:rsidR="001F5BC1">
          <w:t>C</w:t>
        </w:r>
      </w:ins>
      <w:r>
        <w:t xml:space="preserve">lick on the </w:t>
      </w:r>
      <w:r w:rsidRPr="001B1C47">
        <w:rPr>
          <w:b/>
        </w:rPr>
        <w:t>Properties</w:t>
      </w:r>
      <w:r>
        <w:t xml:space="preserve"> menu item in the </w:t>
      </w:r>
      <w:r w:rsidRPr="001B1C47">
        <w:rPr>
          <w:b/>
        </w:rPr>
        <w:t>Settings</w:t>
      </w:r>
      <w:r>
        <w:t xml:space="preserve"> blade</w:t>
      </w:r>
      <w:ins w:id="1050" w:author="Beth Quinlan" w:date="2018-04-06T10:17:00Z">
        <w:r w:rsidR="002E3CE4">
          <w:t xml:space="preserve"> of the </w:t>
        </w:r>
      </w:ins>
      <w:ins w:id="1051" w:author="Beth Quinlan" w:date="2018-04-06T10:18:00Z">
        <w:r w:rsidR="002E3CE4">
          <w:t>IIS</w:t>
        </w:r>
      </w:ins>
      <w:ins w:id="1052" w:author="Beth Quinlan" w:date="2018-04-06T10:17:00Z">
        <w:r w:rsidR="002E3CE4">
          <w:t xml:space="preserve"> virtual machine</w:t>
        </w:r>
      </w:ins>
      <w:r>
        <w:t xml:space="preserve">. </w:t>
      </w:r>
    </w:p>
    <w:p w14:paraId="373EC292" w14:textId="62896C1E" w:rsidR="001B1C47" w:rsidRDefault="001B1C47">
      <w:pPr>
        <w:pStyle w:val="ListParagraph"/>
        <w:numPr>
          <w:ilvl w:val="1"/>
          <w:numId w:val="21"/>
        </w:numPr>
        <w:pPrChange w:id="1053" w:author="Beth Quinlan" w:date="2018-04-06T08:06:00Z">
          <w:pPr>
            <w:pStyle w:val="ListParagraph"/>
            <w:numPr>
              <w:numId w:val="21"/>
            </w:numPr>
            <w:tabs>
              <w:tab w:val="num" w:pos="720"/>
            </w:tabs>
          </w:pPr>
        </w:pPrChange>
      </w:pPr>
      <w:r>
        <w:t xml:space="preserve">Your DNS address will be under the </w:t>
      </w:r>
      <w:ins w:id="1054" w:author="Beth Quinlan" w:date="2018-04-06T08:06:00Z">
        <w:r w:rsidR="00A52D8E" w:rsidRPr="00075394">
          <w:rPr>
            <w:b/>
            <w:rPrChange w:id="1055" w:author="Beth Quinlan" w:date="2018-04-06T12:17:00Z">
              <w:rPr/>
            </w:rPrChange>
          </w:rPr>
          <w:t>PUBLIC IP ADDRESS/</w:t>
        </w:r>
      </w:ins>
      <w:r w:rsidRPr="00075394">
        <w:rPr>
          <w:b/>
          <w:rPrChange w:id="1056" w:author="Beth Quinlan" w:date="2018-04-06T12:17:00Z">
            <w:rPr/>
          </w:rPrChange>
        </w:rPr>
        <w:t>DNS NAME</w:t>
      </w:r>
      <w:ins w:id="1057" w:author="Beth Quinlan" w:date="2018-04-06T08:07:00Z">
        <w:r w:rsidR="00A52D8E" w:rsidRPr="00075394">
          <w:rPr>
            <w:b/>
            <w:rPrChange w:id="1058" w:author="Beth Quinlan" w:date="2018-04-06T12:17:00Z">
              <w:rPr/>
            </w:rPrChange>
          </w:rPr>
          <w:t xml:space="preserve"> LABEL</w:t>
        </w:r>
      </w:ins>
      <w:r>
        <w:t xml:space="preserve"> field.</w:t>
      </w:r>
      <w:ins w:id="1059" w:author="Beth Quinlan" w:date="2018-04-06T08:07:00Z">
        <w:r w:rsidR="00A52D8E">
          <w:t xml:space="preserve">  </w:t>
        </w:r>
      </w:ins>
      <w:ins w:id="1060" w:author="Beth Quinlan" w:date="2018-04-06T10:21:00Z">
        <w:r w:rsidR="002E3CE4">
          <w:t>Record</w:t>
        </w:r>
      </w:ins>
      <w:ins w:id="1061" w:author="Beth Quinlan" w:date="2018-04-06T08:07:00Z">
        <w:r w:rsidR="00A52D8E">
          <w:t xml:space="preserve"> th</w:t>
        </w:r>
      </w:ins>
      <w:ins w:id="1062" w:author="Beth Quinlan" w:date="2018-04-06T08:09:00Z">
        <w:r w:rsidR="00A52D8E">
          <w:t>e</w:t>
        </w:r>
      </w:ins>
      <w:ins w:id="1063" w:author="Beth Quinlan" w:date="2018-04-06T08:07:00Z">
        <w:r w:rsidR="00A52D8E">
          <w:t xml:space="preserve"> </w:t>
        </w:r>
      </w:ins>
      <w:proofErr w:type="spellStart"/>
      <w:ins w:id="1064" w:author="Beth Quinlan" w:date="2018-04-06T08:10:00Z">
        <w:r w:rsidR="00A52D8E">
          <w:t>url</w:t>
        </w:r>
        <w:proofErr w:type="spellEnd"/>
        <w:r w:rsidR="00A52D8E">
          <w:t xml:space="preserve"> portion of the </w:t>
        </w:r>
      </w:ins>
      <w:proofErr w:type="spellStart"/>
      <w:ins w:id="1065" w:author="Beth Quinlan" w:date="2018-04-06T08:09:00Z">
        <w:r w:rsidR="00A52D8E">
          <w:t>dns</w:t>
        </w:r>
        <w:proofErr w:type="spellEnd"/>
        <w:r w:rsidR="00A52D8E">
          <w:t xml:space="preserve"> name label </w:t>
        </w:r>
      </w:ins>
      <w:ins w:id="1066" w:author="Beth Quinlan" w:date="2018-04-06T08:07:00Z">
        <w:r w:rsidR="00A52D8E">
          <w:t xml:space="preserve">for use in the next </w:t>
        </w:r>
      </w:ins>
      <w:ins w:id="1067" w:author="Beth Quinlan" w:date="2018-04-06T08:08:00Z">
        <w:r w:rsidR="00A52D8E">
          <w:t>task</w:t>
        </w:r>
      </w:ins>
      <w:ins w:id="1068" w:author="Beth Quinlan" w:date="2018-04-06T08:07:00Z">
        <w:r w:rsidR="00A52D8E">
          <w:t>.</w:t>
        </w:r>
      </w:ins>
    </w:p>
    <w:p w14:paraId="3A24F434" w14:textId="16F5A22F" w:rsidR="004252B1" w:rsidRDefault="004252B1" w:rsidP="001B1C47">
      <w:pPr>
        <w:pStyle w:val="ListParagraph"/>
        <w:ind w:firstLine="0"/>
      </w:pPr>
    </w:p>
    <w:p w14:paraId="4E47ACD6" w14:textId="506CBAD3" w:rsidR="00B52D47" w:rsidRPr="00283ED3" w:rsidRDefault="00B52D47" w:rsidP="001B1C47">
      <w:pPr>
        <w:pStyle w:val="ListParagraph"/>
        <w:ind w:firstLine="0"/>
      </w:pPr>
      <w:del w:id="1069" w:author="Beth Quinlan" w:date="2018-04-06T08:06:00Z">
        <w:r w:rsidDel="001F5BC1">
          <w:rPr>
            <w:noProof/>
            <w:lang w:val="da-DK" w:eastAsia="da-DK"/>
          </w:rPr>
          <w:drawing>
            <wp:inline distT="0" distB="0" distL="0" distR="0" wp14:anchorId="326616BE" wp14:editId="4FAE65AF">
              <wp:extent cx="4394978" cy="2934031"/>
              <wp:effectExtent l="0" t="0" r="5715" b="0"/>
              <wp:docPr id="66" name="Picture 66" descr="C:\Users\larrywa\AppData\Local\Temp\SNAGHTML2feff7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rrywa\AppData\Local\Temp\SNAGHTML2feff779.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08629" cy="2943144"/>
                      </a:xfrm>
                      <a:prstGeom prst="rect">
                        <a:avLst/>
                      </a:prstGeom>
                      <a:noFill/>
                      <a:ln>
                        <a:noFill/>
                      </a:ln>
                    </pic:spPr>
                  </pic:pic>
                </a:graphicData>
              </a:graphic>
            </wp:inline>
          </w:drawing>
        </w:r>
      </w:del>
      <w:ins w:id="1070" w:author="Beth Quinlan" w:date="2018-04-06T08:06:00Z">
        <w:r w:rsidR="001F5BC1" w:rsidRPr="001F5BC1">
          <w:rPr>
            <w:noProof/>
          </w:rPr>
          <w:t xml:space="preserve"> </w:t>
        </w:r>
        <w:r w:rsidR="001F5BC1">
          <w:rPr>
            <w:noProof/>
          </w:rPr>
          <w:drawing>
            <wp:inline distT="0" distB="0" distL="0" distR="0" wp14:anchorId="7E2C4720" wp14:editId="162C5AA1">
              <wp:extent cx="5348333" cy="599059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61839" cy="6005718"/>
                      </a:xfrm>
                      <a:prstGeom prst="rect">
                        <a:avLst/>
                      </a:prstGeom>
                    </pic:spPr>
                  </pic:pic>
                </a:graphicData>
              </a:graphic>
            </wp:inline>
          </w:drawing>
        </w:r>
      </w:ins>
    </w:p>
    <w:p w14:paraId="703DE8F5" w14:textId="77777777" w:rsidR="001B1C47" w:rsidRDefault="001B1C47" w:rsidP="004E76DF">
      <w:pPr>
        <w:pStyle w:val="Heading3"/>
      </w:pPr>
    </w:p>
    <w:p w14:paraId="19A75871" w14:textId="77777777" w:rsidR="00C97654" w:rsidRDefault="00C97654">
      <w:pPr>
        <w:rPr>
          <w:rFonts w:asciiTheme="minorHAnsi" w:eastAsia="Times New Roman" w:hAnsiTheme="minorHAnsi" w:cs="Times New Roman"/>
          <w:b/>
          <w:color w:val="000000" w:themeColor="text1"/>
          <w:sz w:val="28"/>
          <w:szCs w:val="36"/>
        </w:rPr>
      </w:pPr>
      <w:r>
        <w:br w:type="page"/>
      </w:r>
    </w:p>
    <w:p w14:paraId="757C9D87" w14:textId="6531997D" w:rsidR="00F10C7B" w:rsidRPr="00D06194" w:rsidRDefault="00C97654" w:rsidP="00C97654">
      <w:pPr>
        <w:pStyle w:val="Heading2"/>
        <w:rPr>
          <w:sz w:val="30"/>
          <w:szCs w:val="30"/>
        </w:rPr>
      </w:pPr>
      <w:bookmarkStart w:id="1071" w:name="_Toc510773777"/>
      <w:r>
        <w:lastRenderedPageBreak/>
        <w:t>Task 10: Verification</w:t>
      </w:r>
      <w:bookmarkEnd w:id="1071"/>
    </w:p>
    <w:p w14:paraId="757C9D88" w14:textId="77777777" w:rsidR="00F10C7B" w:rsidRPr="00F10C7B" w:rsidRDefault="00F10C7B" w:rsidP="00902865">
      <w:pPr>
        <w:pStyle w:val="ListParagraph"/>
        <w:ind w:firstLine="0"/>
      </w:pPr>
      <w:r w:rsidRPr="00F10C7B">
        <w:t xml:space="preserve">In this task, you will test the </w:t>
      </w:r>
      <w:r w:rsidRPr="00DB2AE8">
        <w:rPr>
          <w:i/>
          <w:rPrChange w:id="1072" w:author="Beth Quinlan" w:date="2018-04-11T14:03:00Z">
            <w:rPr/>
          </w:rPrChange>
        </w:rPr>
        <w:t>Cloud Shop MVC4</w:t>
      </w:r>
      <w:r w:rsidRPr="00F10C7B">
        <w:t xml:space="preserve"> application you deployed in the previous task.</w:t>
      </w:r>
    </w:p>
    <w:p w14:paraId="757C9D89" w14:textId="75A3CB7E" w:rsidR="00F10C7B" w:rsidRPr="00F10C7B" w:rsidRDefault="00C97654" w:rsidP="005162F4">
      <w:pPr>
        <w:pStyle w:val="ListParagraph"/>
        <w:numPr>
          <w:ilvl w:val="0"/>
          <w:numId w:val="9"/>
        </w:numPr>
        <w:contextualSpacing w:val="0"/>
      </w:pPr>
      <w:r>
        <w:t xml:space="preserve">On your </w:t>
      </w:r>
      <w:r w:rsidR="00F10C7B" w:rsidRPr="00F10C7B">
        <w:t>local machine, open</w:t>
      </w:r>
      <w:ins w:id="1073" w:author="Beth Quinlan" w:date="2018-04-06T08:08:00Z">
        <w:r w:rsidR="00A52D8E">
          <w:t xml:space="preserve"> a new</w:t>
        </w:r>
      </w:ins>
      <w:r w:rsidR="00F10C7B" w:rsidRPr="00F10C7B">
        <w:t xml:space="preserve"> </w:t>
      </w:r>
      <w:r w:rsidR="00F10C7B" w:rsidRPr="00DB2AE8">
        <w:rPr>
          <w:i/>
          <w:rPrChange w:id="1074" w:author="Beth Quinlan" w:date="2018-04-11T14:03:00Z">
            <w:rPr/>
          </w:rPrChange>
        </w:rPr>
        <w:t>Internet Explorer</w:t>
      </w:r>
      <w:ins w:id="1075" w:author="Beth Quinlan" w:date="2018-04-06T08:09:00Z">
        <w:r w:rsidR="00A52D8E">
          <w:t xml:space="preserve"> tab</w:t>
        </w:r>
      </w:ins>
      <w:r w:rsidR="00F10C7B" w:rsidRPr="00F10C7B">
        <w:t>.</w:t>
      </w:r>
    </w:p>
    <w:p w14:paraId="757C9D8A" w14:textId="15046EA8" w:rsidR="00F10C7B" w:rsidRPr="00F10C7B" w:rsidRDefault="00F10C7B" w:rsidP="005162F4">
      <w:pPr>
        <w:pStyle w:val="ListParagraph"/>
        <w:numPr>
          <w:ilvl w:val="0"/>
          <w:numId w:val="9"/>
        </w:numPr>
        <w:contextualSpacing w:val="0"/>
      </w:pPr>
      <w:r w:rsidRPr="00F10C7B">
        <w:t>Go to http</w:t>
      </w:r>
      <w:r w:rsidRPr="004E76DF">
        <w:t>://</w:t>
      </w:r>
      <w:r w:rsidRPr="004E76DF">
        <w:rPr>
          <w:b/>
        </w:rPr>
        <w:t>[YOUR-</w:t>
      </w:r>
      <w:r w:rsidR="00C97654">
        <w:rPr>
          <w:b/>
        </w:rPr>
        <w:t>DNS</w:t>
      </w:r>
      <w:r w:rsidRPr="004E76DF">
        <w:rPr>
          <w:b/>
        </w:rPr>
        <w:t>-NAME</w:t>
      </w:r>
      <w:proofErr w:type="gramStart"/>
      <w:r w:rsidRPr="004E76DF">
        <w:rPr>
          <w:b/>
        </w:rPr>
        <w:t>].</w:t>
      </w:r>
      <w:r w:rsidR="00C97654">
        <w:rPr>
          <w:b/>
        </w:rPr>
        <w:t>[</w:t>
      </w:r>
      <w:proofErr w:type="gramEnd"/>
      <w:r w:rsidR="00C97654">
        <w:rPr>
          <w:b/>
        </w:rPr>
        <w:t>REGION</w:t>
      </w:r>
      <w:r w:rsidR="00C97654" w:rsidRPr="00B42066">
        <w:rPr>
          <w:b/>
        </w:rPr>
        <w:t>].</w:t>
      </w:r>
      <w:r w:rsidRPr="00B42066">
        <w:rPr>
          <w:b/>
        </w:rPr>
        <w:t>cloudapp.</w:t>
      </w:r>
      <w:r w:rsidR="00C97654" w:rsidRPr="00B42066">
        <w:rPr>
          <w:b/>
        </w:rPr>
        <w:t>azure.com</w:t>
      </w:r>
      <w:r w:rsidRPr="00B42066">
        <w:rPr>
          <w:b/>
        </w:rPr>
        <w:t>/CloudShop</w:t>
      </w:r>
      <w:r w:rsidRPr="00F10C7B">
        <w:t xml:space="preserve">. The </w:t>
      </w:r>
      <w:r w:rsidR="00C97654">
        <w:t>DNS</w:t>
      </w:r>
      <w:r w:rsidRPr="00F10C7B">
        <w:t xml:space="preserve"> Name is the one you used when </w:t>
      </w:r>
      <w:r w:rsidR="00C97654">
        <w:t>setting the configuration value of the public IP for the IIS machine</w:t>
      </w:r>
      <w:r w:rsidRPr="00F10C7B">
        <w:t>.</w:t>
      </w:r>
      <w:ins w:id="1076" w:author="Beth Quinlan" w:date="2018-04-06T08:10:00Z">
        <w:r w:rsidR="00A52D8E">
          <w:t xml:space="preserve">  </w:t>
        </w:r>
      </w:ins>
    </w:p>
    <w:p w14:paraId="757C9D8B" w14:textId="1C1302D3" w:rsidR="00F10C7B" w:rsidRDefault="004E76DF" w:rsidP="004E76DF">
      <w:pPr>
        <w:ind w:firstLine="0"/>
        <w:rPr>
          <w:noProof/>
        </w:rPr>
      </w:pPr>
      <w:r w:rsidRPr="004E76DF">
        <w:rPr>
          <w:noProof/>
        </w:rPr>
        <w:t xml:space="preserve"> </w:t>
      </w:r>
    </w:p>
    <w:p w14:paraId="76E6ED46" w14:textId="5137A872" w:rsidR="00B42066" w:rsidRPr="00F10C7B" w:rsidRDefault="00B42066" w:rsidP="004E76DF">
      <w:pPr>
        <w:ind w:firstLine="0"/>
      </w:pPr>
      <w:r>
        <w:rPr>
          <w:noProof/>
          <w:lang w:val="da-DK" w:eastAsia="da-DK"/>
        </w:rPr>
        <w:drawing>
          <wp:inline distT="0" distB="0" distL="0" distR="0" wp14:anchorId="157698FB" wp14:editId="7E8D280D">
            <wp:extent cx="5383033" cy="2998400"/>
            <wp:effectExtent l="0" t="0" r="8255" b="0"/>
            <wp:docPr id="5" name="Picture 5" descr="C:\Users\larrywa\AppData\Local\Temp\SNAGHTML8dfd5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rrywa\AppData\Local\Temp\SNAGHTML8dfd53b.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91110" cy="3002899"/>
                    </a:xfrm>
                    <a:prstGeom prst="rect">
                      <a:avLst/>
                    </a:prstGeom>
                    <a:noFill/>
                    <a:ln>
                      <a:noFill/>
                    </a:ln>
                  </pic:spPr>
                </pic:pic>
              </a:graphicData>
            </a:graphic>
          </wp:inline>
        </w:drawing>
      </w:r>
    </w:p>
    <w:p w14:paraId="757C9D8D" w14:textId="77777777" w:rsidR="004E76DF" w:rsidRPr="00F10C7B" w:rsidRDefault="004E76DF" w:rsidP="004E76DF">
      <w:pPr>
        <w:pStyle w:val="ListParagraph"/>
        <w:ind w:left="1080" w:firstLine="0"/>
      </w:pPr>
    </w:p>
    <w:p w14:paraId="757C9D8E" w14:textId="77777777" w:rsidR="00F10C7B" w:rsidRPr="00F10C7B" w:rsidRDefault="00F10C7B" w:rsidP="005162F4">
      <w:pPr>
        <w:pStyle w:val="ListParagraph"/>
        <w:numPr>
          <w:ilvl w:val="0"/>
          <w:numId w:val="9"/>
        </w:numPr>
      </w:pPr>
      <w:r w:rsidRPr="00F10C7B">
        <w:t xml:space="preserve">In the </w:t>
      </w:r>
      <w:r w:rsidRPr="00902865">
        <w:rPr>
          <w:i/>
        </w:rPr>
        <w:t>Search</w:t>
      </w:r>
      <w:r w:rsidRPr="00F10C7B">
        <w:t xml:space="preserve"> box, </w:t>
      </w:r>
      <w:r w:rsidR="00902865">
        <w:t>type</w:t>
      </w:r>
      <w:r w:rsidRPr="00F10C7B">
        <w:t xml:space="preserve"> </w:t>
      </w:r>
      <w:r w:rsidRPr="00902865">
        <w:rPr>
          <w:b/>
          <w:i/>
        </w:rPr>
        <w:t>Classic</w:t>
      </w:r>
      <w:r w:rsidRPr="00F10C7B">
        <w:t xml:space="preserve"> and click </w:t>
      </w:r>
      <w:r w:rsidRPr="00B42066">
        <w:rPr>
          <w:b/>
        </w:rPr>
        <w:t>Search</w:t>
      </w:r>
      <w:r w:rsidRPr="00F10C7B">
        <w:t>. It will show all the products that have a product name that match the search criteria.</w:t>
      </w:r>
    </w:p>
    <w:p w14:paraId="03EEE08F" w14:textId="77777777" w:rsidR="00DB2AE8" w:rsidRDefault="00DB2AE8">
      <w:pPr>
        <w:rPr>
          <w:ins w:id="1077" w:author="Beth Quinlan" w:date="2018-04-11T14:04:00Z"/>
        </w:rPr>
      </w:pPr>
    </w:p>
    <w:p w14:paraId="7A07169E" w14:textId="1DE183D7" w:rsidR="00DB2AE8" w:rsidRDefault="00DB2AE8" w:rsidP="00DB2AE8">
      <w:pPr>
        <w:ind w:left="360" w:firstLine="0"/>
        <w:rPr>
          <w:ins w:id="1078" w:author="Beth Quinlan" w:date="2018-04-11T14:04:00Z"/>
          <w:rStyle w:val="IntenseEmphasis"/>
          <w:i w:val="0"/>
          <w:color w:val="FF0000"/>
        </w:rPr>
      </w:pPr>
      <w:bookmarkStart w:id="1079" w:name="_Hlk511217598"/>
      <w:ins w:id="1080" w:author="Beth Quinlan" w:date="2018-04-11T14:04:00Z">
        <w:r>
          <w:rPr>
            <w:rStyle w:val="IntenseEmphasis"/>
            <w:i w:val="0"/>
            <w:color w:val="FF0000"/>
          </w:rPr>
          <w:t>For</w:t>
        </w:r>
      </w:ins>
      <w:ins w:id="1081" w:author="Beth Quinlan" w:date="2018-04-11T14:05:00Z">
        <w:r>
          <w:rPr>
            <w:rStyle w:val="IntenseEmphasis"/>
            <w:i w:val="0"/>
            <w:color w:val="FF0000"/>
          </w:rPr>
          <w:t xml:space="preserve"> </w:t>
        </w:r>
        <w:r w:rsidRPr="00DB2AE8">
          <w:rPr>
            <w:rStyle w:val="IntenseEmphasis"/>
            <w:color w:val="FF0000"/>
            <w:rPrChange w:id="1082" w:author="Beth Quinlan" w:date="2018-04-11T14:05:00Z">
              <w:rPr>
                <w:rStyle w:val="IntenseEmphasis"/>
                <w:i w:val="0"/>
                <w:color w:val="FF0000"/>
              </w:rPr>
            </w:rPrChange>
          </w:rPr>
          <w:t>T</w:t>
        </w:r>
      </w:ins>
      <w:ins w:id="1083" w:author="Beth Quinlan" w:date="2018-04-11T14:04:00Z">
        <w:r w:rsidRPr="00DB2AE8">
          <w:rPr>
            <w:rStyle w:val="IntenseEmphasis"/>
            <w:color w:val="FF0000"/>
            <w:rPrChange w:id="1084" w:author="Beth Quinlan" w:date="2018-04-11T14:05:00Z">
              <w:rPr>
                <w:rStyle w:val="IntenseEmphasis"/>
                <w:i w:val="0"/>
                <w:color w:val="FF0000"/>
              </w:rPr>
            </w:rPrChange>
          </w:rPr>
          <w:t>roubleshooting Tips</w:t>
        </w:r>
        <w:r>
          <w:rPr>
            <w:rStyle w:val="IntenseEmphasis"/>
            <w:i w:val="0"/>
            <w:color w:val="FF0000"/>
          </w:rPr>
          <w:t>, see Appendix</w:t>
        </w:r>
      </w:ins>
      <w:ins w:id="1085" w:author="Beth Quinlan" w:date="2018-04-11T14:05:00Z">
        <w:r>
          <w:rPr>
            <w:rStyle w:val="IntenseEmphasis"/>
            <w:i w:val="0"/>
            <w:color w:val="FF0000"/>
          </w:rPr>
          <w:t xml:space="preserve"> A</w:t>
        </w:r>
      </w:ins>
      <w:ins w:id="1086" w:author="Beth Quinlan" w:date="2018-04-11T14:04:00Z">
        <w:r>
          <w:rPr>
            <w:rStyle w:val="IntenseEmphasis"/>
            <w:i w:val="0"/>
            <w:color w:val="FF0000"/>
          </w:rPr>
          <w:t xml:space="preserve"> </w:t>
        </w:r>
      </w:ins>
      <w:ins w:id="1087" w:author="Beth Quinlan" w:date="2018-04-11T14:05:00Z">
        <w:r>
          <w:rPr>
            <w:rStyle w:val="IntenseEmphasis"/>
            <w:i w:val="0"/>
            <w:color w:val="FF0000"/>
          </w:rPr>
          <w:t>of this document.</w:t>
        </w:r>
      </w:ins>
    </w:p>
    <w:p w14:paraId="5EBC3BA3" w14:textId="77777777" w:rsidR="00DB2AE8" w:rsidRDefault="00DB2AE8" w:rsidP="00DB2AE8">
      <w:pPr>
        <w:ind w:left="360" w:firstLine="0"/>
        <w:rPr>
          <w:ins w:id="1088" w:author="Beth Quinlan" w:date="2018-04-11T14:04:00Z"/>
          <w:rStyle w:val="IntenseEmphasis"/>
          <w:i w:val="0"/>
          <w:color w:val="FF0000"/>
        </w:rPr>
      </w:pPr>
    </w:p>
    <w:p w14:paraId="53665B2C" w14:textId="7CFBB0D8" w:rsidR="00DB2AE8" w:rsidRDefault="00DB2AE8" w:rsidP="00DB2AE8">
      <w:pPr>
        <w:ind w:left="360" w:firstLine="0"/>
        <w:rPr>
          <w:ins w:id="1089" w:author="Beth Quinlan" w:date="2018-04-11T14:04:00Z"/>
          <w:rStyle w:val="IntenseEmphasis"/>
          <w:i w:val="0"/>
          <w:color w:val="FF0000"/>
          <w:sz w:val="22"/>
        </w:rPr>
      </w:pPr>
      <w:bookmarkStart w:id="1090" w:name="_GoBack"/>
      <w:ins w:id="1091" w:author="Beth Quinlan" w:date="2018-04-11T14:04:00Z">
        <w:r>
          <w:rPr>
            <w:rStyle w:val="IntenseEmphasis"/>
            <w:i w:val="0"/>
            <w:color w:val="FF0000"/>
          </w:rPr>
          <w:t>This is the end of this lab.  Do not delete these resources, as they may be used in later labs.  However, you should ensure that any existing VMs are in a stopped (deallocated) state, to conserve costs.</w:t>
        </w:r>
      </w:ins>
    </w:p>
    <w:bookmarkEnd w:id="1090"/>
    <w:p w14:paraId="18C48433" w14:textId="77777777" w:rsidR="00DB2AE8" w:rsidRDefault="00DB2AE8" w:rsidP="00DB2AE8">
      <w:pPr>
        <w:pStyle w:val="ListParagraph"/>
        <w:ind w:left="1080" w:firstLine="0"/>
        <w:rPr>
          <w:ins w:id="1092" w:author="Beth Quinlan" w:date="2018-04-11T14:04:00Z"/>
          <w:lang w:val="en"/>
        </w:rPr>
      </w:pPr>
    </w:p>
    <w:bookmarkEnd w:id="1079"/>
    <w:p w14:paraId="757C9D8F" w14:textId="47117629" w:rsidR="0072406C" w:rsidRDefault="0072406C">
      <w:pPr>
        <w:rPr>
          <w:rFonts w:eastAsia="Times New Roman" w:cs="Times New Roman"/>
          <w:sz w:val="24"/>
          <w:szCs w:val="24"/>
        </w:rPr>
      </w:pPr>
      <w:r>
        <w:br w:type="page"/>
      </w:r>
    </w:p>
    <w:p w14:paraId="757C9D90" w14:textId="77777777" w:rsidR="00252CBB" w:rsidRDefault="00252CBB" w:rsidP="00252CBB">
      <w:pPr>
        <w:pStyle w:val="Heading1"/>
      </w:pPr>
      <w:bookmarkStart w:id="1093" w:name="_Toc510773778"/>
      <w:r>
        <w:lastRenderedPageBreak/>
        <w:t>Appendix A – Troubleshooting Tips</w:t>
      </w:r>
      <w:bookmarkEnd w:id="1093"/>
    </w:p>
    <w:p w14:paraId="757C9D91" w14:textId="77777777" w:rsidR="00252CBB" w:rsidRDefault="00252CBB" w:rsidP="00252CBB">
      <w:pPr>
        <w:ind w:left="360" w:firstLine="0"/>
      </w:pPr>
      <w:r>
        <w:t>Although this lab has been tested many times, there are still places where students might mistakenly enter the wrong information while working on configuring the lab virtual machines.  Here is a list of a few things that may help you with certain issues.</w:t>
      </w:r>
    </w:p>
    <w:p w14:paraId="757C9D92" w14:textId="77777777" w:rsidR="00252CBB" w:rsidRDefault="00252CBB" w:rsidP="00252CBB">
      <w:pPr>
        <w:ind w:left="360" w:firstLine="0"/>
      </w:pPr>
      <w:r w:rsidRPr="008C58BC">
        <w:rPr>
          <w:b/>
        </w:rPr>
        <w:t>Scenario 1</w:t>
      </w:r>
      <w:r>
        <w:t xml:space="preserve"> – You receive an error when you test your web Cloud app that states that the </w:t>
      </w:r>
      <w:proofErr w:type="spellStart"/>
      <w:r>
        <w:t>CloudShop</w:t>
      </w:r>
      <w:proofErr w:type="spellEnd"/>
      <w:r>
        <w:t xml:space="preserve"> user cannot log in.  This means that the call actually went to the database but there is an authentication problem.</w:t>
      </w:r>
    </w:p>
    <w:p w14:paraId="757C9D93" w14:textId="77777777" w:rsidR="00252CBB" w:rsidRDefault="00252CBB" w:rsidP="005162F4">
      <w:pPr>
        <w:pStyle w:val="ListParagraph"/>
        <w:numPr>
          <w:ilvl w:val="0"/>
          <w:numId w:val="11"/>
        </w:numPr>
      </w:pPr>
      <w:r>
        <w:t>Remote desktop into the SQL Server machine and open SSMS to make sure the database has been attached.</w:t>
      </w:r>
    </w:p>
    <w:p w14:paraId="757C9D94" w14:textId="77777777" w:rsidR="00252CBB" w:rsidRDefault="00252CBB" w:rsidP="005162F4">
      <w:pPr>
        <w:pStyle w:val="ListParagraph"/>
        <w:numPr>
          <w:ilvl w:val="0"/>
          <w:numId w:val="11"/>
        </w:numPr>
      </w:pPr>
      <w:r>
        <w:t>Remote desktop into the SQL Server machine and open SSMS.  Right click on the SQL Server (machine name) properties and click on the Security list item.  Make sure Mixed Mode is enabled.</w:t>
      </w:r>
    </w:p>
    <w:p w14:paraId="757C9D95" w14:textId="77777777" w:rsidR="00252CBB" w:rsidRDefault="00252CBB" w:rsidP="005162F4">
      <w:pPr>
        <w:pStyle w:val="ListParagraph"/>
        <w:numPr>
          <w:ilvl w:val="0"/>
          <w:numId w:val="11"/>
        </w:numPr>
      </w:pPr>
      <w:r>
        <w:t>Remote desktop into the SQL Server machine and make sure there is an inbound firewall rule for port 1433 enabled.</w:t>
      </w:r>
    </w:p>
    <w:p w14:paraId="757C9D96" w14:textId="3F149B7B" w:rsidR="008C58BC" w:rsidRDefault="008C58BC" w:rsidP="008C58BC">
      <w:pPr>
        <w:ind w:left="360" w:firstLine="0"/>
      </w:pPr>
      <w:r w:rsidRPr="008C58BC">
        <w:rPr>
          <w:b/>
        </w:rPr>
        <w:t xml:space="preserve">Scenario </w:t>
      </w:r>
      <w:r>
        <w:rPr>
          <w:b/>
        </w:rPr>
        <w:t>2</w:t>
      </w:r>
      <w:r>
        <w:t xml:space="preserve"> – You believe you have everything setup correctly and you go to a separate client machine and enter </w:t>
      </w:r>
      <w:hyperlink w:history="1">
        <w:r w:rsidR="00C97654" w:rsidRPr="003D38FE">
          <w:rPr>
            <w:rStyle w:val="Hyperlink"/>
          </w:rPr>
          <w:t>http://&lt;yourdnsname&gt;.&lt;region&gt;.cloudapp.azure.com/CloudShop</w:t>
        </w:r>
      </w:hyperlink>
      <w:r>
        <w:t xml:space="preserve"> and receive (this could be a variety of http error numbers) and http error.  </w:t>
      </w:r>
    </w:p>
    <w:p w14:paraId="757C9D97" w14:textId="77777777" w:rsidR="008C58BC" w:rsidRDefault="008C58BC" w:rsidP="005162F4">
      <w:pPr>
        <w:pStyle w:val="ListParagraph"/>
        <w:numPr>
          <w:ilvl w:val="0"/>
          <w:numId w:val="12"/>
        </w:numPr>
      </w:pPr>
      <w:r>
        <w:t>Remote desktop into iisvm1.  Using the Server Manager console, select Local Server and then select IE Security.  Set the radio buttons in the dialog box that appears to OFF on both selections.</w:t>
      </w:r>
    </w:p>
    <w:p w14:paraId="757C9D98" w14:textId="77777777" w:rsidR="008C58BC" w:rsidRDefault="008C58BC" w:rsidP="005162F4">
      <w:pPr>
        <w:pStyle w:val="ListParagraph"/>
        <w:numPr>
          <w:ilvl w:val="0"/>
          <w:numId w:val="12"/>
        </w:numPr>
      </w:pPr>
      <w:r>
        <w:t xml:space="preserve">Open IE and type in </w:t>
      </w:r>
      <w:hyperlink r:id="rId59" w:history="1">
        <w:r w:rsidRPr="002C1B43">
          <w:rPr>
            <w:rStyle w:val="Hyperlink"/>
          </w:rPr>
          <w:t>http://localhost/CloudShop</w:t>
        </w:r>
      </w:hyperlink>
      <w:r>
        <w:t>.  This will test the app from just this web server.</w:t>
      </w:r>
    </w:p>
    <w:p w14:paraId="757C9D99" w14:textId="77777777" w:rsidR="008C58BC" w:rsidRDefault="008C58BC" w:rsidP="005162F4">
      <w:pPr>
        <w:pStyle w:val="ListParagraph"/>
        <w:numPr>
          <w:ilvl w:val="0"/>
          <w:numId w:val="12"/>
        </w:numPr>
      </w:pPr>
      <w:r>
        <w:t xml:space="preserve">Most http errors mean that you may not have your </w:t>
      </w:r>
      <w:proofErr w:type="spellStart"/>
      <w:r>
        <w:t>web.config</w:t>
      </w:r>
      <w:proofErr w:type="spellEnd"/>
      <w:r>
        <w:t xml:space="preserve"> file setup correctly, or the site is not setup correctly.  Try these things:</w:t>
      </w:r>
    </w:p>
    <w:p w14:paraId="757C9D9A" w14:textId="77777777" w:rsidR="008C58BC" w:rsidRDefault="008C58BC" w:rsidP="005162F4">
      <w:pPr>
        <w:pStyle w:val="ListParagraph"/>
        <w:numPr>
          <w:ilvl w:val="1"/>
          <w:numId w:val="12"/>
        </w:numPr>
      </w:pPr>
      <w:r>
        <w:t xml:space="preserve">Open Internet Information Services Manager and make sure </w:t>
      </w:r>
      <w:proofErr w:type="spellStart"/>
      <w:r>
        <w:t>CloudShop</w:t>
      </w:r>
      <w:proofErr w:type="spellEnd"/>
      <w:r>
        <w:t xml:space="preserve"> is setup as an Application.</w:t>
      </w:r>
    </w:p>
    <w:p w14:paraId="757C9D9B" w14:textId="77777777" w:rsidR="008C58BC" w:rsidRDefault="008C58BC" w:rsidP="005162F4">
      <w:pPr>
        <w:pStyle w:val="ListParagraph"/>
        <w:numPr>
          <w:ilvl w:val="1"/>
          <w:numId w:val="12"/>
        </w:numPr>
      </w:pPr>
      <w:r>
        <w:t xml:space="preserve">Open the </w:t>
      </w:r>
      <w:proofErr w:type="spellStart"/>
      <w:r>
        <w:t>web.config</w:t>
      </w:r>
      <w:proofErr w:type="spellEnd"/>
      <w:r>
        <w:t xml:space="preserve"> file to make sure that you have entered the SQL Server private IP address correctly. </w:t>
      </w:r>
    </w:p>
    <w:p w14:paraId="757C9D9C" w14:textId="77777777" w:rsidR="00252CBB" w:rsidRDefault="00252CBB" w:rsidP="00252CBB">
      <w:pPr>
        <w:pStyle w:val="Heading1"/>
        <w:ind w:left="0" w:firstLine="0"/>
      </w:pPr>
    </w:p>
    <w:p w14:paraId="757C9D9D" w14:textId="3B599046" w:rsidR="008C58BC" w:rsidRDefault="008C58BC">
      <w:pPr>
        <w:rPr>
          <w:rFonts w:ascii="wf_segoe-ui_light" w:eastAsia="Times New Roman" w:hAnsi="wf_segoe-ui_light" w:cs="Times New Roman"/>
          <w:color w:val="000000" w:themeColor="text1"/>
          <w:kern w:val="36"/>
          <w:sz w:val="51"/>
          <w:szCs w:val="51"/>
        </w:rPr>
      </w:pPr>
    </w:p>
    <w:sectPr w:rsidR="008C58BC">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DB2B81" w14:textId="77777777" w:rsidR="00EE3148" w:rsidRDefault="00EE3148" w:rsidP="003C27E6">
      <w:pPr>
        <w:spacing w:before="0" w:line="240" w:lineRule="auto"/>
      </w:pPr>
      <w:r>
        <w:separator/>
      </w:r>
    </w:p>
  </w:endnote>
  <w:endnote w:type="continuationSeparator" w:id="0">
    <w:p w14:paraId="6D4FE8CA" w14:textId="77777777" w:rsidR="00EE3148" w:rsidRDefault="00EE3148" w:rsidP="003C27E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wf_segoe-ui_semibold">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wf_segoe-ui_normal">
    <w:altName w:val="Times New Roman"/>
    <w:charset w:val="00"/>
    <w:family w:val="auto"/>
    <w:pitch w:val="default"/>
  </w:font>
  <w:font w:name="wf_segoe-ui_light">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4267869"/>
      <w:docPartObj>
        <w:docPartGallery w:val="Page Numbers (Bottom of Page)"/>
        <w:docPartUnique/>
      </w:docPartObj>
    </w:sdtPr>
    <w:sdtEndPr>
      <w:rPr>
        <w:noProof/>
      </w:rPr>
    </w:sdtEndPr>
    <w:sdtContent>
      <w:p w14:paraId="757C9E43" w14:textId="59FE32E5" w:rsidR="007570AF" w:rsidRDefault="007570AF">
        <w:pPr>
          <w:pStyle w:val="Footer"/>
          <w:jc w:val="right"/>
        </w:pPr>
        <w:r>
          <w:fldChar w:fldCharType="begin"/>
        </w:r>
        <w:r>
          <w:instrText xml:space="preserve"> PAGE   \* MERGEFORMAT </w:instrText>
        </w:r>
        <w:r>
          <w:fldChar w:fldCharType="separate"/>
        </w:r>
        <w:r>
          <w:rPr>
            <w:noProof/>
          </w:rPr>
          <w:t>36</w:t>
        </w:r>
        <w:r>
          <w:rPr>
            <w:noProof/>
          </w:rPr>
          <w:fldChar w:fldCharType="end"/>
        </w:r>
      </w:p>
    </w:sdtContent>
  </w:sdt>
  <w:p w14:paraId="757C9E44" w14:textId="77777777" w:rsidR="007570AF" w:rsidRDefault="007570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654D3B" w14:textId="77777777" w:rsidR="00EE3148" w:rsidRDefault="00EE3148" w:rsidP="003C27E6">
      <w:pPr>
        <w:spacing w:before="0" w:line="240" w:lineRule="auto"/>
      </w:pPr>
      <w:r>
        <w:separator/>
      </w:r>
    </w:p>
  </w:footnote>
  <w:footnote w:type="continuationSeparator" w:id="0">
    <w:p w14:paraId="4D8D1D84" w14:textId="77777777" w:rsidR="00EE3148" w:rsidRDefault="00EE3148" w:rsidP="003C27E6">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C6A0B"/>
    <w:multiLevelType w:val="hybridMultilevel"/>
    <w:tmpl w:val="0DBC583C"/>
    <w:lvl w:ilvl="0" w:tplc="5F362594">
      <w:start w:val="4"/>
      <w:numFmt w:val="decimal"/>
      <w:lvlText w:val="%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AF67CC"/>
    <w:multiLevelType w:val="multilevel"/>
    <w:tmpl w:val="D616AF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numFmt w:val="bullet"/>
      <w:lvlText w:val="-"/>
      <w:lvlJc w:val="left"/>
      <w:pPr>
        <w:ind w:left="2160" w:hanging="360"/>
      </w:pPr>
      <w:rPr>
        <w:rFonts w:ascii="Segoe UI" w:eastAsiaTheme="minorHAnsi" w:hAnsi="Segoe UI" w:cs="Segoe U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D73377"/>
    <w:multiLevelType w:val="multilevel"/>
    <w:tmpl w:val="D0CC9BB2"/>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15:restartNumberingAfterBreak="0">
    <w:nsid w:val="13F25564"/>
    <w:multiLevelType w:val="multilevel"/>
    <w:tmpl w:val="F500C86A"/>
    <w:lvl w:ilvl="0">
      <w:start w:val="7"/>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 w15:restartNumberingAfterBreak="0">
    <w:nsid w:val="189F49B6"/>
    <w:multiLevelType w:val="multilevel"/>
    <w:tmpl w:val="D2EC45E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 w15:restartNumberingAfterBreak="0">
    <w:nsid w:val="1BFD7628"/>
    <w:multiLevelType w:val="hybridMultilevel"/>
    <w:tmpl w:val="6CFC7044"/>
    <w:lvl w:ilvl="0" w:tplc="0D2A43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6C41E6"/>
    <w:multiLevelType w:val="hybridMultilevel"/>
    <w:tmpl w:val="D19625E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EAE3E0F"/>
    <w:multiLevelType w:val="hybridMultilevel"/>
    <w:tmpl w:val="1CDEC5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0E765C8"/>
    <w:multiLevelType w:val="multilevel"/>
    <w:tmpl w:val="D2EC45E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9" w15:restartNumberingAfterBreak="0">
    <w:nsid w:val="21363FBF"/>
    <w:multiLevelType w:val="multilevel"/>
    <w:tmpl w:val="F38E36C4"/>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15:restartNumberingAfterBreak="0">
    <w:nsid w:val="228031E7"/>
    <w:multiLevelType w:val="hybridMultilevel"/>
    <w:tmpl w:val="3AE499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288050C"/>
    <w:multiLevelType w:val="multilevel"/>
    <w:tmpl w:val="82D4A4F0"/>
    <w:lvl w:ilvl="0">
      <w:start w:val="1"/>
      <w:numFmt w:val="decimal"/>
      <w:lvlText w:val="%1."/>
      <w:lvlJc w:val="left"/>
      <w:pPr>
        <w:tabs>
          <w:tab w:val="num" w:pos="1080"/>
        </w:tabs>
        <w:ind w:left="1080" w:hanging="360"/>
      </w:pPr>
      <w:rPr>
        <w:rFonts w:hint="default"/>
      </w:rPr>
    </w:lvl>
    <w:lvl w:ilvl="1">
      <w:start w:val="1"/>
      <w:numFmt w:val="bullet"/>
      <w:lvlText w:val=""/>
      <w:lvlJc w:val="left"/>
      <w:pPr>
        <w:tabs>
          <w:tab w:val="num" w:pos="1800"/>
        </w:tabs>
        <w:ind w:left="1800" w:hanging="360"/>
      </w:pPr>
      <w:rPr>
        <w:rFonts w:ascii="Symbol" w:hAnsi="Symbol"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2" w15:restartNumberingAfterBreak="0">
    <w:nsid w:val="25090AD5"/>
    <w:multiLevelType w:val="hybridMultilevel"/>
    <w:tmpl w:val="83C0E800"/>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6C04728"/>
    <w:multiLevelType w:val="hybridMultilevel"/>
    <w:tmpl w:val="EEE20344"/>
    <w:lvl w:ilvl="0" w:tplc="2A9272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B600A8"/>
    <w:multiLevelType w:val="hybridMultilevel"/>
    <w:tmpl w:val="9906EB18"/>
    <w:lvl w:ilvl="0" w:tplc="2B7A39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FF4900"/>
    <w:multiLevelType w:val="hybridMultilevel"/>
    <w:tmpl w:val="B2561F8E"/>
    <w:lvl w:ilvl="0" w:tplc="F0A235EE">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A22EFB"/>
    <w:multiLevelType w:val="multilevel"/>
    <w:tmpl w:val="82D4A4F0"/>
    <w:lvl w:ilvl="0">
      <w:start w:val="1"/>
      <w:numFmt w:val="decimal"/>
      <w:lvlText w:val="%1."/>
      <w:lvlJc w:val="left"/>
      <w:pPr>
        <w:tabs>
          <w:tab w:val="num" w:pos="1080"/>
        </w:tabs>
        <w:ind w:left="1080" w:hanging="360"/>
      </w:pPr>
      <w:rPr>
        <w:rFonts w:hint="default"/>
      </w:rPr>
    </w:lvl>
    <w:lvl w:ilvl="1">
      <w:start w:val="1"/>
      <w:numFmt w:val="bullet"/>
      <w:lvlText w:val=""/>
      <w:lvlJc w:val="left"/>
      <w:pPr>
        <w:tabs>
          <w:tab w:val="num" w:pos="1800"/>
        </w:tabs>
        <w:ind w:left="1800" w:hanging="360"/>
      </w:pPr>
      <w:rPr>
        <w:rFonts w:ascii="Symbol" w:hAnsi="Symbol"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7" w15:restartNumberingAfterBreak="0">
    <w:nsid w:val="2CFC09EB"/>
    <w:multiLevelType w:val="hybridMultilevel"/>
    <w:tmpl w:val="40DA47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1F114CB"/>
    <w:multiLevelType w:val="hybridMultilevel"/>
    <w:tmpl w:val="C290AA7A"/>
    <w:lvl w:ilvl="0" w:tplc="E898C3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A64A48"/>
    <w:multiLevelType w:val="hybridMultilevel"/>
    <w:tmpl w:val="E04674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3D2660"/>
    <w:multiLevelType w:val="hybridMultilevel"/>
    <w:tmpl w:val="F15CFF98"/>
    <w:lvl w:ilvl="0" w:tplc="FA0A0A3E">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5D09DF"/>
    <w:multiLevelType w:val="multilevel"/>
    <w:tmpl w:val="31724668"/>
    <w:lvl w:ilvl="0">
      <w:start w:val="2"/>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2" w15:restartNumberingAfterBreak="0">
    <w:nsid w:val="3C467FBB"/>
    <w:multiLevelType w:val="hybridMultilevel"/>
    <w:tmpl w:val="D80E2874"/>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3" w15:restartNumberingAfterBreak="0">
    <w:nsid w:val="407D4CA7"/>
    <w:multiLevelType w:val="multilevel"/>
    <w:tmpl w:val="AA82D05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414F30C5"/>
    <w:multiLevelType w:val="multilevel"/>
    <w:tmpl w:val="D2EC45E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5" w15:restartNumberingAfterBreak="0">
    <w:nsid w:val="4AEF0A44"/>
    <w:multiLevelType w:val="multilevel"/>
    <w:tmpl w:val="78F250F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6" w15:restartNumberingAfterBreak="0">
    <w:nsid w:val="4C89708B"/>
    <w:multiLevelType w:val="multilevel"/>
    <w:tmpl w:val="31724668"/>
    <w:lvl w:ilvl="0">
      <w:start w:val="2"/>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7" w15:restartNumberingAfterBreak="0">
    <w:nsid w:val="5389065E"/>
    <w:multiLevelType w:val="hybridMultilevel"/>
    <w:tmpl w:val="D1B0CFDC"/>
    <w:lvl w:ilvl="0" w:tplc="86CA8A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134CEB"/>
    <w:multiLevelType w:val="multilevel"/>
    <w:tmpl w:val="D616AF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numFmt w:val="bullet"/>
      <w:lvlText w:val="-"/>
      <w:lvlJc w:val="left"/>
      <w:pPr>
        <w:ind w:left="2160" w:hanging="360"/>
      </w:pPr>
      <w:rPr>
        <w:rFonts w:ascii="Segoe UI" w:eastAsiaTheme="minorHAnsi" w:hAnsi="Segoe UI" w:cs="Segoe U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92E71E3"/>
    <w:multiLevelType w:val="hybridMultilevel"/>
    <w:tmpl w:val="CAFA842C"/>
    <w:lvl w:ilvl="0" w:tplc="26A028A6">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B4074C1"/>
    <w:multiLevelType w:val="multilevel"/>
    <w:tmpl w:val="572C8DC8"/>
    <w:lvl w:ilvl="0">
      <w:start w:val="7"/>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1" w15:restartNumberingAfterBreak="0">
    <w:nsid w:val="5F377E45"/>
    <w:multiLevelType w:val="hybridMultilevel"/>
    <w:tmpl w:val="D7FEA8B4"/>
    <w:lvl w:ilvl="0" w:tplc="3924960C">
      <w:start w:val="4"/>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EF0C8B"/>
    <w:multiLevelType w:val="hybridMultilevel"/>
    <w:tmpl w:val="D76CF1F8"/>
    <w:lvl w:ilvl="0" w:tplc="5C1AB2BE">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B21612"/>
    <w:multiLevelType w:val="multilevel"/>
    <w:tmpl w:val="E6341AA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4" w15:restartNumberingAfterBreak="0">
    <w:nsid w:val="670E5CE9"/>
    <w:multiLevelType w:val="hybridMultilevel"/>
    <w:tmpl w:val="63CAA8E8"/>
    <w:lvl w:ilvl="0" w:tplc="00BECF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A15D95"/>
    <w:multiLevelType w:val="hybridMultilevel"/>
    <w:tmpl w:val="B00E9BE2"/>
    <w:lvl w:ilvl="0" w:tplc="00BECF22">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AB4CEF"/>
    <w:multiLevelType w:val="multilevel"/>
    <w:tmpl w:val="82D4A4F0"/>
    <w:lvl w:ilvl="0">
      <w:start w:val="1"/>
      <w:numFmt w:val="decimal"/>
      <w:lvlText w:val="%1."/>
      <w:lvlJc w:val="left"/>
      <w:pPr>
        <w:tabs>
          <w:tab w:val="num" w:pos="1080"/>
        </w:tabs>
        <w:ind w:left="1080" w:hanging="360"/>
      </w:pPr>
      <w:rPr>
        <w:rFonts w:hint="default"/>
      </w:rPr>
    </w:lvl>
    <w:lvl w:ilvl="1">
      <w:start w:val="1"/>
      <w:numFmt w:val="bullet"/>
      <w:lvlText w:val=""/>
      <w:lvlJc w:val="left"/>
      <w:pPr>
        <w:tabs>
          <w:tab w:val="num" w:pos="1800"/>
        </w:tabs>
        <w:ind w:left="1800" w:hanging="360"/>
      </w:pPr>
      <w:rPr>
        <w:rFonts w:ascii="Symbol" w:hAnsi="Symbol"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7" w15:restartNumberingAfterBreak="0">
    <w:nsid w:val="7174496A"/>
    <w:multiLevelType w:val="multilevel"/>
    <w:tmpl w:val="F38E36C4"/>
    <w:lvl w:ilvl="0">
      <w:start w:val="3"/>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8" w15:restartNumberingAfterBreak="0">
    <w:nsid w:val="742C7E11"/>
    <w:multiLevelType w:val="multilevel"/>
    <w:tmpl w:val="82D4A4F0"/>
    <w:lvl w:ilvl="0">
      <w:start w:val="1"/>
      <w:numFmt w:val="decimal"/>
      <w:lvlText w:val="%1."/>
      <w:lvlJc w:val="left"/>
      <w:pPr>
        <w:tabs>
          <w:tab w:val="num" w:pos="1080"/>
        </w:tabs>
        <w:ind w:left="1080" w:hanging="360"/>
      </w:pPr>
      <w:rPr>
        <w:rFonts w:hint="default"/>
      </w:rPr>
    </w:lvl>
    <w:lvl w:ilvl="1">
      <w:start w:val="1"/>
      <w:numFmt w:val="bullet"/>
      <w:lvlText w:val=""/>
      <w:lvlJc w:val="left"/>
      <w:pPr>
        <w:tabs>
          <w:tab w:val="num" w:pos="1800"/>
        </w:tabs>
        <w:ind w:left="1800" w:hanging="360"/>
      </w:pPr>
      <w:rPr>
        <w:rFonts w:ascii="Symbol" w:hAnsi="Symbol"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9" w15:restartNumberingAfterBreak="0">
    <w:nsid w:val="75C00569"/>
    <w:multiLevelType w:val="hybridMultilevel"/>
    <w:tmpl w:val="9296F0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611308E"/>
    <w:multiLevelType w:val="hybridMultilevel"/>
    <w:tmpl w:val="FE62B16E"/>
    <w:lvl w:ilvl="0" w:tplc="32A41E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7B1133"/>
    <w:multiLevelType w:val="hybridMultilevel"/>
    <w:tmpl w:val="03D2E8E8"/>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68B0B5B"/>
    <w:multiLevelType w:val="hybridMultilevel"/>
    <w:tmpl w:val="BCC20BB6"/>
    <w:lvl w:ilvl="0" w:tplc="4FD4FE9A">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7AD7CC8"/>
    <w:multiLevelType w:val="hybridMultilevel"/>
    <w:tmpl w:val="8B9EC084"/>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4" w15:restartNumberingAfterBreak="0">
    <w:nsid w:val="780B1E9E"/>
    <w:multiLevelType w:val="hybridMultilevel"/>
    <w:tmpl w:val="90323C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90D2DF7"/>
    <w:multiLevelType w:val="hybridMultilevel"/>
    <w:tmpl w:val="4BB6FB4A"/>
    <w:lvl w:ilvl="0" w:tplc="A12E06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9C8371A"/>
    <w:multiLevelType w:val="multilevel"/>
    <w:tmpl w:val="10BC4B94"/>
    <w:lvl w:ilvl="0">
      <w:start w:val="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7" w15:restartNumberingAfterBreak="0">
    <w:nsid w:val="7E0C7369"/>
    <w:multiLevelType w:val="hybridMultilevel"/>
    <w:tmpl w:val="B170A3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42"/>
  </w:num>
  <w:num w:numId="3">
    <w:abstractNumId w:val="5"/>
  </w:num>
  <w:num w:numId="4">
    <w:abstractNumId w:val="13"/>
  </w:num>
  <w:num w:numId="5">
    <w:abstractNumId w:val="39"/>
  </w:num>
  <w:num w:numId="6">
    <w:abstractNumId w:val="28"/>
  </w:num>
  <w:num w:numId="7">
    <w:abstractNumId w:val="20"/>
  </w:num>
  <w:num w:numId="8">
    <w:abstractNumId w:val="14"/>
  </w:num>
  <w:num w:numId="9">
    <w:abstractNumId w:val="27"/>
  </w:num>
  <w:num w:numId="10">
    <w:abstractNumId w:val="10"/>
  </w:num>
  <w:num w:numId="11">
    <w:abstractNumId w:val="19"/>
  </w:num>
  <w:num w:numId="12">
    <w:abstractNumId w:val="29"/>
  </w:num>
  <w:num w:numId="13">
    <w:abstractNumId w:val="40"/>
  </w:num>
  <w:num w:numId="14">
    <w:abstractNumId w:val="34"/>
  </w:num>
  <w:num w:numId="15">
    <w:abstractNumId w:val="18"/>
  </w:num>
  <w:num w:numId="16">
    <w:abstractNumId w:val="7"/>
  </w:num>
  <w:num w:numId="17">
    <w:abstractNumId w:val="4"/>
  </w:num>
  <w:num w:numId="18">
    <w:abstractNumId w:val="23"/>
  </w:num>
  <w:num w:numId="19">
    <w:abstractNumId w:val="17"/>
  </w:num>
  <w:num w:numId="20">
    <w:abstractNumId w:val="45"/>
  </w:num>
  <w:num w:numId="21">
    <w:abstractNumId w:val="33"/>
  </w:num>
  <w:num w:numId="22">
    <w:abstractNumId w:val="47"/>
  </w:num>
  <w:num w:numId="23">
    <w:abstractNumId w:val="35"/>
  </w:num>
  <w:num w:numId="24">
    <w:abstractNumId w:val="2"/>
  </w:num>
  <w:num w:numId="25">
    <w:abstractNumId w:val="37"/>
  </w:num>
  <w:num w:numId="26">
    <w:abstractNumId w:val="24"/>
  </w:num>
  <w:num w:numId="27">
    <w:abstractNumId w:val="25"/>
  </w:num>
  <w:num w:numId="28">
    <w:abstractNumId w:val="36"/>
  </w:num>
  <w:num w:numId="29">
    <w:abstractNumId w:val="38"/>
  </w:num>
  <w:num w:numId="30">
    <w:abstractNumId w:val="11"/>
  </w:num>
  <w:num w:numId="31">
    <w:abstractNumId w:val="16"/>
  </w:num>
  <w:num w:numId="32">
    <w:abstractNumId w:val="1"/>
  </w:num>
  <w:num w:numId="33">
    <w:abstractNumId w:val="22"/>
  </w:num>
  <w:num w:numId="34">
    <w:abstractNumId w:val="43"/>
  </w:num>
  <w:num w:numId="35">
    <w:abstractNumId w:val="0"/>
  </w:num>
  <w:num w:numId="36">
    <w:abstractNumId w:val="46"/>
  </w:num>
  <w:num w:numId="37">
    <w:abstractNumId w:val="21"/>
  </w:num>
  <w:num w:numId="38">
    <w:abstractNumId w:val="8"/>
  </w:num>
  <w:num w:numId="39">
    <w:abstractNumId w:val="26"/>
  </w:num>
  <w:num w:numId="40">
    <w:abstractNumId w:val="3"/>
  </w:num>
  <w:num w:numId="41">
    <w:abstractNumId w:val="41"/>
  </w:num>
  <w:num w:numId="42">
    <w:abstractNumId w:val="44"/>
  </w:num>
  <w:num w:numId="43">
    <w:abstractNumId w:val="12"/>
  </w:num>
  <w:num w:numId="44">
    <w:abstractNumId w:val="6"/>
  </w:num>
  <w:num w:numId="45">
    <w:abstractNumId w:val="31"/>
  </w:num>
  <w:num w:numId="46">
    <w:abstractNumId w:val="30"/>
  </w:num>
  <w:num w:numId="47">
    <w:abstractNumId w:val="15"/>
  </w:num>
  <w:num w:numId="48">
    <w:abstractNumId w:val="32"/>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eth Quinlan">
    <w15:presenceInfo w15:providerId="Windows Live" w15:userId="bc8d74ca8b0922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70AC"/>
    <w:rsid w:val="00000A19"/>
    <w:rsid w:val="00012BC0"/>
    <w:rsid w:val="0001712A"/>
    <w:rsid w:val="000413C9"/>
    <w:rsid w:val="00041F0B"/>
    <w:rsid w:val="000465A4"/>
    <w:rsid w:val="00061A8A"/>
    <w:rsid w:val="00073208"/>
    <w:rsid w:val="00075394"/>
    <w:rsid w:val="000810CA"/>
    <w:rsid w:val="0009453F"/>
    <w:rsid w:val="000A0F41"/>
    <w:rsid w:val="000A769D"/>
    <w:rsid w:val="000B11DA"/>
    <w:rsid w:val="000B164B"/>
    <w:rsid w:val="000B2FBA"/>
    <w:rsid w:val="000D5FAE"/>
    <w:rsid w:val="000E0AEE"/>
    <w:rsid w:val="000E0F69"/>
    <w:rsid w:val="000E4E7A"/>
    <w:rsid w:val="000F19E7"/>
    <w:rsid w:val="00106377"/>
    <w:rsid w:val="00106845"/>
    <w:rsid w:val="0010696F"/>
    <w:rsid w:val="00106B6A"/>
    <w:rsid w:val="00116AC0"/>
    <w:rsid w:val="00121816"/>
    <w:rsid w:val="00125B6F"/>
    <w:rsid w:val="0014259F"/>
    <w:rsid w:val="00152306"/>
    <w:rsid w:val="0015412B"/>
    <w:rsid w:val="00154651"/>
    <w:rsid w:val="0017692E"/>
    <w:rsid w:val="00177D1B"/>
    <w:rsid w:val="001863F3"/>
    <w:rsid w:val="00192487"/>
    <w:rsid w:val="00195FAB"/>
    <w:rsid w:val="001975D4"/>
    <w:rsid w:val="001A04FA"/>
    <w:rsid w:val="001A0E39"/>
    <w:rsid w:val="001B1C47"/>
    <w:rsid w:val="001B673F"/>
    <w:rsid w:val="001B7985"/>
    <w:rsid w:val="001D0D85"/>
    <w:rsid w:val="001D1511"/>
    <w:rsid w:val="001D239D"/>
    <w:rsid w:val="001D3C73"/>
    <w:rsid w:val="001D5AAA"/>
    <w:rsid w:val="001E14F8"/>
    <w:rsid w:val="001F5BC1"/>
    <w:rsid w:val="00203F6F"/>
    <w:rsid w:val="002134C8"/>
    <w:rsid w:val="00215568"/>
    <w:rsid w:val="00221455"/>
    <w:rsid w:val="00232537"/>
    <w:rsid w:val="00234564"/>
    <w:rsid w:val="002346B8"/>
    <w:rsid w:val="002507F2"/>
    <w:rsid w:val="00252CBB"/>
    <w:rsid w:val="00255A8E"/>
    <w:rsid w:val="00277D10"/>
    <w:rsid w:val="00281943"/>
    <w:rsid w:val="00282FCB"/>
    <w:rsid w:val="00283ED3"/>
    <w:rsid w:val="00290130"/>
    <w:rsid w:val="0029249E"/>
    <w:rsid w:val="00297480"/>
    <w:rsid w:val="002A153E"/>
    <w:rsid w:val="002B75D1"/>
    <w:rsid w:val="002B7832"/>
    <w:rsid w:val="002D13F5"/>
    <w:rsid w:val="002D4BA9"/>
    <w:rsid w:val="002D5AE9"/>
    <w:rsid w:val="002E3CE4"/>
    <w:rsid w:val="002E60AF"/>
    <w:rsid w:val="002F135F"/>
    <w:rsid w:val="002F3D87"/>
    <w:rsid w:val="00301085"/>
    <w:rsid w:val="003243EF"/>
    <w:rsid w:val="00326251"/>
    <w:rsid w:val="00327CA7"/>
    <w:rsid w:val="00327FF3"/>
    <w:rsid w:val="00332819"/>
    <w:rsid w:val="003328D3"/>
    <w:rsid w:val="003433AF"/>
    <w:rsid w:val="00344871"/>
    <w:rsid w:val="003477F7"/>
    <w:rsid w:val="003500EA"/>
    <w:rsid w:val="00350EA9"/>
    <w:rsid w:val="0035501D"/>
    <w:rsid w:val="003550E1"/>
    <w:rsid w:val="003551B7"/>
    <w:rsid w:val="00366CFB"/>
    <w:rsid w:val="003736DE"/>
    <w:rsid w:val="00375F0A"/>
    <w:rsid w:val="0038560E"/>
    <w:rsid w:val="00396D70"/>
    <w:rsid w:val="003A0F01"/>
    <w:rsid w:val="003A4F96"/>
    <w:rsid w:val="003A5610"/>
    <w:rsid w:val="003A7AAC"/>
    <w:rsid w:val="003B273B"/>
    <w:rsid w:val="003B69AA"/>
    <w:rsid w:val="003C27E6"/>
    <w:rsid w:val="003D10A0"/>
    <w:rsid w:val="003D2CE8"/>
    <w:rsid w:val="003D2D8D"/>
    <w:rsid w:val="003D48D9"/>
    <w:rsid w:val="003E1918"/>
    <w:rsid w:val="003E5FCE"/>
    <w:rsid w:val="003F182B"/>
    <w:rsid w:val="00402555"/>
    <w:rsid w:val="00402D18"/>
    <w:rsid w:val="00405729"/>
    <w:rsid w:val="00406DCD"/>
    <w:rsid w:val="0041637A"/>
    <w:rsid w:val="0041734C"/>
    <w:rsid w:val="004232F0"/>
    <w:rsid w:val="004252B1"/>
    <w:rsid w:val="0043006C"/>
    <w:rsid w:val="00435EAC"/>
    <w:rsid w:val="00455895"/>
    <w:rsid w:val="004666ED"/>
    <w:rsid w:val="0046747D"/>
    <w:rsid w:val="00474755"/>
    <w:rsid w:val="00481044"/>
    <w:rsid w:val="00482157"/>
    <w:rsid w:val="0048501B"/>
    <w:rsid w:val="0049522D"/>
    <w:rsid w:val="004A1E33"/>
    <w:rsid w:val="004B0A62"/>
    <w:rsid w:val="004B3291"/>
    <w:rsid w:val="004B5842"/>
    <w:rsid w:val="004B7800"/>
    <w:rsid w:val="004C18BD"/>
    <w:rsid w:val="004C3FEE"/>
    <w:rsid w:val="004D08A4"/>
    <w:rsid w:val="004D68ED"/>
    <w:rsid w:val="004D6DC1"/>
    <w:rsid w:val="004E53D2"/>
    <w:rsid w:val="004E56F4"/>
    <w:rsid w:val="004E76DF"/>
    <w:rsid w:val="004F3AD7"/>
    <w:rsid w:val="004F7BAB"/>
    <w:rsid w:val="00503BC5"/>
    <w:rsid w:val="00514A49"/>
    <w:rsid w:val="005159A8"/>
    <w:rsid w:val="00515B3C"/>
    <w:rsid w:val="005162F4"/>
    <w:rsid w:val="00522FEC"/>
    <w:rsid w:val="00527003"/>
    <w:rsid w:val="005361D8"/>
    <w:rsid w:val="00537077"/>
    <w:rsid w:val="00542BA1"/>
    <w:rsid w:val="00544082"/>
    <w:rsid w:val="005527A6"/>
    <w:rsid w:val="00553986"/>
    <w:rsid w:val="00560BDE"/>
    <w:rsid w:val="00562EF7"/>
    <w:rsid w:val="005764CB"/>
    <w:rsid w:val="00576C12"/>
    <w:rsid w:val="0058005F"/>
    <w:rsid w:val="00587F17"/>
    <w:rsid w:val="00590382"/>
    <w:rsid w:val="005B7763"/>
    <w:rsid w:val="005C06E3"/>
    <w:rsid w:val="005C66E4"/>
    <w:rsid w:val="005D38C5"/>
    <w:rsid w:val="005D44EE"/>
    <w:rsid w:val="005D5F12"/>
    <w:rsid w:val="005D614D"/>
    <w:rsid w:val="005E47F5"/>
    <w:rsid w:val="005F3DDD"/>
    <w:rsid w:val="00615802"/>
    <w:rsid w:val="00616CCF"/>
    <w:rsid w:val="0062036A"/>
    <w:rsid w:val="006207BF"/>
    <w:rsid w:val="0062424F"/>
    <w:rsid w:val="006403CE"/>
    <w:rsid w:val="00651BB2"/>
    <w:rsid w:val="0066055C"/>
    <w:rsid w:val="006742BC"/>
    <w:rsid w:val="00683CD6"/>
    <w:rsid w:val="006903FD"/>
    <w:rsid w:val="0069254B"/>
    <w:rsid w:val="0069272B"/>
    <w:rsid w:val="00693A9C"/>
    <w:rsid w:val="00693F9F"/>
    <w:rsid w:val="006966F7"/>
    <w:rsid w:val="006A383E"/>
    <w:rsid w:val="006A6BF9"/>
    <w:rsid w:val="006A7687"/>
    <w:rsid w:val="006C2861"/>
    <w:rsid w:val="006C447D"/>
    <w:rsid w:val="006C6255"/>
    <w:rsid w:val="006D1FDD"/>
    <w:rsid w:val="006D691F"/>
    <w:rsid w:val="006E3C7D"/>
    <w:rsid w:val="006E65D0"/>
    <w:rsid w:val="006F07E3"/>
    <w:rsid w:val="00702112"/>
    <w:rsid w:val="007027AC"/>
    <w:rsid w:val="00706C49"/>
    <w:rsid w:val="00706E4B"/>
    <w:rsid w:val="0071336D"/>
    <w:rsid w:val="00714D78"/>
    <w:rsid w:val="00722B44"/>
    <w:rsid w:val="0072406C"/>
    <w:rsid w:val="0073014E"/>
    <w:rsid w:val="00731E46"/>
    <w:rsid w:val="0073571B"/>
    <w:rsid w:val="00735F61"/>
    <w:rsid w:val="00736ABD"/>
    <w:rsid w:val="00744C8F"/>
    <w:rsid w:val="00753877"/>
    <w:rsid w:val="007570AF"/>
    <w:rsid w:val="00762A3E"/>
    <w:rsid w:val="00767DB2"/>
    <w:rsid w:val="00774336"/>
    <w:rsid w:val="00775E50"/>
    <w:rsid w:val="00775EB9"/>
    <w:rsid w:val="00776CB0"/>
    <w:rsid w:val="007800B1"/>
    <w:rsid w:val="007879E6"/>
    <w:rsid w:val="007914E9"/>
    <w:rsid w:val="00797E72"/>
    <w:rsid w:val="007A7605"/>
    <w:rsid w:val="007A7B9E"/>
    <w:rsid w:val="007B13CB"/>
    <w:rsid w:val="007B4EF8"/>
    <w:rsid w:val="007B4F42"/>
    <w:rsid w:val="007C41E4"/>
    <w:rsid w:val="007C5BFC"/>
    <w:rsid w:val="007C6B3D"/>
    <w:rsid w:val="007C6B41"/>
    <w:rsid w:val="007D2062"/>
    <w:rsid w:val="007D6761"/>
    <w:rsid w:val="007F01A6"/>
    <w:rsid w:val="007F071D"/>
    <w:rsid w:val="008023D8"/>
    <w:rsid w:val="008034DA"/>
    <w:rsid w:val="00804CE3"/>
    <w:rsid w:val="00813348"/>
    <w:rsid w:val="00814F09"/>
    <w:rsid w:val="00815154"/>
    <w:rsid w:val="008172E9"/>
    <w:rsid w:val="00824313"/>
    <w:rsid w:val="00830260"/>
    <w:rsid w:val="00846C8E"/>
    <w:rsid w:val="00847B61"/>
    <w:rsid w:val="00851394"/>
    <w:rsid w:val="0085728D"/>
    <w:rsid w:val="0086403F"/>
    <w:rsid w:val="00865558"/>
    <w:rsid w:val="00870680"/>
    <w:rsid w:val="00870CBD"/>
    <w:rsid w:val="00873123"/>
    <w:rsid w:val="00876092"/>
    <w:rsid w:val="00876F09"/>
    <w:rsid w:val="0089288B"/>
    <w:rsid w:val="00896297"/>
    <w:rsid w:val="00896CD6"/>
    <w:rsid w:val="008B7BB0"/>
    <w:rsid w:val="008C58BC"/>
    <w:rsid w:val="008D2EB1"/>
    <w:rsid w:val="008D4F80"/>
    <w:rsid w:val="008E42C9"/>
    <w:rsid w:val="008E67A1"/>
    <w:rsid w:val="008F20A7"/>
    <w:rsid w:val="008F4290"/>
    <w:rsid w:val="00900F48"/>
    <w:rsid w:val="009011DF"/>
    <w:rsid w:val="00902865"/>
    <w:rsid w:val="00913E0A"/>
    <w:rsid w:val="009166FC"/>
    <w:rsid w:val="009219DD"/>
    <w:rsid w:val="009229A4"/>
    <w:rsid w:val="00922EB1"/>
    <w:rsid w:val="00946F97"/>
    <w:rsid w:val="009574B2"/>
    <w:rsid w:val="009601DC"/>
    <w:rsid w:val="00964522"/>
    <w:rsid w:val="009936F0"/>
    <w:rsid w:val="00993EEF"/>
    <w:rsid w:val="00994F4E"/>
    <w:rsid w:val="009A08C7"/>
    <w:rsid w:val="009A146D"/>
    <w:rsid w:val="009A4C6D"/>
    <w:rsid w:val="009A629E"/>
    <w:rsid w:val="009B0919"/>
    <w:rsid w:val="009C150F"/>
    <w:rsid w:val="009C1BD3"/>
    <w:rsid w:val="009C23AD"/>
    <w:rsid w:val="009D2A61"/>
    <w:rsid w:val="009E6371"/>
    <w:rsid w:val="009E64F6"/>
    <w:rsid w:val="009E7E6A"/>
    <w:rsid w:val="009F5A24"/>
    <w:rsid w:val="00A007B7"/>
    <w:rsid w:val="00A00B26"/>
    <w:rsid w:val="00A03B47"/>
    <w:rsid w:val="00A100B3"/>
    <w:rsid w:val="00A126F6"/>
    <w:rsid w:val="00A13C2B"/>
    <w:rsid w:val="00A15313"/>
    <w:rsid w:val="00A170AC"/>
    <w:rsid w:val="00A26832"/>
    <w:rsid w:val="00A32E9F"/>
    <w:rsid w:val="00A33F15"/>
    <w:rsid w:val="00A3764D"/>
    <w:rsid w:val="00A455B1"/>
    <w:rsid w:val="00A5093D"/>
    <w:rsid w:val="00A52D8E"/>
    <w:rsid w:val="00A541B4"/>
    <w:rsid w:val="00A56CDE"/>
    <w:rsid w:val="00A60231"/>
    <w:rsid w:val="00A64891"/>
    <w:rsid w:val="00A66D82"/>
    <w:rsid w:val="00A809FE"/>
    <w:rsid w:val="00A95C95"/>
    <w:rsid w:val="00AA5BAD"/>
    <w:rsid w:val="00AA6D55"/>
    <w:rsid w:val="00AA6FF7"/>
    <w:rsid w:val="00AB1D2E"/>
    <w:rsid w:val="00AC1353"/>
    <w:rsid w:val="00AC3CAB"/>
    <w:rsid w:val="00AC72E1"/>
    <w:rsid w:val="00AD2391"/>
    <w:rsid w:val="00AD7ADE"/>
    <w:rsid w:val="00AE0669"/>
    <w:rsid w:val="00AE5962"/>
    <w:rsid w:val="00AF3163"/>
    <w:rsid w:val="00AF6E78"/>
    <w:rsid w:val="00AF7865"/>
    <w:rsid w:val="00B0069B"/>
    <w:rsid w:val="00B02D9B"/>
    <w:rsid w:val="00B134ED"/>
    <w:rsid w:val="00B20B44"/>
    <w:rsid w:val="00B331E0"/>
    <w:rsid w:val="00B362DF"/>
    <w:rsid w:val="00B36450"/>
    <w:rsid w:val="00B368BA"/>
    <w:rsid w:val="00B37A4C"/>
    <w:rsid w:val="00B42066"/>
    <w:rsid w:val="00B444E2"/>
    <w:rsid w:val="00B467AB"/>
    <w:rsid w:val="00B4775B"/>
    <w:rsid w:val="00B50CDD"/>
    <w:rsid w:val="00B51A6D"/>
    <w:rsid w:val="00B526C5"/>
    <w:rsid w:val="00B52A4C"/>
    <w:rsid w:val="00B52D47"/>
    <w:rsid w:val="00B54795"/>
    <w:rsid w:val="00B6261D"/>
    <w:rsid w:val="00B62652"/>
    <w:rsid w:val="00B7745A"/>
    <w:rsid w:val="00B827E3"/>
    <w:rsid w:val="00B82AC8"/>
    <w:rsid w:val="00B90CC6"/>
    <w:rsid w:val="00B92EF7"/>
    <w:rsid w:val="00B9600D"/>
    <w:rsid w:val="00BA16DE"/>
    <w:rsid w:val="00BA1EBA"/>
    <w:rsid w:val="00BA6B4D"/>
    <w:rsid w:val="00BB0288"/>
    <w:rsid w:val="00BB1886"/>
    <w:rsid w:val="00BB1D28"/>
    <w:rsid w:val="00BC21C0"/>
    <w:rsid w:val="00BC6F35"/>
    <w:rsid w:val="00BD3167"/>
    <w:rsid w:val="00BE3D79"/>
    <w:rsid w:val="00BF6E8A"/>
    <w:rsid w:val="00C03372"/>
    <w:rsid w:val="00C06871"/>
    <w:rsid w:val="00C15B0F"/>
    <w:rsid w:val="00C170AD"/>
    <w:rsid w:val="00C33BFE"/>
    <w:rsid w:val="00C42564"/>
    <w:rsid w:val="00C44D86"/>
    <w:rsid w:val="00C51BF8"/>
    <w:rsid w:val="00C54E66"/>
    <w:rsid w:val="00C55557"/>
    <w:rsid w:val="00C60CD3"/>
    <w:rsid w:val="00C76CDD"/>
    <w:rsid w:val="00C80421"/>
    <w:rsid w:val="00C95021"/>
    <w:rsid w:val="00C97654"/>
    <w:rsid w:val="00CB0026"/>
    <w:rsid w:val="00CC7F1C"/>
    <w:rsid w:val="00D01670"/>
    <w:rsid w:val="00D06194"/>
    <w:rsid w:val="00D0633F"/>
    <w:rsid w:val="00D12157"/>
    <w:rsid w:val="00D17139"/>
    <w:rsid w:val="00D179E6"/>
    <w:rsid w:val="00D24356"/>
    <w:rsid w:val="00D26181"/>
    <w:rsid w:val="00D359FE"/>
    <w:rsid w:val="00D60DCF"/>
    <w:rsid w:val="00D768AB"/>
    <w:rsid w:val="00D76DB3"/>
    <w:rsid w:val="00D81525"/>
    <w:rsid w:val="00D91C0E"/>
    <w:rsid w:val="00DA58A8"/>
    <w:rsid w:val="00DB2AE8"/>
    <w:rsid w:val="00DC00AE"/>
    <w:rsid w:val="00DC3015"/>
    <w:rsid w:val="00DC5592"/>
    <w:rsid w:val="00DD5085"/>
    <w:rsid w:val="00DE5B47"/>
    <w:rsid w:val="00DE5C09"/>
    <w:rsid w:val="00DF21AC"/>
    <w:rsid w:val="00E00C07"/>
    <w:rsid w:val="00E022C9"/>
    <w:rsid w:val="00E12489"/>
    <w:rsid w:val="00E13AE4"/>
    <w:rsid w:val="00E173E2"/>
    <w:rsid w:val="00E260A2"/>
    <w:rsid w:val="00E34CD1"/>
    <w:rsid w:val="00E3532B"/>
    <w:rsid w:val="00E36ADD"/>
    <w:rsid w:val="00E43A4A"/>
    <w:rsid w:val="00E51209"/>
    <w:rsid w:val="00E605EE"/>
    <w:rsid w:val="00E70446"/>
    <w:rsid w:val="00E774F9"/>
    <w:rsid w:val="00E82EC4"/>
    <w:rsid w:val="00E84819"/>
    <w:rsid w:val="00E92E80"/>
    <w:rsid w:val="00E95F0B"/>
    <w:rsid w:val="00EA46D5"/>
    <w:rsid w:val="00EB66A3"/>
    <w:rsid w:val="00EC11B2"/>
    <w:rsid w:val="00EC59EA"/>
    <w:rsid w:val="00EC6041"/>
    <w:rsid w:val="00ED2DC8"/>
    <w:rsid w:val="00ED6ADF"/>
    <w:rsid w:val="00ED7FED"/>
    <w:rsid w:val="00EE2523"/>
    <w:rsid w:val="00EE3148"/>
    <w:rsid w:val="00EE4408"/>
    <w:rsid w:val="00F06908"/>
    <w:rsid w:val="00F06CBC"/>
    <w:rsid w:val="00F10C7B"/>
    <w:rsid w:val="00F147A1"/>
    <w:rsid w:val="00F14A9A"/>
    <w:rsid w:val="00F15E76"/>
    <w:rsid w:val="00F2440C"/>
    <w:rsid w:val="00F45D69"/>
    <w:rsid w:val="00F649B8"/>
    <w:rsid w:val="00F669FA"/>
    <w:rsid w:val="00F74158"/>
    <w:rsid w:val="00F817FE"/>
    <w:rsid w:val="00F935B3"/>
    <w:rsid w:val="00F97979"/>
    <w:rsid w:val="00FB171C"/>
    <w:rsid w:val="00FB2B43"/>
    <w:rsid w:val="00FB46CC"/>
    <w:rsid w:val="00FB7DC4"/>
    <w:rsid w:val="00FC374E"/>
    <w:rsid w:val="00FC56F2"/>
    <w:rsid w:val="00FC75E2"/>
    <w:rsid w:val="00FE15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C9BF2"/>
  <w15:chartTrackingRefBased/>
  <w15:docId w15:val="{DA47A986-31C1-42F5-8CD3-1EBD90985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20" w:line="259" w:lineRule="auto"/>
        <w:ind w:left="720" w:hanging="3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46F97"/>
    <w:rPr>
      <w:rFonts w:ascii="Segoe UI" w:hAnsi="Segoe UI"/>
      <w:sz w:val="21"/>
    </w:rPr>
  </w:style>
  <w:style w:type="paragraph" w:styleId="Heading1">
    <w:name w:val="heading 1"/>
    <w:basedOn w:val="Normal"/>
    <w:link w:val="Heading1Char"/>
    <w:uiPriority w:val="9"/>
    <w:qFormat/>
    <w:rsid w:val="005F3DDD"/>
    <w:pPr>
      <w:spacing w:after="300" w:line="240" w:lineRule="auto"/>
      <w:outlineLvl w:val="0"/>
    </w:pPr>
    <w:rPr>
      <w:rFonts w:ascii="Arial" w:eastAsia="Times New Roman" w:hAnsi="Arial" w:cs="Times New Roman"/>
      <w:color w:val="000000" w:themeColor="text1"/>
      <w:kern w:val="36"/>
      <w:sz w:val="48"/>
      <w:szCs w:val="51"/>
    </w:rPr>
  </w:style>
  <w:style w:type="paragraph" w:styleId="Heading2">
    <w:name w:val="heading 2"/>
    <w:basedOn w:val="Normal"/>
    <w:link w:val="Heading2Char"/>
    <w:uiPriority w:val="9"/>
    <w:qFormat/>
    <w:rsid w:val="00824313"/>
    <w:pPr>
      <w:spacing w:after="150" w:line="240" w:lineRule="auto"/>
      <w:outlineLvl w:val="1"/>
    </w:pPr>
    <w:rPr>
      <w:rFonts w:asciiTheme="minorHAnsi" w:eastAsia="Times New Roman" w:hAnsiTheme="minorHAnsi" w:cs="Times New Roman"/>
      <w:b/>
      <w:color w:val="000000" w:themeColor="text1"/>
      <w:sz w:val="28"/>
      <w:szCs w:val="36"/>
    </w:rPr>
  </w:style>
  <w:style w:type="paragraph" w:styleId="Heading3">
    <w:name w:val="heading 3"/>
    <w:basedOn w:val="Normal"/>
    <w:link w:val="Heading3Char"/>
    <w:uiPriority w:val="9"/>
    <w:qFormat/>
    <w:rsid w:val="00824313"/>
    <w:pPr>
      <w:spacing w:after="75" w:line="240" w:lineRule="auto"/>
      <w:outlineLvl w:val="2"/>
    </w:pPr>
    <w:rPr>
      <w:rFonts w:asciiTheme="minorHAnsi" w:eastAsia="Times New Roman" w:hAnsiTheme="minorHAnsi" w:cs="Times New Roman"/>
      <w:b/>
      <w:color w:val="000000" w:themeColor="text1"/>
      <w:sz w:val="24"/>
      <w:szCs w:val="27"/>
    </w:rPr>
  </w:style>
  <w:style w:type="paragraph" w:styleId="Heading4">
    <w:name w:val="heading 4"/>
    <w:basedOn w:val="Normal"/>
    <w:link w:val="Heading4Char"/>
    <w:uiPriority w:val="9"/>
    <w:qFormat/>
    <w:rsid w:val="00C80421"/>
    <w:pPr>
      <w:spacing w:after="210" w:line="240" w:lineRule="auto"/>
      <w:outlineLvl w:val="3"/>
    </w:pPr>
    <w:rPr>
      <w:rFonts w:eastAsia="Times New Roman" w:cs="Times New Roman"/>
      <w:b/>
      <w:bCs/>
      <w:sz w:val="24"/>
      <w:szCs w:val="24"/>
    </w:rPr>
  </w:style>
  <w:style w:type="paragraph" w:styleId="Heading5">
    <w:name w:val="heading 5"/>
    <w:basedOn w:val="Normal"/>
    <w:link w:val="Heading5Char"/>
    <w:uiPriority w:val="9"/>
    <w:qFormat/>
    <w:rsid w:val="00C80421"/>
    <w:pPr>
      <w:spacing w:before="100" w:beforeAutospacing="1" w:after="210" w:line="240" w:lineRule="auto"/>
      <w:outlineLvl w:val="4"/>
    </w:pPr>
    <w:rPr>
      <w:rFonts w:eastAsia="Times New Roman" w:cs="Times New Roman"/>
      <w:b/>
      <w:bCs/>
      <w:sz w:val="24"/>
      <w:szCs w:val="24"/>
    </w:rPr>
  </w:style>
  <w:style w:type="paragraph" w:styleId="Heading6">
    <w:name w:val="heading 6"/>
    <w:basedOn w:val="Normal"/>
    <w:link w:val="Heading6Char"/>
    <w:uiPriority w:val="9"/>
    <w:qFormat/>
    <w:rsid w:val="00C80421"/>
    <w:pPr>
      <w:spacing w:before="100" w:beforeAutospacing="1" w:after="210" w:line="240" w:lineRule="auto"/>
      <w:outlineLvl w:val="5"/>
    </w:pPr>
    <w:rPr>
      <w:rFonts w:eastAsia="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C80421"/>
    <w:pPr>
      <w:spacing w:before="100" w:beforeAutospacing="1" w:after="210" w:line="240" w:lineRule="auto"/>
    </w:pPr>
    <w:rPr>
      <w:rFonts w:eastAsia="Times New Roman" w:cs="Times New Roman"/>
      <w:sz w:val="24"/>
      <w:szCs w:val="24"/>
    </w:rPr>
  </w:style>
  <w:style w:type="character" w:styleId="Hyperlink">
    <w:name w:val="Hyperlink"/>
    <w:basedOn w:val="DefaultParagraphFont"/>
    <w:uiPriority w:val="99"/>
    <w:unhideWhenUsed/>
    <w:rsid w:val="00C80421"/>
    <w:rPr>
      <w:strike w:val="0"/>
      <w:dstrike w:val="0"/>
      <w:color w:val="00ABEC"/>
      <w:u w:val="none"/>
      <w:effect w:val="none"/>
    </w:rPr>
  </w:style>
  <w:style w:type="character" w:customStyle="1" w:styleId="Heading1Char">
    <w:name w:val="Heading 1 Char"/>
    <w:basedOn w:val="DefaultParagraphFont"/>
    <w:link w:val="Heading1"/>
    <w:uiPriority w:val="9"/>
    <w:rsid w:val="005F3DDD"/>
    <w:rPr>
      <w:rFonts w:ascii="Arial" w:eastAsia="Times New Roman" w:hAnsi="Arial" w:cs="Times New Roman"/>
      <w:color w:val="000000" w:themeColor="text1"/>
      <w:kern w:val="36"/>
      <w:sz w:val="48"/>
      <w:szCs w:val="51"/>
    </w:rPr>
  </w:style>
  <w:style w:type="character" w:customStyle="1" w:styleId="Heading2Char">
    <w:name w:val="Heading 2 Char"/>
    <w:basedOn w:val="DefaultParagraphFont"/>
    <w:link w:val="Heading2"/>
    <w:uiPriority w:val="9"/>
    <w:rsid w:val="00824313"/>
    <w:rPr>
      <w:rFonts w:eastAsia="Times New Roman" w:cs="Times New Roman"/>
      <w:b/>
      <w:color w:val="000000" w:themeColor="text1"/>
      <w:sz w:val="28"/>
      <w:szCs w:val="36"/>
    </w:rPr>
  </w:style>
  <w:style w:type="character" w:customStyle="1" w:styleId="Heading3Char">
    <w:name w:val="Heading 3 Char"/>
    <w:basedOn w:val="DefaultParagraphFont"/>
    <w:link w:val="Heading3"/>
    <w:uiPriority w:val="9"/>
    <w:rsid w:val="00824313"/>
    <w:rPr>
      <w:rFonts w:eastAsia="Times New Roman" w:cs="Times New Roman"/>
      <w:b/>
      <w:color w:val="000000" w:themeColor="text1"/>
      <w:sz w:val="24"/>
      <w:szCs w:val="27"/>
    </w:rPr>
  </w:style>
  <w:style w:type="character" w:customStyle="1" w:styleId="Heading4Char">
    <w:name w:val="Heading 4 Char"/>
    <w:basedOn w:val="DefaultParagraphFont"/>
    <w:link w:val="Heading4"/>
    <w:uiPriority w:val="9"/>
    <w:rsid w:val="00C80421"/>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C80421"/>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uiPriority w:val="9"/>
    <w:rsid w:val="00C80421"/>
    <w:rPr>
      <w:rFonts w:ascii="Times New Roman" w:eastAsia="Times New Roman" w:hAnsi="Times New Roman" w:cs="Times New Roman"/>
      <w:b/>
      <w:bCs/>
      <w:sz w:val="24"/>
      <w:szCs w:val="24"/>
    </w:rPr>
  </w:style>
  <w:style w:type="character" w:styleId="FollowedHyperlink">
    <w:name w:val="FollowedHyperlink"/>
    <w:basedOn w:val="DefaultParagraphFont"/>
    <w:uiPriority w:val="99"/>
    <w:semiHidden/>
    <w:unhideWhenUsed/>
    <w:rsid w:val="00C80421"/>
    <w:rPr>
      <w:strike w:val="0"/>
      <w:dstrike w:val="0"/>
      <w:color w:val="00ABEC"/>
      <w:u w:val="none"/>
      <w:effect w:val="none"/>
    </w:rPr>
  </w:style>
  <w:style w:type="character" w:styleId="HTMLCode">
    <w:name w:val="HTML Code"/>
    <w:basedOn w:val="DefaultParagraphFont"/>
    <w:uiPriority w:val="99"/>
    <w:semiHidden/>
    <w:unhideWhenUsed/>
    <w:rsid w:val="00C80421"/>
    <w:rPr>
      <w:rFonts w:ascii="Courier New" w:eastAsia="Times New Roman" w:hAnsi="Courier New" w:cs="Courier New" w:hint="default"/>
      <w:sz w:val="24"/>
      <w:szCs w:val="24"/>
    </w:rPr>
  </w:style>
  <w:style w:type="character" w:styleId="HTMLDefinition">
    <w:name w:val="HTML Definition"/>
    <w:basedOn w:val="DefaultParagraphFont"/>
    <w:uiPriority w:val="99"/>
    <w:semiHidden/>
    <w:unhideWhenUsed/>
    <w:rsid w:val="00C80421"/>
    <w:rPr>
      <w:i/>
      <w:iCs/>
    </w:rPr>
  </w:style>
  <w:style w:type="character" w:styleId="Emphasis">
    <w:name w:val="Emphasis"/>
    <w:basedOn w:val="DefaultParagraphFont"/>
    <w:uiPriority w:val="20"/>
    <w:qFormat/>
    <w:rsid w:val="00C80421"/>
    <w:rPr>
      <w:i/>
      <w:iCs/>
    </w:rPr>
  </w:style>
  <w:style w:type="character" w:styleId="HTMLKeyboard">
    <w:name w:val="HTML Keyboard"/>
    <w:basedOn w:val="DefaultParagraphFont"/>
    <w:uiPriority w:val="99"/>
    <w:semiHidden/>
    <w:unhideWhenUsed/>
    <w:rsid w:val="00C80421"/>
    <w:rPr>
      <w:rFonts w:ascii="Courier New" w:eastAsia="Times New Roman" w:hAnsi="Courier New" w:cs="Courier New" w:hint="default"/>
      <w:sz w:val="24"/>
      <w:szCs w:val="24"/>
    </w:rPr>
  </w:style>
  <w:style w:type="paragraph" w:styleId="HTMLPreformatted">
    <w:name w:val="HTML Preformatted"/>
    <w:basedOn w:val="Normal"/>
    <w:link w:val="HTMLPreformattedChar"/>
    <w:uiPriority w:val="99"/>
    <w:semiHidden/>
    <w:unhideWhenUsed/>
    <w:rsid w:val="00C80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4"/>
      <w:szCs w:val="24"/>
    </w:rPr>
  </w:style>
  <w:style w:type="character" w:customStyle="1" w:styleId="HTMLPreformattedChar">
    <w:name w:val="HTML Preformatted Char"/>
    <w:basedOn w:val="DefaultParagraphFont"/>
    <w:link w:val="HTMLPreformatted"/>
    <w:uiPriority w:val="99"/>
    <w:semiHidden/>
    <w:rsid w:val="00C80421"/>
    <w:rPr>
      <w:rFonts w:ascii="Courier New" w:eastAsia="Times New Roman" w:hAnsi="Courier New" w:cs="Courier New"/>
      <w:sz w:val="24"/>
      <w:szCs w:val="24"/>
    </w:rPr>
  </w:style>
  <w:style w:type="character" w:styleId="HTMLSample">
    <w:name w:val="HTML Sample"/>
    <w:basedOn w:val="DefaultParagraphFont"/>
    <w:uiPriority w:val="99"/>
    <w:semiHidden/>
    <w:unhideWhenUsed/>
    <w:rsid w:val="00C80421"/>
    <w:rPr>
      <w:rFonts w:ascii="Courier New" w:eastAsia="Times New Roman" w:hAnsi="Courier New" w:cs="Courier New" w:hint="default"/>
      <w:sz w:val="24"/>
      <w:szCs w:val="24"/>
    </w:rPr>
  </w:style>
  <w:style w:type="character" w:styleId="Strong">
    <w:name w:val="Strong"/>
    <w:basedOn w:val="DefaultParagraphFont"/>
    <w:uiPriority w:val="22"/>
    <w:qFormat/>
    <w:rsid w:val="00C80421"/>
    <w:rPr>
      <w:rFonts w:ascii="wf_segoe-ui_semibold" w:hAnsi="wf_segoe-ui_semibold" w:hint="default"/>
      <w:b w:val="0"/>
      <w:bCs w:val="0"/>
    </w:rPr>
  </w:style>
  <w:style w:type="paragraph" w:customStyle="1" w:styleId="p-toggle">
    <w:name w:val="p-toggle"/>
    <w:basedOn w:val="Normal"/>
    <w:rsid w:val="00C80421"/>
    <w:pPr>
      <w:spacing w:before="100" w:beforeAutospacing="1" w:after="210" w:line="240" w:lineRule="auto"/>
    </w:pPr>
    <w:rPr>
      <w:rFonts w:eastAsia="Times New Roman" w:cs="Times New Roman"/>
      <w:vanish/>
      <w:sz w:val="24"/>
      <w:szCs w:val="24"/>
    </w:rPr>
  </w:style>
  <w:style w:type="paragraph" w:customStyle="1" w:styleId="subheading">
    <w:name w:val="subheading"/>
    <w:basedOn w:val="Normal"/>
    <w:rsid w:val="00C80421"/>
    <w:pPr>
      <w:spacing w:before="100" w:beforeAutospacing="1" w:after="210" w:line="240" w:lineRule="auto"/>
    </w:pPr>
    <w:rPr>
      <w:rFonts w:eastAsia="Times New Roman" w:cs="Times New Roman"/>
      <w:sz w:val="24"/>
      <w:szCs w:val="24"/>
    </w:rPr>
  </w:style>
  <w:style w:type="paragraph" w:customStyle="1" w:styleId="table-aside">
    <w:name w:val="table-aside"/>
    <w:basedOn w:val="Normal"/>
    <w:rsid w:val="00C80421"/>
    <w:pPr>
      <w:spacing w:before="100" w:beforeAutospacing="1" w:after="210" w:line="240" w:lineRule="auto"/>
    </w:pPr>
    <w:rPr>
      <w:rFonts w:eastAsia="Times New Roman" w:cs="Times New Roman"/>
      <w:sz w:val="24"/>
      <w:szCs w:val="24"/>
    </w:rPr>
  </w:style>
  <w:style w:type="paragraph" w:customStyle="1" w:styleId="single-price-item">
    <w:name w:val="single-price-item"/>
    <w:basedOn w:val="Normal"/>
    <w:rsid w:val="00C80421"/>
    <w:pPr>
      <w:spacing w:before="100" w:beforeAutospacing="1" w:after="210" w:line="240" w:lineRule="auto"/>
    </w:pPr>
    <w:rPr>
      <w:rFonts w:eastAsia="Times New Roman" w:cs="Times New Roman"/>
      <w:sz w:val="24"/>
      <w:szCs w:val="24"/>
    </w:rPr>
  </w:style>
  <w:style w:type="paragraph" w:customStyle="1" w:styleId="table-footnote">
    <w:name w:val="table-footnote"/>
    <w:basedOn w:val="Normal"/>
    <w:rsid w:val="00C80421"/>
    <w:pPr>
      <w:spacing w:before="100" w:beforeAutospacing="1" w:after="210" w:line="240" w:lineRule="auto"/>
    </w:pPr>
    <w:rPr>
      <w:rFonts w:eastAsia="Times New Roman" w:cs="Times New Roman"/>
      <w:sz w:val="24"/>
      <w:szCs w:val="24"/>
    </w:rPr>
  </w:style>
  <w:style w:type="paragraph" w:customStyle="1" w:styleId="p-footnote">
    <w:name w:val="p-footnote"/>
    <w:basedOn w:val="Normal"/>
    <w:rsid w:val="00C80421"/>
    <w:pPr>
      <w:spacing w:before="100" w:beforeAutospacing="1" w:after="210" w:line="240" w:lineRule="auto"/>
    </w:pPr>
    <w:rPr>
      <w:rFonts w:eastAsia="Times New Roman" w:cs="Times New Roman"/>
      <w:sz w:val="24"/>
      <w:szCs w:val="24"/>
    </w:rPr>
  </w:style>
  <w:style w:type="paragraph" w:customStyle="1" w:styleId="big">
    <w:name w:val="big"/>
    <w:basedOn w:val="Normal"/>
    <w:rsid w:val="00C80421"/>
    <w:pPr>
      <w:spacing w:before="100" w:beforeAutospacing="1" w:after="210" w:line="240" w:lineRule="auto"/>
    </w:pPr>
    <w:rPr>
      <w:rFonts w:eastAsia="Times New Roman" w:cs="Times New Roman"/>
      <w:sz w:val="24"/>
      <w:szCs w:val="24"/>
    </w:rPr>
  </w:style>
  <w:style w:type="paragraph" w:customStyle="1" w:styleId="top-border">
    <w:name w:val="top-border"/>
    <w:basedOn w:val="Normal"/>
    <w:rsid w:val="00C80421"/>
    <w:pPr>
      <w:spacing w:before="100" w:beforeAutospacing="1" w:after="210" w:line="240" w:lineRule="auto"/>
    </w:pPr>
    <w:rPr>
      <w:rFonts w:eastAsia="Times New Roman" w:cs="Times New Roman"/>
      <w:sz w:val="24"/>
      <w:szCs w:val="24"/>
    </w:rPr>
  </w:style>
  <w:style w:type="paragraph" w:customStyle="1" w:styleId="tagline">
    <w:name w:val="tagline"/>
    <w:basedOn w:val="Normal"/>
    <w:rsid w:val="00C80421"/>
    <w:pPr>
      <w:spacing w:before="100" w:beforeAutospacing="1" w:after="210" w:line="240" w:lineRule="auto"/>
    </w:pPr>
    <w:rPr>
      <w:rFonts w:eastAsia="Times New Roman" w:cs="Times New Roman"/>
      <w:sz w:val="24"/>
      <w:szCs w:val="24"/>
    </w:rPr>
  </w:style>
  <w:style w:type="paragraph" w:customStyle="1" w:styleId="seemorelink-container">
    <w:name w:val="seemorelink-container"/>
    <w:basedOn w:val="Normal"/>
    <w:rsid w:val="00C80421"/>
    <w:pPr>
      <w:spacing w:before="100" w:beforeAutospacing="1" w:after="210" w:line="240" w:lineRule="auto"/>
    </w:pPr>
    <w:rPr>
      <w:rFonts w:eastAsia="Times New Roman" w:cs="Times New Roman"/>
      <w:sz w:val="24"/>
      <w:szCs w:val="24"/>
    </w:rPr>
  </w:style>
  <w:style w:type="paragraph" w:customStyle="1" w:styleId="desc">
    <w:name w:val="desc"/>
    <w:basedOn w:val="Normal"/>
    <w:rsid w:val="00C80421"/>
    <w:pPr>
      <w:spacing w:before="100" w:beforeAutospacing="1" w:after="210" w:line="240" w:lineRule="auto"/>
    </w:pPr>
    <w:rPr>
      <w:rFonts w:eastAsia="Times New Roman" w:cs="Times New Roman"/>
      <w:sz w:val="24"/>
      <w:szCs w:val="24"/>
    </w:rPr>
  </w:style>
  <w:style w:type="paragraph" w:customStyle="1" w:styleId="small">
    <w:name w:val="small"/>
    <w:basedOn w:val="Normal"/>
    <w:rsid w:val="00C80421"/>
    <w:pPr>
      <w:spacing w:before="100" w:beforeAutospacing="1" w:after="210" w:line="240" w:lineRule="auto"/>
    </w:pPr>
    <w:rPr>
      <w:rFonts w:eastAsia="Times New Roman" w:cs="Times New Roman"/>
      <w:sz w:val="24"/>
      <w:szCs w:val="24"/>
    </w:rPr>
  </w:style>
  <w:style w:type="paragraph" w:customStyle="1" w:styleId="article-link">
    <w:name w:val="article-link"/>
    <w:basedOn w:val="Normal"/>
    <w:rsid w:val="00C80421"/>
    <w:pPr>
      <w:spacing w:before="100" w:beforeAutospacing="1" w:after="210" w:line="240" w:lineRule="auto"/>
    </w:pPr>
    <w:rPr>
      <w:rFonts w:eastAsia="Times New Roman" w:cs="Times New Roman"/>
      <w:sz w:val="24"/>
      <w:szCs w:val="24"/>
    </w:rPr>
  </w:style>
  <w:style w:type="paragraph" w:customStyle="1" w:styleId="article-desc">
    <w:name w:val="article-desc"/>
    <w:basedOn w:val="Normal"/>
    <w:rsid w:val="00C80421"/>
    <w:pPr>
      <w:spacing w:before="100" w:beforeAutospacing="1" w:after="210" w:line="240" w:lineRule="auto"/>
    </w:pPr>
    <w:rPr>
      <w:rFonts w:eastAsia="Times New Roman" w:cs="Times New Roman"/>
      <w:sz w:val="24"/>
      <w:szCs w:val="24"/>
    </w:rPr>
  </w:style>
  <w:style w:type="paragraph" w:customStyle="1" w:styleId="Quote1">
    <w:name w:val="Quote1"/>
    <w:basedOn w:val="Normal"/>
    <w:rsid w:val="00C80421"/>
    <w:pPr>
      <w:spacing w:before="100" w:beforeAutospacing="1" w:after="210" w:line="240" w:lineRule="auto"/>
    </w:pPr>
    <w:rPr>
      <w:rFonts w:eastAsia="Times New Roman" w:cs="Times New Roman"/>
      <w:sz w:val="24"/>
      <w:szCs w:val="24"/>
    </w:rPr>
  </w:style>
  <w:style w:type="paragraph" w:customStyle="1" w:styleId="description">
    <w:name w:val="description"/>
    <w:basedOn w:val="Normal"/>
    <w:rsid w:val="00C80421"/>
    <w:pPr>
      <w:spacing w:before="100" w:beforeAutospacing="1" w:after="210" w:line="240" w:lineRule="auto"/>
    </w:pPr>
    <w:rPr>
      <w:rFonts w:eastAsia="Times New Roman" w:cs="Times New Roman"/>
      <w:sz w:val="24"/>
      <w:szCs w:val="24"/>
    </w:rPr>
  </w:style>
  <w:style w:type="paragraph" w:customStyle="1" w:styleId="bottom">
    <w:name w:val="bottom"/>
    <w:basedOn w:val="Normal"/>
    <w:rsid w:val="00C80421"/>
    <w:pPr>
      <w:spacing w:before="100" w:beforeAutospacing="1" w:after="210" w:line="240" w:lineRule="auto"/>
    </w:pPr>
    <w:rPr>
      <w:rFonts w:eastAsia="Times New Roman" w:cs="Times New Roman"/>
      <w:sz w:val="24"/>
      <w:szCs w:val="24"/>
    </w:rPr>
  </w:style>
  <w:style w:type="paragraph" w:customStyle="1" w:styleId="ir">
    <w:name w:val="ir"/>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visuallyhidden">
    <w:name w:val="visuallyhidden"/>
    <w:basedOn w:val="Normal"/>
    <w:rsid w:val="00C80421"/>
    <w:pPr>
      <w:spacing w:line="240" w:lineRule="auto"/>
      <w:ind w:left="-15" w:right="-15"/>
    </w:pPr>
    <w:rPr>
      <w:rFonts w:eastAsia="Times New Roman" w:cs="Times New Roman"/>
      <w:sz w:val="24"/>
      <w:szCs w:val="24"/>
    </w:rPr>
  </w:style>
  <w:style w:type="paragraph" w:customStyle="1" w:styleId="pln">
    <w:name w:val="pln"/>
    <w:basedOn w:val="Normal"/>
    <w:rsid w:val="00C80421"/>
    <w:pPr>
      <w:spacing w:before="100" w:beforeAutospacing="1" w:after="210" w:line="240" w:lineRule="auto"/>
    </w:pPr>
    <w:rPr>
      <w:rFonts w:eastAsia="Times New Roman" w:cs="Times New Roman"/>
      <w:color w:val="000000"/>
      <w:sz w:val="24"/>
      <w:szCs w:val="24"/>
    </w:rPr>
  </w:style>
  <w:style w:type="paragraph" w:customStyle="1" w:styleId="ui-helper-hidden">
    <w:name w:val="ui-helper-hidden"/>
    <w:basedOn w:val="Normal"/>
    <w:rsid w:val="00C80421"/>
    <w:pPr>
      <w:spacing w:before="100" w:beforeAutospacing="1" w:after="210" w:line="240" w:lineRule="auto"/>
    </w:pPr>
    <w:rPr>
      <w:rFonts w:eastAsia="Times New Roman" w:cs="Times New Roman"/>
      <w:vanish/>
      <w:sz w:val="24"/>
      <w:szCs w:val="24"/>
    </w:rPr>
  </w:style>
  <w:style w:type="paragraph" w:customStyle="1" w:styleId="ui-helper-hidden-accessible">
    <w:name w:val="ui-helper-hidden-accessible"/>
    <w:basedOn w:val="Normal"/>
    <w:rsid w:val="00C80421"/>
    <w:pPr>
      <w:spacing w:line="240" w:lineRule="auto"/>
      <w:ind w:left="-15" w:right="-15"/>
    </w:pPr>
    <w:rPr>
      <w:rFonts w:eastAsia="Times New Roman" w:cs="Times New Roman"/>
      <w:sz w:val="24"/>
      <w:szCs w:val="24"/>
    </w:rPr>
  </w:style>
  <w:style w:type="paragraph" w:customStyle="1" w:styleId="ui-helper-reset">
    <w:name w:val="ui-helper-reset"/>
    <w:basedOn w:val="Normal"/>
    <w:rsid w:val="00C80421"/>
    <w:pPr>
      <w:spacing w:line="240" w:lineRule="auto"/>
    </w:pPr>
    <w:rPr>
      <w:rFonts w:eastAsia="Times New Roman" w:cs="Times New Roman"/>
      <w:sz w:val="24"/>
      <w:szCs w:val="24"/>
    </w:rPr>
  </w:style>
  <w:style w:type="paragraph" w:customStyle="1" w:styleId="ui-helper-zfix">
    <w:name w:val="ui-helper-zfix"/>
    <w:basedOn w:val="Normal"/>
    <w:rsid w:val="00C80421"/>
    <w:pPr>
      <w:spacing w:before="100" w:beforeAutospacing="1" w:after="210" w:line="240" w:lineRule="auto"/>
    </w:pPr>
    <w:rPr>
      <w:rFonts w:eastAsia="Times New Roman" w:cs="Times New Roman"/>
      <w:sz w:val="24"/>
      <w:szCs w:val="24"/>
    </w:rPr>
  </w:style>
  <w:style w:type="paragraph" w:customStyle="1" w:styleId="ui-icon">
    <w:name w:val="ui-icon"/>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widget-overlay">
    <w:name w:val="ui-widget-overlay"/>
    <w:basedOn w:val="Normal"/>
    <w:rsid w:val="00C80421"/>
    <w:pPr>
      <w:shd w:val="clear" w:color="auto" w:fill="666666"/>
      <w:spacing w:before="100" w:beforeAutospacing="1" w:after="210" w:line="240" w:lineRule="auto"/>
    </w:pPr>
    <w:rPr>
      <w:rFonts w:eastAsia="Times New Roman" w:cs="Times New Roman"/>
      <w:sz w:val="24"/>
      <w:szCs w:val="24"/>
    </w:rPr>
  </w:style>
  <w:style w:type="paragraph" w:customStyle="1" w:styleId="ui-datepicker">
    <w:name w:val="ui-datepicker"/>
    <w:basedOn w:val="Normal"/>
    <w:rsid w:val="00C80421"/>
    <w:pPr>
      <w:spacing w:before="100" w:beforeAutospacing="1" w:after="210" w:line="240" w:lineRule="auto"/>
    </w:pPr>
    <w:rPr>
      <w:rFonts w:eastAsia="Times New Roman" w:cs="Times New Roman"/>
      <w:vanish/>
      <w:sz w:val="24"/>
      <w:szCs w:val="24"/>
    </w:rPr>
  </w:style>
  <w:style w:type="paragraph" w:customStyle="1" w:styleId="ui-datepicker-row-break">
    <w:name w:val="ui-datepicker-row-break"/>
    <w:basedOn w:val="Normal"/>
    <w:rsid w:val="00C80421"/>
    <w:pPr>
      <w:spacing w:before="100" w:beforeAutospacing="1" w:after="210" w:line="240" w:lineRule="auto"/>
    </w:pPr>
    <w:rPr>
      <w:rFonts w:eastAsia="Times New Roman" w:cs="Times New Roman"/>
      <w:sz w:val="2"/>
      <w:szCs w:val="2"/>
    </w:rPr>
  </w:style>
  <w:style w:type="paragraph" w:customStyle="1" w:styleId="ui-datepicker-rtl">
    <w:name w:val="ui-datepicker-rtl"/>
    <w:basedOn w:val="Normal"/>
    <w:rsid w:val="00C80421"/>
    <w:pPr>
      <w:bidi/>
      <w:spacing w:before="100" w:beforeAutospacing="1" w:after="210" w:line="240" w:lineRule="auto"/>
    </w:pPr>
    <w:rPr>
      <w:rFonts w:eastAsia="Times New Roman" w:cs="Times New Roman"/>
      <w:sz w:val="24"/>
      <w:szCs w:val="24"/>
    </w:rPr>
  </w:style>
  <w:style w:type="paragraph" w:customStyle="1" w:styleId="ui-slider">
    <w:name w:val="ui-slider"/>
    <w:basedOn w:val="Normal"/>
    <w:rsid w:val="00C80421"/>
    <w:pPr>
      <w:spacing w:before="100" w:beforeAutospacing="1" w:after="210" w:line="240" w:lineRule="auto"/>
    </w:pPr>
    <w:rPr>
      <w:rFonts w:eastAsia="Times New Roman" w:cs="Times New Roman"/>
      <w:sz w:val="24"/>
      <w:szCs w:val="24"/>
    </w:rPr>
  </w:style>
  <w:style w:type="paragraph" w:customStyle="1" w:styleId="ui-slider-horizontal">
    <w:name w:val="ui-slider-horizontal"/>
    <w:basedOn w:val="Normal"/>
    <w:rsid w:val="00C80421"/>
    <w:pPr>
      <w:spacing w:before="100" w:beforeAutospacing="1" w:after="210" w:line="240" w:lineRule="auto"/>
    </w:pPr>
    <w:rPr>
      <w:rFonts w:eastAsia="Times New Roman" w:cs="Times New Roman"/>
      <w:sz w:val="24"/>
      <w:szCs w:val="24"/>
    </w:rPr>
  </w:style>
  <w:style w:type="paragraph" w:customStyle="1" w:styleId="ui-slider-vertical">
    <w:name w:val="ui-slider-vertical"/>
    <w:basedOn w:val="Normal"/>
    <w:rsid w:val="00C80421"/>
    <w:pPr>
      <w:spacing w:before="100" w:beforeAutospacing="1" w:after="210" w:line="240" w:lineRule="auto"/>
    </w:pPr>
    <w:rPr>
      <w:rFonts w:eastAsia="Times New Roman" w:cs="Times New Roman"/>
      <w:sz w:val="24"/>
      <w:szCs w:val="24"/>
    </w:rPr>
  </w:style>
  <w:style w:type="paragraph" w:customStyle="1" w:styleId="ui-widget">
    <w:name w:val="ui-widget"/>
    <w:basedOn w:val="Normal"/>
    <w:rsid w:val="00C80421"/>
    <w:pPr>
      <w:spacing w:before="100" w:beforeAutospacing="1" w:after="210" w:line="240" w:lineRule="auto"/>
    </w:pPr>
    <w:rPr>
      <w:rFonts w:ascii="Trebuchet MS" w:eastAsia="Times New Roman" w:hAnsi="Trebuchet MS" w:cs="Times New Roman"/>
      <w:sz w:val="26"/>
      <w:szCs w:val="26"/>
    </w:rPr>
  </w:style>
  <w:style w:type="paragraph" w:customStyle="1" w:styleId="ui-widget-content">
    <w:name w:val="ui-widget-content"/>
    <w:basedOn w:val="Normal"/>
    <w:rsid w:val="00C80421"/>
    <w:pPr>
      <w:pBdr>
        <w:top w:val="single" w:sz="6" w:space="0" w:color="DDDDDD"/>
        <w:left w:val="single" w:sz="6" w:space="0" w:color="DDDDDD"/>
        <w:bottom w:val="single" w:sz="6" w:space="0" w:color="DDDDDD"/>
        <w:right w:val="single" w:sz="6" w:space="0" w:color="DDDDDD"/>
      </w:pBdr>
      <w:spacing w:before="100" w:beforeAutospacing="1" w:after="210" w:line="240" w:lineRule="auto"/>
    </w:pPr>
    <w:rPr>
      <w:rFonts w:eastAsia="Times New Roman" w:cs="Times New Roman"/>
      <w:color w:val="333333"/>
      <w:sz w:val="24"/>
      <w:szCs w:val="24"/>
    </w:rPr>
  </w:style>
  <w:style w:type="paragraph" w:customStyle="1" w:styleId="ui-widget-header">
    <w:name w:val="ui-widget-header"/>
    <w:basedOn w:val="Normal"/>
    <w:rsid w:val="00C80421"/>
    <w:pPr>
      <w:pBdr>
        <w:top w:val="single" w:sz="6" w:space="0" w:color="E78F08"/>
        <w:left w:val="single" w:sz="6" w:space="0" w:color="E78F08"/>
        <w:bottom w:val="single" w:sz="6" w:space="0" w:color="E78F08"/>
        <w:right w:val="single" w:sz="6" w:space="0" w:color="E78F08"/>
      </w:pBdr>
      <w:shd w:val="clear" w:color="auto" w:fill="F6A828"/>
      <w:spacing w:before="100" w:beforeAutospacing="1" w:after="210" w:line="240" w:lineRule="auto"/>
    </w:pPr>
    <w:rPr>
      <w:rFonts w:eastAsia="Times New Roman" w:cs="Times New Roman"/>
      <w:b/>
      <w:bCs/>
      <w:color w:val="FFFFFF"/>
      <w:sz w:val="24"/>
      <w:szCs w:val="24"/>
    </w:rPr>
  </w:style>
  <w:style w:type="paragraph" w:customStyle="1" w:styleId="ui-state-default">
    <w:name w:val="ui-state-default"/>
    <w:basedOn w:val="Normal"/>
    <w:rsid w:val="00C80421"/>
    <w:pPr>
      <w:pBdr>
        <w:top w:val="single" w:sz="6" w:space="0" w:color="CCCCCC"/>
        <w:left w:val="single" w:sz="6" w:space="0" w:color="CCCCCC"/>
        <w:bottom w:val="single" w:sz="6" w:space="0" w:color="CCCCCC"/>
        <w:right w:val="single" w:sz="6" w:space="0" w:color="CCCCCC"/>
      </w:pBdr>
      <w:shd w:val="clear" w:color="auto" w:fill="F6F6F6"/>
      <w:spacing w:before="100" w:beforeAutospacing="1" w:after="210" w:line="240" w:lineRule="auto"/>
    </w:pPr>
    <w:rPr>
      <w:rFonts w:eastAsia="Times New Roman" w:cs="Times New Roman"/>
      <w:b/>
      <w:bCs/>
      <w:color w:val="1C94C4"/>
      <w:sz w:val="24"/>
      <w:szCs w:val="24"/>
    </w:rPr>
  </w:style>
  <w:style w:type="paragraph" w:customStyle="1" w:styleId="ui-state-hover">
    <w:name w:val="ui-state-hover"/>
    <w:basedOn w:val="Normal"/>
    <w:rsid w:val="00C80421"/>
    <w:pPr>
      <w:pBdr>
        <w:top w:val="single" w:sz="6" w:space="0" w:color="FBCB09"/>
        <w:left w:val="single" w:sz="6" w:space="0" w:color="FBCB09"/>
        <w:bottom w:val="single" w:sz="6" w:space="0" w:color="FBCB09"/>
        <w:right w:val="single" w:sz="6" w:space="0" w:color="FBCB09"/>
      </w:pBdr>
      <w:shd w:val="clear" w:color="auto" w:fill="FDF5CE"/>
      <w:spacing w:before="100" w:beforeAutospacing="1" w:after="210" w:line="240" w:lineRule="auto"/>
    </w:pPr>
    <w:rPr>
      <w:rFonts w:eastAsia="Times New Roman" w:cs="Times New Roman"/>
      <w:b/>
      <w:bCs/>
      <w:color w:val="C77405"/>
      <w:sz w:val="24"/>
      <w:szCs w:val="24"/>
    </w:rPr>
  </w:style>
  <w:style w:type="paragraph" w:customStyle="1" w:styleId="ui-state-focus">
    <w:name w:val="ui-state-focus"/>
    <w:basedOn w:val="Normal"/>
    <w:rsid w:val="00C80421"/>
    <w:pPr>
      <w:pBdr>
        <w:top w:val="single" w:sz="6" w:space="0" w:color="FBCB09"/>
        <w:left w:val="single" w:sz="6" w:space="0" w:color="FBCB09"/>
        <w:bottom w:val="single" w:sz="6" w:space="0" w:color="FBCB09"/>
        <w:right w:val="single" w:sz="6" w:space="0" w:color="FBCB09"/>
      </w:pBdr>
      <w:shd w:val="clear" w:color="auto" w:fill="FDF5CE"/>
      <w:spacing w:before="100" w:beforeAutospacing="1" w:after="210" w:line="240" w:lineRule="auto"/>
    </w:pPr>
    <w:rPr>
      <w:rFonts w:eastAsia="Times New Roman" w:cs="Times New Roman"/>
      <w:b/>
      <w:bCs/>
      <w:color w:val="C77405"/>
      <w:sz w:val="24"/>
      <w:szCs w:val="24"/>
    </w:rPr>
  </w:style>
  <w:style w:type="paragraph" w:customStyle="1" w:styleId="ui-state-active">
    <w:name w:val="ui-state-active"/>
    <w:basedOn w:val="Normal"/>
    <w:rsid w:val="00C80421"/>
    <w:pPr>
      <w:pBdr>
        <w:top w:val="single" w:sz="6" w:space="0" w:color="FBD850"/>
        <w:left w:val="single" w:sz="6" w:space="0" w:color="FBD850"/>
        <w:bottom w:val="single" w:sz="6" w:space="0" w:color="FBD850"/>
        <w:right w:val="single" w:sz="6" w:space="0" w:color="FBD850"/>
      </w:pBdr>
      <w:shd w:val="clear" w:color="auto" w:fill="FFFFFF"/>
      <w:spacing w:before="100" w:beforeAutospacing="1" w:after="210" w:line="240" w:lineRule="auto"/>
    </w:pPr>
    <w:rPr>
      <w:rFonts w:eastAsia="Times New Roman" w:cs="Times New Roman"/>
      <w:b/>
      <w:bCs/>
      <w:color w:val="EB8F00"/>
      <w:sz w:val="24"/>
      <w:szCs w:val="24"/>
    </w:rPr>
  </w:style>
  <w:style w:type="paragraph" w:customStyle="1" w:styleId="ui-state-highlight">
    <w:name w:val="ui-state-highlight"/>
    <w:basedOn w:val="Normal"/>
    <w:rsid w:val="00C80421"/>
    <w:pPr>
      <w:pBdr>
        <w:top w:val="single" w:sz="6" w:space="0" w:color="FED22F"/>
        <w:left w:val="single" w:sz="6" w:space="0" w:color="FED22F"/>
        <w:bottom w:val="single" w:sz="6" w:space="0" w:color="FED22F"/>
        <w:right w:val="single" w:sz="6" w:space="0" w:color="FED22F"/>
      </w:pBdr>
      <w:spacing w:before="100" w:beforeAutospacing="1" w:after="210" w:line="240" w:lineRule="auto"/>
    </w:pPr>
    <w:rPr>
      <w:rFonts w:eastAsia="Times New Roman" w:cs="Times New Roman"/>
      <w:color w:val="363636"/>
      <w:sz w:val="24"/>
      <w:szCs w:val="24"/>
    </w:rPr>
  </w:style>
  <w:style w:type="paragraph" w:customStyle="1" w:styleId="ui-state-error">
    <w:name w:val="ui-state-error"/>
    <w:basedOn w:val="Normal"/>
    <w:rsid w:val="00C80421"/>
    <w:pPr>
      <w:pBdr>
        <w:top w:val="single" w:sz="6" w:space="0" w:color="CD0A0A"/>
        <w:left w:val="single" w:sz="6" w:space="0" w:color="CD0A0A"/>
        <w:bottom w:val="single" w:sz="6" w:space="0" w:color="CD0A0A"/>
        <w:right w:val="single" w:sz="6" w:space="0" w:color="CD0A0A"/>
      </w:pBdr>
      <w:shd w:val="clear" w:color="auto" w:fill="B81900"/>
      <w:spacing w:before="100" w:beforeAutospacing="1" w:after="210" w:line="240" w:lineRule="auto"/>
    </w:pPr>
    <w:rPr>
      <w:rFonts w:eastAsia="Times New Roman" w:cs="Times New Roman"/>
      <w:color w:val="FFFFFF"/>
      <w:sz w:val="24"/>
      <w:szCs w:val="24"/>
    </w:rPr>
  </w:style>
  <w:style w:type="paragraph" w:customStyle="1" w:styleId="ui-state-error-text">
    <w:name w:val="ui-state-error-text"/>
    <w:basedOn w:val="Normal"/>
    <w:rsid w:val="00C80421"/>
    <w:pPr>
      <w:spacing w:before="100" w:beforeAutospacing="1" w:after="210" w:line="240" w:lineRule="auto"/>
    </w:pPr>
    <w:rPr>
      <w:rFonts w:eastAsia="Times New Roman" w:cs="Times New Roman"/>
      <w:color w:val="FFFFFF"/>
      <w:sz w:val="24"/>
      <w:szCs w:val="24"/>
    </w:rPr>
  </w:style>
  <w:style w:type="paragraph" w:customStyle="1" w:styleId="ui-priority-primary">
    <w:name w:val="ui-priority-primary"/>
    <w:basedOn w:val="Normal"/>
    <w:rsid w:val="00C80421"/>
    <w:pPr>
      <w:spacing w:before="100" w:beforeAutospacing="1" w:after="210" w:line="240" w:lineRule="auto"/>
    </w:pPr>
    <w:rPr>
      <w:rFonts w:eastAsia="Times New Roman" w:cs="Times New Roman"/>
      <w:b/>
      <w:bCs/>
      <w:sz w:val="24"/>
      <w:szCs w:val="24"/>
    </w:rPr>
  </w:style>
  <w:style w:type="paragraph" w:customStyle="1" w:styleId="ui-priority-secondary">
    <w:name w:val="ui-priority-secondary"/>
    <w:basedOn w:val="Normal"/>
    <w:rsid w:val="00C80421"/>
    <w:pPr>
      <w:spacing w:before="100" w:beforeAutospacing="1" w:after="210" w:line="240" w:lineRule="auto"/>
    </w:pPr>
    <w:rPr>
      <w:rFonts w:eastAsia="Times New Roman" w:cs="Times New Roman"/>
      <w:sz w:val="24"/>
      <w:szCs w:val="24"/>
    </w:rPr>
  </w:style>
  <w:style w:type="paragraph" w:customStyle="1" w:styleId="ui-state-disabled">
    <w:name w:val="ui-state-disabled"/>
    <w:basedOn w:val="Normal"/>
    <w:rsid w:val="00C80421"/>
    <w:pPr>
      <w:spacing w:before="100" w:beforeAutospacing="1" w:after="210" w:line="240" w:lineRule="auto"/>
    </w:pPr>
    <w:rPr>
      <w:rFonts w:eastAsia="Times New Roman" w:cs="Times New Roman"/>
      <w:sz w:val="24"/>
      <w:szCs w:val="24"/>
    </w:rPr>
  </w:style>
  <w:style w:type="paragraph" w:customStyle="1" w:styleId="ui-widget-shadow">
    <w:name w:val="ui-widget-shadow"/>
    <w:basedOn w:val="Normal"/>
    <w:rsid w:val="00C80421"/>
    <w:pPr>
      <w:shd w:val="clear" w:color="auto" w:fill="000000"/>
      <w:spacing w:line="240" w:lineRule="auto"/>
      <w:ind w:left="-75"/>
    </w:pPr>
    <w:rPr>
      <w:rFonts w:eastAsia="Times New Roman" w:cs="Times New Roman"/>
      <w:sz w:val="24"/>
      <w:szCs w:val="24"/>
    </w:rPr>
  </w:style>
  <w:style w:type="paragraph" w:customStyle="1" w:styleId="normal-font">
    <w:name w:val="normal-font"/>
    <w:basedOn w:val="Normal"/>
    <w:rsid w:val="00C80421"/>
    <w:pPr>
      <w:spacing w:before="100" w:beforeAutospacing="1" w:after="210" w:line="240" w:lineRule="auto"/>
    </w:pPr>
    <w:rPr>
      <w:rFonts w:ascii="wf_segoe-ui_normal" w:eastAsia="Times New Roman" w:hAnsi="wf_segoe-ui_normal" w:cs="Times New Roman"/>
      <w:sz w:val="24"/>
      <w:szCs w:val="24"/>
    </w:rPr>
  </w:style>
  <w:style w:type="paragraph" w:customStyle="1" w:styleId="light-font">
    <w:name w:val="light-font"/>
    <w:basedOn w:val="Normal"/>
    <w:rsid w:val="00C80421"/>
    <w:pPr>
      <w:spacing w:before="100" w:beforeAutospacing="1" w:after="210" w:line="240" w:lineRule="auto"/>
    </w:pPr>
    <w:rPr>
      <w:rFonts w:ascii="wf_segoe-ui_light" w:eastAsia="Times New Roman" w:hAnsi="wf_segoe-ui_light" w:cs="Times New Roman"/>
      <w:sz w:val="24"/>
      <w:szCs w:val="24"/>
    </w:rPr>
  </w:style>
  <w:style w:type="paragraph" w:customStyle="1" w:styleId="wa-linklist">
    <w:name w:val="wa-linklist"/>
    <w:basedOn w:val="Normal"/>
    <w:rsid w:val="00C80421"/>
    <w:pPr>
      <w:spacing w:line="240" w:lineRule="auto"/>
    </w:pPr>
    <w:rPr>
      <w:rFonts w:eastAsia="Times New Roman" w:cs="Times New Roman"/>
      <w:sz w:val="24"/>
      <w:szCs w:val="24"/>
    </w:rPr>
  </w:style>
  <w:style w:type="paragraph" w:customStyle="1" w:styleId="wa-footnote">
    <w:name w:val="wa-footnote"/>
    <w:basedOn w:val="Normal"/>
    <w:rsid w:val="00C80421"/>
    <w:pPr>
      <w:spacing w:before="100" w:beforeAutospacing="1" w:after="210" w:line="360" w:lineRule="atLeast"/>
    </w:pPr>
    <w:rPr>
      <w:rFonts w:ascii="wf_segoe-ui_normal" w:eastAsia="Times New Roman" w:hAnsi="wf_segoe-ui_normal" w:cs="Times New Roman"/>
      <w:color w:val="969696"/>
      <w:sz w:val="18"/>
      <w:szCs w:val="18"/>
    </w:rPr>
  </w:style>
  <w:style w:type="paragraph" w:customStyle="1" w:styleId="wa-boxgrid">
    <w:name w:val="wa-boxgrid"/>
    <w:basedOn w:val="Normal"/>
    <w:rsid w:val="00C80421"/>
    <w:pPr>
      <w:spacing w:line="240" w:lineRule="auto"/>
    </w:pPr>
    <w:rPr>
      <w:rFonts w:eastAsia="Times New Roman" w:cs="Times New Roman"/>
      <w:sz w:val="24"/>
      <w:szCs w:val="24"/>
    </w:rPr>
  </w:style>
  <w:style w:type="paragraph" w:customStyle="1" w:styleId="wa-button-core">
    <w:name w:val="wa-button-core"/>
    <w:basedOn w:val="Normal"/>
    <w:rsid w:val="00C80421"/>
    <w:pPr>
      <w:shd w:val="clear" w:color="auto" w:fill="BAD80A"/>
      <w:spacing w:before="100" w:beforeAutospacing="1" w:after="210" w:line="495" w:lineRule="atLeast"/>
      <w:jc w:val="center"/>
      <w:textAlignment w:val="bottom"/>
    </w:pPr>
    <w:rPr>
      <w:rFonts w:ascii="wf_segoe-ui_light" w:eastAsia="Times New Roman" w:hAnsi="wf_segoe-ui_light" w:cs="Times New Roman"/>
      <w:color w:val="FFFFFF"/>
      <w:sz w:val="36"/>
      <w:szCs w:val="36"/>
    </w:rPr>
  </w:style>
  <w:style w:type="paragraph" w:customStyle="1" w:styleId="wa-checkboxlist">
    <w:name w:val="wa-checkboxlist"/>
    <w:basedOn w:val="Normal"/>
    <w:rsid w:val="00C80421"/>
    <w:pPr>
      <w:spacing w:line="240" w:lineRule="auto"/>
    </w:pPr>
    <w:rPr>
      <w:rFonts w:eastAsia="Times New Roman" w:cs="Times New Roman"/>
      <w:color w:val="FFFFFF"/>
      <w:sz w:val="24"/>
      <w:szCs w:val="24"/>
    </w:rPr>
  </w:style>
  <w:style w:type="paragraph" w:customStyle="1" w:styleId="wa-dropdown-container">
    <w:name w:val="wa-dropdown-container"/>
    <w:basedOn w:val="Normal"/>
    <w:rsid w:val="00C80421"/>
    <w:pPr>
      <w:pBdr>
        <w:top w:val="single" w:sz="12" w:space="0" w:color="DEDEDE"/>
        <w:left w:val="single" w:sz="12" w:space="0" w:color="DEDEDE"/>
        <w:bottom w:val="single" w:sz="12" w:space="0" w:color="DEDEDE"/>
        <w:right w:val="single" w:sz="12" w:space="23" w:color="DEDEDE"/>
      </w:pBdr>
      <w:shd w:val="clear" w:color="auto" w:fill="FFFFFF"/>
      <w:spacing w:before="100" w:beforeAutospacing="1" w:after="210" w:line="240" w:lineRule="auto"/>
      <w:textAlignment w:val="center"/>
    </w:pPr>
    <w:rPr>
      <w:rFonts w:eastAsia="Times New Roman" w:cs="Times New Roman"/>
      <w:sz w:val="24"/>
      <w:szCs w:val="24"/>
    </w:rPr>
  </w:style>
  <w:style w:type="paragraph" w:customStyle="1" w:styleId="wa-faq">
    <w:name w:val="wa-faq"/>
    <w:basedOn w:val="Normal"/>
    <w:rsid w:val="00C80421"/>
    <w:pPr>
      <w:spacing w:before="100" w:beforeAutospacing="1" w:after="210" w:line="240" w:lineRule="auto"/>
    </w:pPr>
    <w:rPr>
      <w:rFonts w:eastAsia="Times New Roman" w:cs="Times New Roman"/>
      <w:sz w:val="24"/>
      <w:szCs w:val="24"/>
    </w:rPr>
  </w:style>
  <w:style w:type="paragraph" w:customStyle="1" w:styleId="wa-steps">
    <w:name w:val="wa-steps"/>
    <w:basedOn w:val="Normal"/>
    <w:rsid w:val="00C80421"/>
    <w:pPr>
      <w:spacing w:after="600" w:line="240" w:lineRule="auto"/>
      <w:ind w:left="-1350" w:right="-1350"/>
    </w:pPr>
    <w:rPr>
      <w:rFonts w:eastAsia="Times New Roman" w:cs="Times New Roman"/>
      <w:sz w:val="24"/>
      <w:szCs w:val="24"/>
    </w:rPr>
  </w:style>
  <w:style w:type="paragraph" w:customStyle="1" w:styleId="wa-tabs">
    <w:name w:val="wa-tabs"/>
    <w:basedOn w:val="Normal"/>
    <w:rsid w:val="00C80421"/>
    <w:pPr>
      <w:spacing w:line="240" w:lineRule="auto"/>
      <w:ind w:left="-1350" w:right="-1350"/>
    </w:pPr>
    <w:rPr>
      <w:rFonts w:eastAsia="Times New Roman" w:cs="Times New Roman"/>
      <w:sz w:val="24"/>
      <w:szCs w:val="24"/>
    </w:rPr>
  </w:style>
  <w:style w:type="paragraph" w:customStyle="1" w:styleId="wa-tabsblock">
    <w:name w:val="wa-tabsblock"/>
    <w:basedOn w:val="Normal"/>
    <w:rsid w:val="00C80421"/>
    <w:pPr>
      <w:pBdr>
        <w:top w:val="single" w:sz="6" w:space="8" w:color="DEDEDE"/>
        <w:bottom w:val="single" w:sz="6" w:space="8" w:color="DEDEDE"/>
      </w:pBdr>
      <w:spacing w:line="240" w:lineRule="auto"/>
    </w:pPr>
    <w:rPr>
      <w:rFonts w:eastAsia="Times New Roman" w:cs="Times New Roman"/>
      <w:sz w:val="24"/>
      <w:szCs w:val="24"/>
    </w:rPr>
  </w:style>
  <w:style w:type="paragraph" w:customStyle="1" w:styleId="wa-tabstoggle">
    <w:name w:val="wa-tabstoggle"/>
    <w:basedOn w:val="Normal"/>
    <w:rsid w:val="00C80421"/>
    <w:pPr>
      <w:spacing w:before="100" w:beforeAutospacing="1" w:after="270" w:line="240" w:lineRule="auto"/>
    </w:pPr>
    <w:rPr>
      <w:rFonts w:eastAsia="Times New Roman" w:cs="Times New Roman"/>
      <w:sz w:val="24"/>
      <w:szCs w:val="24"/>
    </w:rPr>
  </w:style>
  <w:style w:type="paragraph" w:customStyle="1" w:styleId="wa-tabs-container">
    <w:name w:val="wa-tabs-container"/>
    <w:basedOn w:val="Normal"/>
    <w:rsid w:val="00C80421"/>
    <w:pPr>
      <w:spacing w:line="240" w:lineRule="auto"/>
      <w:ind w:left="-1350" w:right="-1350"/>
    </w:pPr>
    <w:rPr>
      <w:rFonts w:eastAsia="Times New Roman" w:cs="Times New Roman"/>
      <w:sz w:val="24"/>
      <w:szCs w:val="24"/>
    </w:rPr>
  </w:style>
  <w:style w:type="paragraph" w:customStyle="1" w:styleId="wa-tabs-containerdiv">
    <w:name w:val="wa-tabs-container&gt;div"/>
    <w:basedOn w:val="Normal"/>
    <w:rsid w:val="00C80421"/>
    <w:pPr>
      <w:spacing w:before="100" w:beforeAutospacing="1" w:after="210" w:line="240" w:lineRule="auto"/>
    </w:pPr>
    <w:rPr>
      <w:rFonts w:eastAsia="Times New Roman" w:cs="Times New Roman"/>
      <w:vanish/>
      <w:sz w:val="24"/>
      <w:szCs w:val="24"/>
    </w:rPr>
  </w:style>
  <w:style w:type="paragraph" w:customStyle="1" w:styleId="wa-icon-infographic">
    <w:name w:val="wa-icon-infographic"/>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tutorial">
    <w:name w:val="wa-icon-tutorial"/>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video">
    <w:name w:val="wa-icon-video"/>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virtual-machines">
    <w:name w:val="wa-icon-virtual-machines"/>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cloud-services">
    <w:name w:val="wa-icon-cloud-services"/>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web-sites">
    <w:name w:val="wa-icon-web-sites"/>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mobile-services">
    <w:name w:val="wa-icon-mobile-services"/>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storage">
    <w:name w:val="wa-icon-storage"/>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sql-database">
    <w:name w:val="wa-icon-sql-database"/>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backup">
    <w:name w:val="wa-icon-backup"/>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cache">
    <w:name w:val="wa-icon-cache"/>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hdinsight">
    <w:name w:val="wa-icon-hdinsight"/>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recovery-manager">
    <w:name w:val="wa-icon-recovery-manager"/>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media-services">
    <w:name w:val="wa-icon-media-services"/>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active-directory">
    <w:name w:val="wa-icon-active-directory"/>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multi-factor-authentication">
    <w:name w:val="wa-icon-multi-factor-authentication"/>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service-bus">
    <w:name w:val="wa-icon-service-bus"/>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notification-hubs">
    <w:name w:val="wa-icon-notification-hubs"/>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biztalk-services">
    <w:name w:val="wa-icon-biztalk-services"/>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scheduler">
    <w:name w:val="wa-icon-scheduler"/>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visual-studio-online">
    <w:name w:val="wa-icon-visual-studio-online"/>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virtual-network">
    <w:name w:val="wa-icon-virtual-network"/>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traffic-manager">
    <w:name w:val="wa-icon-traffic-manager"/>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triangledarknext">
    <w:name w:val="wa-icon-triangledarknext"/>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triangledarkprev">
    <w:name w:val="wa-icon-triangledarkprev"/>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trianglelightnext">
    <w:name w:val="wa-icon-trianglelightnext"/>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trianglelightprev">
    <w:name w:val="wa-icon-trianglelightprev"/>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arrowlightnext">
    <w:name w:val="wa-icon-arrowlightnext"/>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arrowdarknext">
    <w:name w:val="wa-icon-arrowdarknext"/>
    <w:basedOn w:val="Normal"/>
    <w:rsid w:val="00C80421"/>
    <w:pPr>
      <w:spacing w:before="100" w:beforeAutospacing="1" w:after="210" w:line="240" w:lineRule="auto"/>
      <w:textAlignment w:val="center"/>
    </w:pPr>
    <w:rPr>
      <w:rFonts w:eastAsia="Times New Roman" w:cs="Times New Roman"/>
      <w:sz w:val="24"/>
      <w:szCs w:val="24"/>
    </w:rPr>
  </w:style>
  <w:style w:type="paragraph" w:customStyle="1" w:styleId="wa-icon-boxed">
    <w:name w:val="wa-icon-boxed"/>
    <w:basedOn w:val="Normal"/>
    <w:rsid w:val="00C80421"/>
    <w:pPr>
      <w:shd w:val="clear" w:color="auto" w:fill="3E3D4D"/>
      <w:spacing w:before="100" w:beforeAutospacing="1" w:after="210" w:line="240" w:lineRule="auto"/>
    </w:pPr>
    <w:rPr>
      <w:rFonts w:eastAsia="Times New Roman" w:cs="Times New Roman"/>
      <w:sz w:val="24"/>
      <w:szCs w:val="24"/>
    </w:rPr>
  </w:style>
  <w:style w:type="paragraph" w:customStyle="1" w:styleId="wa-iconlist">
    <w:name w:val="wa-iconlist"/>
    <w:basedOn w:val="Normal"/>
    <w:rsid w:val="00C80421"/>
    <w:pPr>
      <w:spacing w:line="240" w:lineRule="auto"/>
    </w:pPr>
    <w:rPr>
      <w:rFonts w:eastAsia="Times New Roman" w:cs="Times New Roman"/>
      <w:sz w:val="24"/>
      <w:szCs w:val="24"/>
    </w:rPr>
  </w:style>
  <w:style w:type="paragraph" w:customStyle="1" w:styleId="wa-notification">
    <w:name w:val="wa-notification"/>
    <w:basedOn w:val="Normal"/>
    <w:rsid w:val="00C80421"/>
    <w:pPr>
      <w:shd w:val="clear" w:color="auto" w:fill="EEEEEE"/>
      <w:spacing w:before="450" w:after="450" w:line="240" w:lineRule="auto"/>
    </w:pPr>
    <w:rPr>
      <w:rFonts w:eastAsia="Times New Roman" w:cs="Times New Roman"/>
      <w:sz w:val="24"/>
      <w:szCs w:val="24"/>
    </w:rPr>
  </w:style>
  <w:style w:type="paragraph" w:customStyle="1" w:styleId="wa-section">
    <w:name w:val="wa-section"/>
    <w:basedOn w:val="Normal"/>
    <w:rsid w:val="00C80421"/>
    <w:pPr>
      <w:spacing w:line="240" w:lineRule="auto"/>
      <w:ind w:left="-1350" w:right="-1350"/>
    </w:pPr>
    <w:rPr>
      <w:rFonts w:eastAsia="Times New Roman" w:cs="Times New Roman"/>
      <w:sz w:val="24"/>
      <w:szCs w:val="24"/>
    </w:rPr>
  </w:style>
  <w:style w:type="paragraph" w:customStyle="1" w:styleId="wa-section-blue">
    <w:name w:val="wa-section-blue"/>
    <w:basedOn w:val="Normal"/>
    <w:rsid w:val="00C80421"/>
    <w:pPr>
      <w:shd w:val="clear" w:color="auto" w:fill="00ABEC"/>
      <w:spacing w:before="100" w:beforeAutospacing="1" w:after="210" w:line="240" w:lineRule="auto"/>
    </w:pPr>
    <w:rPr>
      <w:rFonts w:eastAsia="Times New Roman" w:cs="Times New Roman"/>
      <w:sz w:val="24"/>
      <w:szCs w:val="24"/>
    </w:rPr>
  </w:style>
  <w:style w:type="paragraph" w:customStyle="1" w:styleId="wa-section-light">
    <w:name w:val="wa-section-light"/>
    <w:basedOn w:val="Normal"/>
    <w:rsid w:val="00C80421"/>
    <w:pPr>
      <w:shd w:val="clear" w:color="auto" w:fill="EEEEEE"/>
      <w:spacing w:before="100" w:beforeAutospacing="1" w:after="210" w:line="240" w:lineRule="auto"/>
    </w:pPr>
    <w:rPr>
      <w:rFonts w:eastAsia="Times New Roman" w:cs="Times New Roman"/>
      <w:sz w:val="24"/>
      <w:szCs w:val="24"/>
    </w:rPr>
  </w:style>
  <w:style w:type="paragraph" w:customStyle="1" w:styleId="wa-section-dark">
    <w:name w:val="wa-section-dark"/>
    <w:basedOn w:val="Normal"/>
    <w:rsid w:val="00C80421"/>
    <w:pPr>
      <w:shd w:val="clear" w:color="auto" w:fill="3E3D4D"/>
      <w:spacing w:before="100" w:beforeAutospacing="1" w:after="210" w:line="240" w:lineRule="auto"/>
    </w:pPr>
    <w:rPr>
      <w:rFonts w:eastAsia="Times New Roman" w:cs="Times New Roman"/>
      <w:sz w:val="24"/>
      <w:szCs w:val="24"/>
    </w:rPr>
  </w:style>
  <w:style w:type="paragraph" w:customStyle="1" w:styleId="wa-section-mini">
    <w:name w:val="wa-section-mini"/>
    <w:basedOn w:val="Normal"/>
    <w:rsid w:val="00C80421"/>
    <w:pPr>
      <w:spacing w:before="100" w:beforeAutospacing="1" w:after="210" w:line="240" w:lineRule="auto"/>
    </w:pPr>
    <w:rPr>
      <w:rFonts w:eastAsia="Times New Roman" w:cs="Times New Roman"/>
      <w:sz w:val="24"/>
      <w:szCs w:val="24"/>
    </w:rPr>
  </w:style>
  <w:style w:type="paragraph" w:customStyle="1" w:styleId="wa-sectionhero">
    <w:name w:val="wa-sectionhero"/>
    <w:basedOn w:val="Normal"/>
    <w:rsid w:val="00C80421"/>
    <w:pPr>
      <w:spacing w:before="100" w:beforeAutospacing="1" w:after="210" w:line="240" w:lineRule="auto"/>
    </w:pPr>
    <w:rPr>
      <w:rFonts w:eastAsia="Times New Roman" w:cs="Times New Roman"/>
      <w:sz w:val="24"/>
      <w:szCs w:val="24"/>
    </w:rPr>
  </w:style>
  <w:style w:type="paragraph" w:customStyle="1" w:styleId="wa-sectionhero-clouds">
    <w:name w:val="wa-sectionhero-clouds"/>
    <w:basedOn w:val="Normal"/>
    <w:rsid w:val="00C80421"/>
    <w:pPr>
      <w:shd w:val="clear" w:color="auto" w:fill="0072C6"/>
      <w:spacing w:before="100" w:beforeAutospacing="1" w:after="210" w:line="240" w:lineRule="auto"/>
    </w:pPr>
    <w:rPr>
      <w:rFonts w:eastAsia="Times New Roman" w:cs="Times New Roman"/>
      <w:sz w:val="24"/>
      <w:szCs w:val="24"/>
    </w:rPr>
  </w:style>
  <w:style w:type="paragraph" w:customStyle="1" w:styleId="wa-sectionhero-cloudsdark">
    <w:name w:val="wa-sectionhero-cloudsdark"/>
    <w:basedOn w:val="Normal"/>
    <w:rsid w:val="00C80421"/>
    <w:pPr>
      <w:shd w:val="clear" w:color="auto" w:fill="3E3D4D"/>
      <w:spacing w:before="100" w:beforeAutospacing="1" w:after="210" w:line="240" w:lineRule="auto"/>
    </w:pPr>
    <w:rPr>
      <w:rFonts w:eastAsia="Times New Roman" w:cs="Times New Roman"/>
      <w:sz w:val="24"/>
      <w:szCs w:val="24"/>
    </w:rPr>
  </w:style>
  <w:style w:type="paragraph" w:customStyle="1" w:styleId="wa-sectionhero-activedirectory">
    <w:name w:val="wa-sectionhero-activedirectory"/>
    <w:basedOn w:val="Normal"/>
    <w:rsid w:val="00C80421"/>
    <w:pPr>
      <w:shd w:val="clear" w:color="auto" w:fill="3E3D4D"/>
      <w:spacing w:before="100" w:beforeAutospacing="1" w:after="210" w:line="240" w:lineRule="auto"/>
    </w:pPr>
    <w:rPr>
      <w:rFonts w:eastAsia="Times New Roman" w:cs="Times New Roman"/>
      <w:sz w:val="24"/>
      <w:szCs w:val="24"/>
    </w:rPr>
  </w:style>
  <w:style w:type="paragraph" w:customStyle="1" w:styleId="wa-sectionhero-activedirectoryconnect">
    <w:name w:val="wa-sectionhero-activedirectoryconnect"/>
    <w:basedOn w:val="Normal"/>
    <w:rsid w:val="00C80421"/>
    <w:pPr>
      <w:shd w:val="clear" w:color="auto" w:fill="3E3D4D"/>
      <w:spacing w:before="100" w:beforeAutospacing="1" w:after="210" w:line="240" w:lineRule="auto"/>
    </w:pPr>
    <w:rPr>
      <w:rFonts w:eastAsia="Times New Roman" w:cs="Times New Roman"/>
      <w:sz w:val="24"/>
      <w:szCs w:val="24"/>
    </w:rPr>
  </w:style>
  <w:style w:type="paragraph" w:customStyle="1" w:styleId="wa-sectionhero-store">
    <w:name w:val="wa-sectionhero-store"/>
    <w:basedOn w:val="Normal"/>
    <w:rsid w:val="00C80421"/>
    <w:pPr>
      <w:shd w:val="clear" w:color="auto" w:fill="3E3D4D"/>
      <w:spacing w:before="100" w:beforeAutospacing="1" w:after="210" w:line="240" w:lineRule="auto"/>
    </w:pPr>
    <w:rPr>
      <w:rFonts w:eastAsia="Times New Roman" w:cs="Times New Roman"/>
      <w:sz w:val="24"/>
      <w:szCs w:val="24"/>
    </w:rPr>
  </w:style>
  <w:style w:type="paragraph" w:customStyle="1" w:styleId="wa-sectionservice">
    <w:name w:val="wa-sectionservice"/>
    <w:basedOn w:val="Normal"/>
    <w:rsid w:val="00C80421"/>
    <w:pPr>
      <w:spacing w:before="100" w:beforeAutospacing="1" w:after="210" w:line="360" w:lineRule="atLeast"/>
    </w:pPr>
    <w:rPr>
      <w:rFonts w:ascii="wf_segoe-ui_normal" w:eastAsia="Times New Roman" w:hAnsi="wf_segoe-ui_normal" w:cs="Times New Roman"/>
      <w:color w:val="FFFFFF"/>
      <w:sz w:val="24"/>
      <w:szCs w:val="24"/>
    </w:rPr>
  </w:style>
  <w:style w:type="paragraph" w:customStyle="1" w:styleId="wa-sectionservice-cloudservices">
    <w:name w:val="wa-sectionservice-cloudservices"/>
    <w:basedOn w:val="Normal"/>
    <w:rsid w:val="00C80421"/>
    <w:pPr>
      <w:shd w:val="clear" w:color="auto" w:fill="00ABEC"/>
      <w:spacing w:before="100" w:beforeAutospacing="1" w:after="210" w:line="240" w:lineRule="auto"/>
    </w:pPr>
    <w:rPr>
      <w:rFonts w:eastAsia="Times New Roman" w:cs="Times New Roman"/>
      <w:sz w:val="24"/>
      <w:szCs w:val="24"/>
    </w:rPr>
  </w:style>
  <w:style w:type="paragraph" w:customStyle="1" w:styleId="wa-sectionservice-virtualmachines">
    <w:name w:val="wa-sectionservice-virtualmachines"/>
    <w:basedOn w:val="Normal"/>
    <w:rsid w:val="00C80421"/>
    <w:pPr>
      <w:shd w:val="clear" w:color="auto" w:fill="00ABEC"/>
      <w:spacing w:before="100" w:beforeAutospacing="1" w:after="210" w:line="240" w:lineRule="auto"/>
    </w:pPr>
    <w:rPr>
      <w:rFonts w:eastAsia="Times New Roman" w:cs="Times New Roman"/>
      <w:sz w:val="24"/>
      <w:szCs w:val="24"/>
    </w:rPr>
  </w:style>
  <w:style w:type="paragraph" w:customStyle="1" w:styleId="wa-sectionservice-websites">
    <w:name w:val="wa-sectionservice-websites"/>
    <w:basedOn w:val="Normal"/>
    <w:rsid w:val="00C80421"/>
    <w:pPr>
      <w:shd w:val="clear" w:color="auto" w:fill="00ABEC"/>
      <w:spacing w:before="100" w:beforeAutospacing="1" w:after="210" w:line="240" w:lineRule="auto"/>
    </w:pPr>
    <w:rPr>
      <w:rFonts w:eastAsia="Times New Roman" w:cs="Times New Roman"/>
      <w:sz w:val="24"/>
      <w:szCs w:val="24"/>
    </w:rPr>
  </w:style>
  <w:style w:type="paragraph" w:customStyle="1" w:styleId="wa-sectionservice-cache">
    <w:name w:val="wa-sectionservice-cache"/>
    <w:basedOn w:val="Normal"/>
    <w:rsid w:val="00C80421"/>
    <w:pPr>
      <w:shd w:val="clear" w:color="auto" w:fill="7FBA00"/>
      <w:spacing w:before="100" w:beforeAutospacing="1" w:after="210" w:line="240" w:lineRule="auto"/>
    </w:pPr>
    <w:rPr>
      <w:rFonts w:eastAsia="Times New Roman" w:cs="Times New Roman"/>
      <w:sz w:val="24"/>
      <w:szCs w:val="24"/>
    </w:rPr>
  </w:style>
  <w:style w:type="paragraph" w:customStyle="1" w:styleId="wa-sectionservice-hdinsight">
    <w:name w:val="wa-sectionservice-hdinsight"/>
    <w:basedOn w:val="Normal"/>
    <w:rsid w:val="00C80421"/>
    <w:pPr>
      <w:shd w:val="clear" w:color="auto" w:fill="7FBA00"/>
      <w:spacing w:before="100" w:beforeAutospacing="1" w:after="210" w:line="240" w:lineRule="auto"/>
    </w:pPr>
    <w:rPr>
      <w:rFonts w:eastAsia="Times New Roman" w:cs="Times New Roman"/>
      <w:sz w:val="24"/>
      <w:szCs w:val="24"/>
    </w:rPr>
  </w:style>
  <w:style w:type="paragraph" w:customStyle="1" w:styleId="wa-sectionservice-recoveryservices">
    <w:name w:val="wa-sectionservice-recoveryservices"/>
    <w:basedOn w:val="Normal"/>
    <w:rsid w:val="00C80421"/>
    <w:pPr>
      <w:shd w:val="clear" w:color="auto" w:fill="7FBA00"/>
      <w:spacing w:before="100" w:beforeAutospacing="1" w:after="210" w:line="240" w:lineRule="auto"/>
    </w:pPr>
    <w:rPr>
      <w:rFonts w:eastAsia="Times New Roman" w:cs="Times New Roman"/>
      <w:sz w:val="24"/>
      <w:szCs w:val="24"/>
    </w:rPr>
  </w:style>
  <w:style w:type="paragraph" w:customStyle="1" w:styleId="wa-sectionservice-sqldatabase">
    <w:name w:val="wa-sectionservice-sqldatabase"/>
    <w:basedOn w:val="Normal"/>
    <w:rsid w:val="00C80421"/>
    <w:pPr>
      <w:shd w:val="clear" w:color="auto" w:fill="7FBA00"/>
      <w:spacing w:before="100" w:beforeAutospacing="1" w:after="210" w:line="240" w:lineRule="auto"/>
    </w:pPr>
    <w:rPr>
      <w:rFonts w:eastAsia="Times New Roman" w:cs="Times New Roman"/>
      <w:sz w:val="24"/>
      <w:szCs w:val="24"/>
    </w:rPr>
  </w:style>
  <w:style w:type="paragraph" w:customStyle="1" w:styleId="wa-sectionservice-storage">
    <w:name w:val="wa-sectionservice-storage"/>
    <w:basedOn w:val="Normal"/>
    <w:rsid w:val="00C80421"/>
    <w:pPr>
      <w:shd w:val="clear" w:color="auto" w:fill="7FBA00"/>
      <w:spacing w:before="100" w:beforeAutospacing="1" w:after="210" w:line="240" w:lineRule="auto"/>
    </w:pPr>
    <w:rPr>
      <w:rFonts w:eastAsia="Times New Roman" w:cs="Times New Roman"/>
      <w:sz w:val="24"/>
      <w:szCs w:val="24"/>
    </w:rPr>
  </w:style>
  <w:style w:type="paragraph" w:customStyle="1" w:styleId="wa-sectionservice-activedirectory">
    <w:name w:val="wa-sectionservice-activedirectory"/>
    <w:basedOn w:val="Normal"/>
    <w:rsid w:val="00C80421"/>
    <w:pPr>
      <w:shd w:val="clear" w:color="auto" w:fill="FF8C00"/>
      <w:spacing w:before="100" w:beforeAutospacing="1" w:after="210" w:line="240" w:lineRule="auto"/>
    </w:pPr>
    <w:rPr>
      <w:rFonts w:eastAsia="Times New Roman" w:cs="Times New Roman"/>
      <w:sz w:val="24"/>
      <w:szCs w:val="24"/>
    </w:rPr>
  </w:style>
  <w:style w:type="paragraph" w:customStyle="1" w:styleId="wa-sectionservice-biztalkservices">
    <w:name w:val="wa-sectionservice-biztalkservices"/>
    <w:basedOn w:val="Normal"/>
    <w:rsid w:val="00C80421"/>
    <w:pPr>
      <w:shd w:val="clear" w:color="auto" w:fill="FF8C00"/>
      <w:spacing w:before="100" w:beforeAutospacing="1" w:after="210" w:line="240" w:lineRule="auto"/>
    </w:pPr>
    <w:rPr>
      <w:rFonts w:eastAsia="Times New Roman" w:cs="Times New Roman"/>
      <w:sz w:val="24"/>
      <w:szCs w:val="24"/>
    </w:rPr>
  </w:style>
  <w:style w:type="paragraph" w:customStyle="1" w:styleId="wa-sectionservice-mediaservices">
    <w:name w:val="wa-sectionservice-mediaservices"/>
    <w:basedOn w:val="Normal"/>
    <w:rsid w:val="00C80421"/>
    <w:pPr>
      <w:shd w:val="clear" w:color="auto" w:fill="FF8C00"/>
      <w:spacing w:before="100" w:beforeAutospacing="1" w:after="210" w:line="240" w:lineRule="auto"/>
    </w:pPr>
    <w:rPr>
      <w:rFonts w:eastAsia="Times New Roman" w:cs="Times New Roman"/>
      <w:sz w:val="24"/>
      <w:szCs w:val="24"/>
    </w:rPr>
  </w:style>
  <w:style w:type="paragraph" w:customStyle="1" w:styleId="wa-sectionservice-mulifactorauthentication">
    <w:name w:val="wa-sectionservice-mulifactorauthentication"/>
    <w:basedOn w:val="Normal"/>
    <w:rsid w:val="00C80421"/>
    <w:pPr>
      <w:shd w:val="clear" w:color="auto" w:fill="FF8C00"/>
      <w:spacing w:before="100" w:beforeAutospacing="1" w:after="210" w:line="240" w:lineRule="auto"/>
    </w:pPr>
    <w:rPr>
      <w:rFonts w:eastAsia="Times New Roman" w:cs="Times New Roman"/>
      <w:sz w:val="24"/>
      <w:szCs w:val="24"/>
    </w:rPr>
  </w:style>
  <w:style w:type="paragraph" w:customStyle="1" w:styleId="wa-sectionservice-notificationhubs">
    <w:name w:val="wa-sectionservice-notificationhubs"/>
    <w:basedOn w:val="Normal"/>
    <w:rsid w:val="00C80421"/>
    <w:pPr>
      <w:shd w:val="clear" w:color="auto" w:fill="FF8C00"/>
      <w:spacing w:before="100" w:beforeAutospacing="1" w:after="210" w:line="240" w:lineRule="auto"/>
    </w:pPr>
    <w:rPr>
      <w:rFonts w:eastAsia="Times New Roman" w:cs="Times New Roman"/>
      <w:sz w:val="24"/>
      <w:szCs w:val="24"/>
    </w:rPr>
  </w:style>
  <w:style w:type="paragraph" w:customStyle="1" w:styleId="wa-sectionservice-scheduler">
    <w:name w:val="wa-sectionservice-scheduler"/>
    <w:basedOn w:val="Normal"/>
    <w:rsid w:val="00C80421"/>
    <w:pPr>
      <w:shd w:val="clear" w:color="auto" w:fill="FF8C00"/>
      <w:spacing w:before="100" w:beforeAutospacing="1" w:after="210" w:line="240" w:lineRule="auto"/>
    </w:pPr>
    <w:rPr>
      <w:rFonts w:eastAsia="Times New Roman" w:cs="Times New Roman"/>
      <w:sz w:val="24"/>
      <w:szCs w:val="24"/>
    </w:rPr>
  </w:style>
  <w:style w:type="paragraph" w:customStyle="1" w:styleId="wa-sectionservice-servicebus">
    <w:name w:val="wa-sectionservice-servicebus"/>
    <w:basedOn w:val="Normal"/>
    <w:rsid w:val="00C80421"/>
    <w:pPr>
      <w:shd w:val="clear" w:color="auto" w:fill="FF8C00"/>
      <w:spacing w:before="100" w:beforeAutospacing="1" w:after="210" w:line="240" w:lineRule="auto"/>
    </w:pPr>
    <w:rPr>
      <w:rFonts w:eastAsia="Times New Roman" w:cs="Times New Roman"/>
      <w:sz w:val="24"/>
      <w:szCs w:val="24"/>
    </w:rPr>
  </w:style>
  <w:style w:type="paragraph" w:customStyle="1" w:styleId="wa-sectionservice-trafficmanager">
    <w:name w:val="wa-sectionservice-trafficmanager"/>
    <w:basedOn w:val="Normal"/>
    <w:rsid w:val="00C80421"/>
    <w:pPr>
      <w:shd w:val="clear" w:color="auto" w:fill="68217A"/>
      <w:spacing w:before="100" w:beforeAutospacing="1" w:after="210" w:line="240" w:lineRule="auto"/>
    </w:pPr>
    <w:rPr>
      <w:rFonts w:eastAsia="Times New Roman" w:cs="Times New Roman"/>
      <w:sz w:val="24"/>
      <w:szCs w:val="24"/>
    </w:rPr>
  </w:style>
  <w:style w:type="paragraph" w:customStyle="1" w:styleId="wa-sectionservice-virtualnetwork">
    <w:name w:val="wa-sectionservice-virtualnetwork"/>
    <w:basedOn w:val="Normal"/>
    <w:rsid w:val="00C80421"/>
    <w:pPr>
      <w:shd w:val="clear" w:color="auto" w:fill="68217A"/>
      <w:spacing w:before="100" w:beforeAutospacing="1" w:after="210" w:line="240" w:lineRule="auto"/>
    </w:pPr>
    <w:rPr>
      <w:rFonts w:eastAsia="Times New Roman" w:cs="Times New Roman"/>
      <w:sz w:val="24"/>
      <w:szCs w:val="24"/>
    </w:rPr>
  </w:style>
  <w:style w:type="paragraph" w:customStyle="1" w:styleId="wa-gallery-resultset">
    <w:name w:val="wa-gallery-resultset"/>
    <w:basedOn w:val="Normal"/>
    <w:rsid w:val="00C80421"/>
    <w:pPr>
      <w:spacing w:before="100" w:beforeAutospacing="1" w:after="210" w:line="240" w:lineRule="auto"/>
      <w:ind w:left="-795"/>
    </w:pPr>
    <w:rPr>
      <w:rFonts w:eastAsia="Times New Roman" w:cs="Times New Roman"/>
      <w:sz w:val="24"/>
      <w:szCs w:val="24"/>
    </w:rPr>
  </w:style>
  <w:style w:type="paragraph" w:customStyle="1" w:styleId="wa-galleryitem">
    <w:name w:val="wa-galleryitem"/>
    <w:basedOn w:val="Normal"/>
    <w:rsid w:val="00C80421"/>
    <w:pPr>
      <w:spacing w:line="240" w:lineRule="auto"/>
      <w:ind w:left="855"/>
    </w:pPr>
    <w:rPr>
      <w:rFonts w:eastAsia="Times New Roman" w:cs="Times New Roman"/>
      <w:sz w:val="24"/>
      <w:szCs w:val="24"/>
    </w:rPr>
  </w:style>
  <w:style w:type="paragraph" w:customStyle="1" w:styleId="wa-gallery-heading">
    <w:name w:val="wa-gallery-heading"/>
    <w:basedOn w:val="Normal"/>
    <w:rsid w:val="00C80421"/>
    <w:pPr>
      <w:spacing w:before="300" w:after="300" w:line="240" w:lineRule="auto"/>
    </w:pPr>
    <w:rPr>
      <w:rFonts w:eastAsia="Times New Roman" w:cs="Times New Roman"/>
      <w:sz w:val="24"/>
      <w:szCs w:val="24"/>
    </w:rPr>
  </w:style>
  <w:style w:type="paragraph" w:customStyle="1" w:styleId="footer-map">
    <w:name w:val="footer-map"/>
    <w:basedOn w:val="Normal"/>
    <w:rsid w:val="00C80421"/>
    <w:pPr>
      <w:spacing w:before="100" w:beforeAutospacing="1" w:after="210" w:line="240" w:lineRule="auto"/>
    </w:pPr>
    <w:rPr>
      <w:rFonts w:eastAsia="Times New Roman" w:cs="Times New Roman"/>
      <w:color w:val="9A9B9D"/>
      <w:sz w:val="18"/>
      <w:szCs w:val="18"/>
    </w:rPr>
  </w:style>
  <w:style w:type="paragraph" w:customStyle="1" w:styleId="footer-bottom">
    <w:name w:val="footer-bottom"/>
    <w:basedOn w:val="Normal"/>
    <w:rsid w:val="00C80421"/>
    <w:pPr>
      <w:pBdr>
        <w:top w:val="single" w:sz="6" w:space="15" w:color="646464"/>
      </w:pBdr>
      <w:spacing w:before="100" w:beforeAutospacing="1" w:after="210" w:line="240" w:lineRule="auto"/>
    </w:pPr>
    <w:rPr>
      <w:rFonts w:eastAsia="Times New Roman" w:cs="Times New Roman"/>
      <w:color w:val="FFFFFF"/>
      <w:sz w:val="24"/>
      <w:szCs w:val="24"/>
    </w:rPr>
  </w:style>
  <w:style w:type="paragraph" w:customStyle="1" w:styleId="languages-selector">
    <w:name w:val="languages-selector"/>
    <w:basedOn w:val="Normal"/>
    <w:rsid w:val="00C80421"/>
    <w:pPr>
      <w:spacing w:before="100" w:beforeAutospacing="1" w:after="210" w:line="240" w:lineRule="auto"/>
      <w:ind w:left="150"/>
    </w:pPr>
    <w:rPr>
      <w:rFonts w:eastAsia="Times New Roman" w:cs="Times New Roman"/>
      <w:sz w:val="24"/>
      <w:szCs w:val="24"/>
    </w:rPr>
  </w:style>
  <w:style w:type="paragraph" w:customStyle="1" w:styleId="locale-selectora">
    <w:name w:val="locale-selector&gt;a"/>
    <w:basedOn w:val="Normal"/>
    <w:rsid w:val="00C80421"/>
    <w:pPr>
      <w:spacing w:before="100" w:beforeAutospacing="1" w:after="210" w:line="240" w:lineRule="auto"/>
    </w:pPr>
    <w:rPr>
      <w:rFonts w:eastAsia="Times New Roman" w:cs="Times New Roman"/>
      <w:sz w:val="24"/>
      <w:szCs w:val="24"/>
    </w:rPr>
  </w:style>
  <w:style w:type="paragraph" w:customStyle="1" w:styleId="default-currency-selectora">
    <w:name w:val="default-currency-selector&gt;a"/>
    <w:basedOn w:val="Normal"/>
    <w:rsid w:val="00C80421"/>
    <w:pPr>
      <w:spacing w:before="100" w:beforeAutospacing="1" w:after="210" w:line="240" w:lineRule="auto"/>
    </w:pPr>
    <w:rPr>
      <w:rFonts w:eastAsia="Times New Roman" w:cs="Times New Roman"/>
      <w:sz w:val="24"/>
      <w:szCs w:val="24"/>
    </w:rPr>
  </w:style>
  <w:style w:type="paragraph" w:customStyle="1" w:styleId="site-login">
    <w:name w:val="site-login"/>
    <w:basedOn w:val="Normal"/>
    <w:rsid w:val="00C80421"/>
    <w:pPr>
      <w:spacing w:line="240" w:lineRule="auto"/>
    </w:pPr>
    <w:rPr>
      <w:rFonts w:eastAsia="Times New Roman" w:cs="Times New Roman"/>
      <w:sz w:val="24"/>
      <w:szCs w:val="24"/>
    </w:rPr>
  </w:style>
  <w:style w:type="paragraph" w:customStyle="1" w:styleId="dev-navigation">
    <w:name w:val="dev-navigation"/>
    <w:basedOn w:val="Normal"/>
    <w:rsid w:val="00C80421"/>
    <w:pPr>
      <w:spacing w:before="100" w:beforeAutospacing="1" w:after="210" w:line="240" w:lineRule="auto"/>
      <w:ind w:left="-405"/>
    </w:pPr>
    <w:rPr>
      <w:rFonts w:eastAsia="Times New Roman" w:cs="Times New Roman"/>
      <w:color w:val="FFFFFF"/>
      <w:sz w:val="24"/>
      <w:szCs w:val="24"/>
    </w:rPr>
  </w:style>
  <w:style w:type="paragraph" w:customStyle="1" w:styleId="nav-expander-wrapper">
    <w:name w:val="nav-expander-wrapper"/>
    <w:basedOn w:val="Normal"/>
    <w:rsid w:val="00C80421"/>
    <w:pPr>
      <w:spacing w:before="100" w:beforeAutospacing="1" w:after="210" w:line="240" w:lineRule="auto"/>
    </w:pPr>
    <w:rPr>
      <w:rFonts w:eastAsia="Times New Roman" w:cs="Times New Roman"/>
      <w:sz w:val="24"/>
      <w:szCs w:val="24"/>
    </w:rPr>
  </w:style>
  <w:style w:type="paragraph" w:customStyle="1" w:styleId="nav-expander-div">
    <w:name w:val="nav-expander-div"/>
    <w:basedOn w:val="Normal"/>
    <w:rsid w:val="00C80421"/>
    <w:pPr>
      <w:shd w:val="clear" w:color="auto" w:fill="3E3D4D"/>
      <w:spacing w:before="100" w:beforeAutospacing="1" w:after="210" w:line="240" w:lineRule="auto"/>
      <w:ind w:left="-195"/>
    </w:pPr>
    <w:rPr>
      <w:rFonts w:eastAsia="Times New Roman" w:cs="Times New Roman"/>
      <w:vanish/>
      <w:sz w:val="24"/>
      <w:szCs w:val="24"/>
    </w:rPr>
  </w:style>
  <w:style w:type="paragraph" w:customStyle="1" w:styleId="nav-expander-divdivul">
    <w:name w:val="nav-expander-div&gt;div&gt;ul"/>
    <w:basedOn w:val="Normal"/>
    <w:rsid w:val="00C80421"/>
    <w:pPr>
      <w:pBdr>
        <w:right w:val="single" w:sz="6" w:space="0" w:color="FFFFFF"/>
      </w:pBdr>
      <w:spacing w:before="100" w:beforeAutospacing="1" w:after="210" w:line="240" w:lineRule="auto"/>
    </w:pPr>
    <w:rPr>
      <w:rFonts w:eastAsia="Times New Roman" w:cs="Times New Roman"/>
      <w:sz w:val="24"/>
      <w:szCs w:val="24"/>
    </w:rPr>
  </w:style>
  <w:style w:type="paragraph" w:customStyle="1" w:styleId="nav-expander-divdivullia">
    <w:name w:val="nav-expander-div&gt;div&gt;ul&gt;li&gt;a"/>
    <w:basedOn w:val="Normal"/>
    <w:rsid w:val="00C80421"/>
    <w:pPr>
      <w:spacing w:before="100" w:beforeAutospacing="1" w:after="210" w:line="240" w:lineRule="auto"/>
    </w:pPr>
    <w:rPr>
      <w:rFonts w:eastAsia="Times New Roman" w:cs="Times New Roman"/>
      <w:color w:val="CECECE"/>
      <w:szCs w:val="21"/>
    </w:rPr>
  </w:style>
  <w:style w:type="paragraph" w:customStyle="1" w:styleId="nav-expander-divulli">
    <w:name w:val="nav-expander-div&gt;ul&gt;li"/>
    <w:basedOn w:val="Normal"/>
    <w:rsid w:val="00C80421"/>
    <w:pPr>
      <w:spacing w:before="100" w:beforeAutospacing="1" w:after="210" w:line="240" w:lineRule="auto"/>
    </w:pPr>
    <w:rPr>
      <w:rFonts w:eastAsia="Times New Roman" w:cs="Times New Roman"/>
      <w:b/>
      <w:bCs/>
      <w:caps/>
      <w:color w:val="FFFFFF"/>
      <w:sz w:val="18"/>
      <w:szCs w:val="18"/>
    </w:rPr>
  </w:style>
  <w:style w:type="paragraph" w:customStyle="1" w:styleId="nav-submenu">
    <w:name w:val="nav-submenu"/>
    <w:basedOn w:val="Normal"/>
    <w:rsid w:val="00C80421"/>
    <w:pPr>
      <w:spacing w:before="100" w:beforeAutospacing="1" w:after="210" w:line="240" w:lineRule="auto"/>
    </w:pPr>
    <w:rPr>
      <w:rFonts w:eastAsia="Times New Roman" w:cs="Times New Roman"/>
      <w:caps/>
      <w:vanish/>
      <w:sz w:val="18"/>
      <w:szCs w:val="18"/>
    </w:rPr>
  </w:style>
  <w:style w:type="paragraph" w:customStyle="1" w:styleId="horizontal-selector">
    <w:name w:val="horizontal-selector"/>
    <w:basedOn w:val="Normal"/>
    <w:rsid w:val="00C80421"/>
    <w:pPr>
      <w:pBdr>
        <w:bottom w:val="single" w:sz="6" w:space="11" w:color="DDDDDD"/>
      </w:pBdr>
      <w:spacing w:after="210" w:line="240" w:lineRule="auto"/>
    </w:pPr>
    <w:rPr>
      <w:rFonts w:eastAsia="Times New Roman" w:cs="Times New Roman"/>
      <w:sz w:val="24"/>
      <w:szCs w:val="24"/>
    </w:rPr>
  </w:style>
  <w:style w:type="paragraph" w:customStyle="1" w:styleId="horizontal-selector-groupdiv">
    <w:name w:val="horizontal-selector-group&gt;div"/>
    <w:basedOn w:val="Normal"/>
    <w:rsid w:val="00C80421"/>
    <w:pPr>
      <w:spacing w:before="100" w:beforeAutospacing="1" w:after="210" w:line="240" w:lineRule="auto"/>
    </w:pPr>
    <w:rPr>
      <w:rFonts w:eastAsia="Times New Roman" w:cs="Times New Roman"/>
      <w:vanish/>
      <w:sz w:val="24"/>
      <w:szCs w:val="24"/>
    </w:rPr>
  </w:style>
  <w:style w:type="paragraph" w:customStyle="1" w:styleId="content-blocks-two">
    <w:name w:val="content-blocks-two"/>
    <w:basedOn w:val="Normal"/>
    <w:rsid w:val="00C80421"/>
    <w:pPr>
      <w:spacing w:before="100" w:beforeAutospacing="1" w:after="675" w:line="240" w:lineRule="auto"/>
    </w:pPr>
    <w:rPr>
      <w:rFonts w:eastAsia="Times New Roman" w:cs="Times New Roman"/>
      <w:sz w:val="24"/>
      <w:szCs w:val="24"/>
    </w:rPr>
  </w:style>
  <w:style w:type="paragraph" w:customStyle="1" w:styleId="content-blocks-three">
    <w:name w:val="content-blocks-three"/>
    <w:basedOn w:val="Normal"/>
    <w:rsid w:val="00C80421"/>
    <w:pPr>
      <w:spacing w:before="100" w:beforeAutospacing="1" w:after="675" w:line="240" w:lineRule="auto"/>
    </w:pPr>
    <w:rPr>
      <w:rFonts w:eastAsia="Times New Roman" w:cs="Times New Roman"/>
      <w:sz w:val="24"/>
      <w:szCs w:val="24"/>
    </w:rPr>
  </w:style>
  <w:style w:type="paragraph" w:customStyle="1" w:styleId="content-blocks-twodiv">
    <w:name w:val="content-blocks-two&gt;div"/>
    <w:basedOn w:val="Normal"/>
    <w:rsid w:val="00C80421"/>
    <w:pPr>
      <w:spacing w:before="100" w:beforeAutospacing="1" w:after="210" w:line="240" w:lineRule="auto"/>
      <w:ind w:left="979"/>
    </w:pPr>
    <w:rPr>
      <w:rFonts w:eastAsia="Times New Roman" w:cs="Times New Roman"/>
      <w:sz w:val="24"/>
      <w:szCs w:val="24"/>
    </w:rPr>
  </w:style>
  <w:style w:type="paragraph" w:customStyle="1" w:styleId="content-blocks-threediv">
    <w:name w:val="content-blocks-three&gt;div"/>
    <w:basedOn w:val="Normal"/>
    <w:rsid w:val="00C80421"/>
    <w:pPr>
      <w:spacing w:before="100" w:beforeAutospacing="1" w:after="210" w:line="240" w:lineRule="auto"/>
      <w:ind w:left="367"/>
    </w:pPr>
    <w:rPr>
      <w:rFonts w:eastAsia="Times New Roman" w:cs="Times New Roman"/>
      <w:sz w:val="24"/>
      <w:szCs w:val="24"/>
    </w:rPr>
  </w:style>
  <w:style w:type="paragraph" w:customStyle="1" w:styleId="scenario-feature-h">
    <w:name w:val="scenario-feature-h"/>
    <w:basedOn w:val="Normal"/>
    <w:rsid w:val="00C80421"/>
    <w:pPr>
      <w:pBdr>
        <w:bottom w:val="single" w:sz="6" w:space="9" w:color="DEDDD5"/>
      </w:pBdr>
      <w:shd w:val="clear" w:color="auto" w:fill="FFFFFF"/>
      <w:spacing w:before="300" w:after="210" w:line="240" w:lineRule="auto"/>
    </w:pPr>
    <w:rPr>
      <w:rFonts w:eastAsia="Times New Roman" w:cs="Times New Roman"/>
      <w:color w:val="323232"/>
      <w:sz w:val="27"/>
      <w:szCs w:val="27"/>
    </w:rPr>
  </w:style>
  <w:style w:type="paragraph" w:customStyle="1" w:styleId="scenario-feature-p">
    <w:name w:val="scenario-feature-p"/>
    <w:basedOn w:val="Normal"/>
    <w:rsid w:val="00C80421"/>
    <w:pPr>
      <w:shd w:val="clear" w:color="auto" w:fill="FFFFFF"/>
      <w:spacing w:before="100" w:beforeAutospacing="1" w:after="210" w:line="240" w:lineRule="auto"/>
    </w:pPr>
    <w:rPr>
      <w:rFonts w:eastAsia="Times New Roman" w:cs="Times New Roman"/>
      <w:color w:val="808080"/>
      <w:sz w:val="24"/>
      <w:szCs w:val="24"/>
    </w:rPr>
  </w:style>
  <w:style w:type="paragraph" w:customStyle="1" w:styleId="wizard-style">
    <w:name w:val="wizard-style"/>
    <w:basedOn w:val="Normal"/>
    <w:rsid w:val="00C80421"/>
    <w:pPr>
      <w:spacing w:before="100" w:beforeAutospacing="1" w:after="210" w:line="240" w:lineRule="auto"/>
    </w:pPr>
    <w:rPr>
      <w:rFonts w:eastAsia="Times New Roman" w:cs="Times New Roman"/>
      <w:vanish/>
      <w:sz w:val="24"/>
      <w:szCs w:val="24"/>
    </w:rPr>
  </w:style>
  <w:style w:type="paragraph" w:customStyle="1" w:styleId="wizard-stylediv">
    <w:name w:val="wizard-style&gt;div"/>
    <w:basedOn w:val="Normal"/>
    <w:rsid w:val="00C80421"/>
    <w:pPr>
      <w:shd w:val="clear" w:color="auto" w:fill="FFFFFF"/>
      <w:spacing w:before="1530" w:after="1530" w:line="240" w:lineRule="auto"/>
    </w:pPr>
    <w:rPr>
      <w:rFonts w:eastAsia="Times New Roman" w:cs="Times New Roman"/>
      <w:sz w:val="24"/>
      <w:szCs w:val="24"/>
    </w:rPr>
  </w:style>
  <w:style w:type="paragraph" w:customStyle="1" w:styleId="content-blocks-fourdiv">
    <w:name w:val="content-blocks-four&gt;div"/>
    <w:basedOn w:val="Normal"/>
    <w:rsid w:val="00C80421"/>
    <w:pPr>
      <w:spacing w:before="100" w:beforeAutospacing="1" w:after="210" w:line="240" w:lineRule="auto"/>
      <w:ind w:left="367"/>
    </w:pPr>
    <w:rPr>
      <w:rFonts w:eastAsia="Times New Roman" w:cs="Times New Roman"/>
      <w:sz w:val="24"/>
      <w:szCs w:val="24"/>
    </w:rPr>
  </w:style>
  <w:style w:type="paragraph" w:customStyle="1" w:styleId="pricing-overview-section-float-left">
    <w:name w:val="pricing-overview-section-float-left"/>
    <w:basedOn w:val="Normal"/>
    <w:rsid w:val="00C80421"/>
    <w:pPr>
      <w:spacing w:before="100" w:beforeAutospacing="1" w:after="210" w:line="240" w:lineRule="auto"/>
    </w:pPr>
    <w:rPr>
      <w:rFonts w:eastAsia="Times New Roman" w:cs="Times New Roman"/>
      <w:sz w:val="24"/>
      <w:szCs w:val="24"/>
    </w:rPr>
  </w:style>
  <w:style w:type="paragraph" w:customStyle="1" w:styleId="pricing-overview-section-float-right">
    <w:name w:val="pricing-overview-section-float-right"/>
    <w:basedOn w:val="Normal"/>
    <w:rsid w:val="00C80421"/>
    <w:pPr>
      <w:spacing w:before="100" w:beforeAutospacing="1" w:after="210" w:line="240" w:lineRule="auto"/>
    </w:pPr>
    <w:rPr>
      <w:rFonts w:eastAsia="Times New Roman" w:cs="Times New Roman"/>
      <w:sz w:val="24"/>
      <w:szCs w:val="24"/>
    </w:rPr>
  </w:style>
  <w:style w:type="paragraph" w:customStyle="1" w:styleId="tabber-selector">
    <w:name w:val="tabber-selector"/>
    <w:basedOn w:val="Normal"/>
    <w:rsid w:val="00C80421"/>
    <w:pPr>
      <w:shd w:val="clear" w:color="auto" w:fill="F0F0F0"/>
      <w:spacing w:line="240" w:lineRule="auto"/>
      <w:ind w:left="-1470"/>
    </w:pPr>
    <w:rPr>
      <w:rFonts w:eastAsia="Times New Roman" w:cs="Times New Roman"/>
      <w:sz w:val="24"/>
      <w:szCs w:val="24"/>
    </w:rPr>
  </w:style>
  <w:style w:type="paragraph" w:customStyle="1" w:styleId="tabber-content">
    <w:name w:val="tabber-content"/>
    <w:basedOn w:val="Normal"/>
    <w:rsid w:val="00C80421"/>
    <w:pPr>
      <w:spacing w:line="240" w:lineRule="auto"/>
      <w:ind w:right="-570"/>
    </w:pPr>
    <w:rPr>
      <w:rFonts w:eastAsia="Times New Roman" w:cs="Times New Roman"/>
      <w:sz w:val="24"/>
      <w:szCs w:val="24"/>
    </w:rPr>
  </w:style>
  <w:style w:type="paragraph" w:customStyle="1" w:styleId="tabber-contentdiv">
    <w:name w:val="tabber-content&gt;div"/>
    <w:basedOn w:val="Normal"/>
    <w:rsid w:val="00C80421"/>
    <w:pPr>
      <w:spacing w:before="100" w:beforeAutospacing="1" w:after="210" w:line="240" w:lineRule="auto"/>
    </w:pPr>
    <w:rPr>
      <w:rFonts w:eastAsia="Times New Roman" w:cs="Times New Roman"/>
      <w:vanish/>
      <w:sz w:val="24"/>
      <w:szCs w:val="24"/>
    </w:rPr>
  </w:style>
  <w:style w:type="paragraph" w:customStyle="1" w:styleId="add-mooncake-cookie">
    <w:name w:val="add-mooncake-cookie"/>
    <w:basedOn w:val="Normal"/>
    <w:rsid w:val="00C80421"/>
    <w:pPr>
      <w:spacing w:before="100" w:beforeAutospacing="1" w:after="105" w:line="240" w:lineRule="auto"/>
    </w:pPr>
    <w:rPr>
      <w:rFonts w:eastAsia="Times New Roman" w:cs="Times New Roman"/>
      <w:sz w:val="24"/>
      <w:szCs w:val="24"/>
    </w:rPr>
  </w:style>
  <w:style w:type="paragraph" w:customStyle="1" w:styleId="leftnav">
    <w:name w:val="leftnav"/>
    <w:basedOn w:val="Normal"/>
    <w:rsid w:val="00C80421"/>
    <w:pPr>
      <w:spacing w:before="100" w:beforeAutospacing="1" w:after="210" w:line="240" w:lineRule="auto"/>
      <w:ind w:left="-1350"/>
    </w:pPr>
    <w:rPr>
      <w:rFonts w:eastAsia="Times New Roman" w:cs="Times New Roman"/>
      <w:sz w:val="24"/>
      <w:szCs w:val="24"/>
    </w:rPr>
  </w:style>
  <w:style w:type="paragraph" w:customStyle="1" w:styleId="left-nav-header">
    <w:name w:val="left-nav-header"/>
    <w:basedOn w:val="Normal"/>
    <w:rsid w:val="00C80421"/>
    <w:pPr>
      <w:spacing w:before="150" w:after="210" w:line="240" w:lineRule="auto"/>
    </w:pPr>
    <w:rPr>
      <w:rFonts w:eastAsia="Times New Roman" w:cs="Times New Roman"/>
      <w:b/>
      <w:bCs/>
      <w:sz w:val="24"/>
      <w:szCs w:val="24"/>
    </w:rPr>
  </w:style>
  <w:style w:type="paragraph" w:customStyle="1" w:styleId="content-headerp">
    <w:name w:val="content-header&gt;p"/>
    <w:basedOn w:val="Normal"/>
    <w:rsid w:val="00C80421"/>
    <w:pPr>
      <w:spacing w:line="240" w:lineRule="auto"/>
    </w:pPr>
    <w:rPr>
      <w:rFonts w:eastAsia="Times New Roman" w:cs="Times New Roman"/>
      <w:sz w:val="24"/>
      <w:szCs w:val="24"/>
    </w:rPr>
  </w:style>
  <w:style w:type="paragraph" w:customStyle="1" w:styleId="aside">
    <w:name w:val="aside"/>
    <w:basedOn w:val="Normal"/>
    <w:rsid w:val="00C80421"/>
    <w:pPr>
      <w:spacing w:before="100" w:beforeAutospacing="1" w:after="210" w:line="240" w:lineRule="auto"/>
      <w:ind w:left="-300"/>
    </w:pPr>
    <w:rPr>
      <w:rFonts w:eastAsia="Times New Roman" w:cs="Times New Roman"/>
      <w:sz w:val="24"/>
      <w:szCs w:val="24"/>
    </w:rPr>
  </w:style>
  <w:style w:type="paragraph" w:customStyle="1" w:styleId="left-nav">
    <w:name w:val="left-nav"/>
    <w:basedOn w:val="Normal"/>
    <w:rsid w:val="00C80421"/>
    <w:pPr>
      <w:spacing w:line="165" w:lineRule="atLeast"/>
      <w:ind w:right="150"/>
    </w:pPr>
    <w:rPr>
      <w:rFonts w:eastAsia="Times New Roman" w:cs="Times New Roman"/>
      <w:sz w:val="24"/>
      <w:szCs w:val="24"/>
    </w:rPr>
  </w:style>
  <w:style w:type="paragraph" w:customStyle="1" w:styleId="zar-only">
    <w:name w:val="zar-only"/>
    <w:basedOn w:val="Normal"/>
    <w:rsid w:val="00C80421"/>
    <w:pPr>
      <w:spacing w:before="100" w:beforeAutospacing="1" w:after="210" w:line="240" w:lineRule="auto"/>
    </w:pPr>
    <w:rPr>
      <w:rFonts w:eastAsia="Times New Roman" w:cs="Times New Roman"/>
      <w:vanish/>
      <w:sz w:val="24"/>
      <w:szCs w:val="24"/>
    </w:rPr>
  </w:style>
  <w:style w:type="paragraph" w:customStyle="1" w:styleId="ars-only">
    <w:name w:val="ars-only"/>
    <w:basedOn w:val="Normal"/>
    <w:rsid w:val="00C80421"/>
    <w:pPr>
      <w:spacing w:before="100" w:beforeAutospacing="1" w:after="210" w:line="240" w:lineRule="auto"/>
    </w:pPr>
    <w:rPr>
      <w:rFonts w:eastAsia="Times New Roman" w:cs="Times New Roman"/>
      <w:vanish/>
      <w:sz w:val="24"/>
      <w:szCs w:val="24"/>
    </w:rPr>
  </w:style>
  <w:style w:type="paragraph" w:customStyle="1" w:styleId="site-arrowlink1">
    <w:name w:val="site-arrowlink1"/>
    <w:basedOn w:val="Normal"/>
    <w:rsid w:val="00C80421"/>
    <w:pPr>
      <w:spacing w:before="75" w:after="75" w:line="240" w:lineRule="auto"/>
    </w:pPr>
    <w:rPr>
      <w:rFonts w:eastAsia="Times New Roman" w:cs="Times New Roman"/>
      <w:b/>
      <w:bCs/>
      <w:caps/>
      <w:sz w:val="17"/>
      <w:szCs w:val="17"/>
    </w:rPr>
  </w:style>
  <w:style w:type="paragraph" w:customStyle="1" w:styleId="site-arrowlink2">
    <w:name w:val="site-arrowlink2"/>
    <w:basedOn w:val="Normal"/>
    <w:rsid w:val="00C80421"/>
    <w:pPr>
      <w:spacing w:before="100" w:beforeAutospacing="1" w:after="210" w:line="240" w:lineRule="auto"/>
    </w:pPr>
    <w:rPr>
      <w:rFonts w:eastAsia="Times New Roman" w:cs="Times New Roman"/>
      <w:sz w:val="35"/>
      <w:szCs w:val="35"/>
    </w:rPr>
  </w:style>
  <w:style w:type="paragraph" w:customStyle="1" w:styleId="site-arrowlink4">
    <w:name w:val="site-arrowlink4"/>
    <w:basedOn w:val="Normal"/>
    <w:rsid w:val="00C80421"/>
    <w:pPr>
      <w:spacing w:before="75" w:after="75" w:line="240" w:lineRule="auto"/>
    </w:pPr>
    <w:rPr>
      <w:rFonts w:eastAsia="Times New Roman" w:cs="Times New Roman"/>
      <w:sz w:val="23"/>
      <w:szCs w:val="23"/>
    </w:rPr>
  </w:style>
  <w:style w:type="paragraph" w:customStyle="1" w:styleId="site-videolink">
    <w:name w:val="site-videolink"/>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
    <w:name w:val="icon"/>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lang-arrow">
    <w:name w:val="lang-arrow"/>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video-1">
    <w:name w:val="video-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site-flag-lang">
    <w:name w:val="site-flag-lang"/>
    <w:basedOn w:val="Normal"/>
    <w:rsid w:val="00C80421"/>
    <w:pPr>
      <w:shd w:val="clear" w:color="auto" w:fill="4C4C4C"/>
      <w:spacing w:before="100" w:beforeAutospacing="1" w:after="210" w:line="240" w:lineRule="auto"/>
    </w:pPr>
    <w:rPr>
      <w:rFonts w:eastAsia="Times New Roman" w:cs="Times New Roman"/>
      <w:vanish/>
      <w:sz w:val="24"/>
      <w:szCs w:val="24"/>
    </w:rPr>
  </w:style>
  <w:style w:type="paragraph" w:customStyle="1" w:styleId="site-center-content">
    <w:name w:val="site-center-content"/>
    <w:basedOn w:val="Normal"/>
    <w:rsid w:val="00C80421"/>
    <w:pPr>
      <w:spacing w:line="240" w:lineRule="auto"/>
    </w:pPr>
    <w:rPr>
      <w:rFonts w:eastAsia="Times New Roman" w:cs="Times New Roman"/>
      <w:sz w:val="24"/>
      <w:szCs w:val="24"/>
    </w:rPr>
  </w:style>
  <w:style w:type="paragraph" w:customStyle="1" w:styleId="textpage-left-content">
    <w:name w:val="textpage-left-content"/>
    <w:basedOn w:val="Normal"/>
    <w:rsid w:val="00C80421"/>
    <w:pPr>
      <w:spacing w:before="100" w:beforeAutospacing="1" w:after="210" w:line="240" w:lineRule="auto"/>
    </w:pPr>
    <w:rPr>
      <w:rFonts w:eastAsia="Times New Roman" w:cs="Times New Roman"/>
      <w:sz w:val="24"/>
      <w:szCs w:val="24"/>
    </w:rPr>
  </w:style>
  <w:style w:type="paragraph" w:customStyle="1" w:styleId="sr-options">
    <w:name w:val="sr-options"/>
    <w:basedOn w:val="Normal"/>
    <w:rsid w:val="00C80421"/>
    <w:pPr>
      <w:pBdr>
        <w:top w:val="single" w:sz="6" w:space="11" w:color="CCCCCC"/>
        <w:bottom w:val="single" w:sz="6" w:space="11" w:color="CCCCCC"/>
      </w:pBdr>
      <w:spacing w:before="300" w:after="210" w:line="240" w:lineRule="auto"/>
    </w:pPr>
    <w:rPr>
      <w:rFonts w:eastAsia="Times New Roman" w:cs="Times New Roman"/>
      <w:sz w:val="24"/>
      <w:szCs w:val="24"/>
    </w:rPr>
  </w:style>
  <w:style w:type="paragraph" w:customStyle="1" w:styleId="sr-terms-panel">
    <w:name w:val="sr-terms-panel"/>
    <w:basedOn w:val="Normal"/>
    <w:rsid w:val="00C80421"/>
    <w:pPr>
      <w:spacing w:before="100" w:beforeAutospacing="1" w:after="210" w:line="240" w:lineRule="auto"/>
    </w:pPr>
    <w:rPr>
      <w:rFonts w:eastAsia="Times New Roman" w:cs="Times New Roman"/>
      <w:sz w:val="32"/>
      <w:szCs w:val="32"/>
    </w:rPr>
  </w:style>
  <w:style w:type="paragraph" w:customStyle="1" w:styleId="highlight">
    <w:name w:val="highlight"/>
    <w:basedOn w:val="Normal"/>
    <w:rsid w:val="00C80421"/>
    <w:pPr>
      <w:spacing w:before="100" w:beforeAutospacing="1" w:after="210" w:line="240" w:lineRule="auto"/>
    </w:pPr>
    <w:rPr>
      <w:rFonts w:eastAsia="Times New Roman" w:cs="Times New Roman"/>
      <w:b/>
      <w:bCs/>
      <w:sz w:val="24"/>
      <w:szCs w:val="24"/>
    </w:rPr>
  </w:style>
  <w:style w:type="paragraph" w:customStyle="1" w:styleId="sr-terms-panelul">
    <w:name w:val="sr-terms-panel&gt;ul"/>
    <w:basedOn w:val="Normal"/>
    <w:rsid w:val="00C80421"/>
    <w:pPr>
      <w:spacing w:line="240" w:lineRule="auto"/>
    </w:pPr>
    <w:rPr>
      <w:rFonts w:eastAsia="Times New Roman" w:cs="Times New Roman"/>
      <w:sz w:val="24"/>
      <w:szCs w:val="24"/>
    </w:rPr>
  </w:style>
  <w:style w:type="paragraph" w:customStyle="1" w:styleId="sr-list">
    <w:name w:val="sr-list"/>
    <w:basedOn w:val="Normal"/>
    <w:rsid w:val="00C80421"/>
    <w:pPr>
      <w:pBdr>
        <w:bottom w:val="single" w:sz="6" w:space="0" w:color="CCCCCC"/>
      </w:pBdr>
      <w:spacing w:before="100" w:beforeAutospacing="1" w:after="210" w:line="240" w:lineRule="auto"/>
    </w:pPr>
    <w:rPr>
      <w:rFonts w:eastAsia="Times New Roman" w:cs="Times New Roman"/>
      <w:sz w:val="24"/>
      <w:szCs w:val="24"/>
    </w:rPr>
  </w:style>
  <w:style w:type="paragraph" w:customStyle="1" w:styleId="sr-title">
    <w:name w:val="sr-title"/>
    <w:basedOn w:val="Normal"/>
    <w:rsid w:val="00C80421"/>
    <w:pPr>
      <w:spacing w:before="100" w:beforeAutospacing="1" w:after="210" w:line="240" w:lineRule="auto"/>
    </w:pPr>
    <w:rPr>
      <w:rFonts w:eastAsia="Times New Roman" w:cs="Times New Roman"/>
      <w:sz w:val="24"/>
      <w:szCs w:val="24"/>
    </w:rPr>
  </w:style>
  <w:style w:type="paragraph" w:customStyle="1" w:styleId="sr-description">
    <w:name w:val="sr-description"/>
    <w:basedOn w:val="Normal"/>
    <w:rsid w:val="00C80421"/>
    <w:pPr>
      <w:spacing w:before="100" w:beforeAutospacing="1" w:after="210" w:line="240" w:lineRule="auto"/>
    </w:pPr>
    <w:rPr>
      <w:rFonts w:eastAsia="Times New Roman" w:cs="Times New Roman"/>
      <w:sz w:val="24"/>
      <w:szCs w:val="24"/>
    </w:rPr>
  </w:style>
  <w:style w:type="paragraph" w:customStyle="1" w:styleId="sr-url">
    <w:name w:val="sr-url"/>
    <w:basedOn w:val="Normal"/>
    <w:rsid w:val="00C80421"/>
    <w:pPr>
      <w:spacing w:before="100" w:beforeAutospacing="1" w:after="210" w:line="240" w:lineRule="auto"/>
    </w:pPr>
    <w:rPr>
      <w:rFonts w:eastAsia="Times New Roman" w:cs="Times New Roman"/>
      <w:sz w:val="24"/>
      <w:szCs w:val="24"/>
    </w:rPr>
  </w:style>
  <w:style w:type="paragraph" w:customStyle="1" w:styleId="sr-terms">
    <w:name w:val="sr-terms"/>
    <w:basedOn w:val="Normal"/>
    <w:rsid w:val="00C80421"/>
    <w:pPr>
      <w:spacing w:before="100" w:beforeAutospacing="1" w:after="210" w:line="645" w:lineRule="atLeast"/>
    </w:pPr>
    <w:rPr>
      <w:rFonts w:eastAsia="Times New Roman" w:cs="Times New Roman"/>
      <w:sz w:val="50"/>
      <w:szCs w:val="50"/>
    </w:rPr>
  </w:style>
  <w:style w:type="paragraph" w:customStyle="1" w:styleId="sr-current">
    <w:name w:val="sr-current"/>
    <w:basedOn w:val="Normal"/>
    <w:rsid w:val="00C80421"/>
    <w:pPr>
      <w:spacing w:before="100" w:beforeAutospacing="1" w:after="210" w:line="240" w:lineRule="auto"/>
      <w:ind w:right="150"/>
    </w:pPr>
    <w:rPr>
      <w:rFonts w:eastAsia="Times New Roman" w:cs="Times New Roman"/>
      <w:sz w:val="24"/>
      <w:szCs w:val="24"/>
    </w:rPr>
  </w:style>
  <w:style w:type="paragraph" w:customStyle="1" w:styleId="pricing-msdn-benefits">
    <w:name w:val="pricing-msdn-benefits"/>
    <w:basedOn w:val="Normal"/>
    <w:rsid w:val="00C80421"/>
    <w:pPr>
      <w:spacing w:line="240" w:lineRule="auto"/>
    </w:pPr>
    <w:rPr>
      <w:rFonts w:eastAsia="Times New Roman" w:cs="Times New Roman"/>
      <w:sz w:val="24"/>
      <w:szCs w:val="24"/>
    </w:rPr>
  </w:style>
  <w:style w:type="paragraph" w:customStyle="1" w:styleId="feedlist">
    <w:name w:val="feedlist"/>
    <w:basedOn w:val="Normal"/>
    <w:rsid w:val="00C80421"/>
    <w:pPr>
      <w:spacing w:before="100" w:beforeAutospacing="1" w:after="210" w:line="240" w:lineRule="auto"/>
    </w:pPr>
    <w:rPr>
      <w:rFonts w:eastAsia="Times New Roman" w:cs="Times New Roman"/>
      <w:sz w:val="24"/>
      <w:szCs w:val="24"/>
    </w:rPr>
  </w:style>
  <w:style w:type="paragraph" w:customStyle="1" w:styleId="partner-slideshow">
    <w:name w:val="partner-slideshow"/>
    <w:basedOn w:val="Normal"/>
    <w:rsid w:val="00C80421"/>
    <w:pPr>
      <w:spacing w:before="100" w:beforeAutospacing="1" w:after="210" w:line="240" w:lineRule="auto"/>
    </w:pPr>
    <w:rPr>
      <w:rFonts w:eastAsia="Times New Roman" w:cs="Times New Roman"/>
      <w:sz w:val="24"/>
      <w:szCs w:val="24"/>
    </w:rPr>
  </w:style>
  <w:style w:type="paragraph" w:customStyle="1" w:styleId="trustcenter-articles">
    <w:name w:val="trustcenter-articles"/>
    <w:basedOn w:val="Normal"/>
    <w:rsid w:val="00C80421"/>
    <w:pPr>
      <w:pBdr>
        <w:top w:val="single" w:sz="6" w:space="11" w:color="DDDDDD"/>
        <w:bottom w:val="single" w:sz="6" w:space="11" w:color="DDDDDD"/>
      </w:pBdr>
      <w:spacing w:after="210" w:line="240" w:lineRule="auto"/>
    </w:pPr>
    <w:rPr>
      <w:rFonts w:eastAsia="Times New Roman" w:cs="Times New Roman"/>
      <w:sz w:val="24"/>
      <w:szCs w:val="24"/>
    </w:rPr>
  </w:style>
  <w:style w:type="paragraph" w:customStyle="1" w:styleId="trustcenter-articlesdiv">
    <w:name w:val="trustcenter-articles&gt;div"/>
    <w:basedOn w:val="Normal"/>
    <w:rsid w:val="00C80421"/>
    <w:pPr>
      <w:spacing w:before="100" w:beforeAutospacing="1" w:after="225" w:line="240" w:lineRule="auto"/>
    </w:pPr>
    <w:rPr>
      <w:rFonts w:eastAsia="Times New Roman" w:cs="Times New Roman"/>
      <w:sz w:val="24"/>
      <w:szCs w:val="24"/>
    </w:rPr>
  </w:style>
  <w:style w:type="paragraph" w:customStyle="1" w:styleId="trustcenter-orange">
    <w:name w:val="trustcenter-orange"/>
    <w:basedOn w:val="Normal"/>
    <w:rsid w:val="00C80421"/>
    <w:pPr>
      <w:pBdr>
        <w:left w:val="single" w:sz="12" w:space="0" w:color="F49A84"/>
      </w:pBdr>
      <w:spacing w:before="100" w:beforeAutospacing="1" w:after="210" w:line="240" w:lineRule="auto"/>
    </w:pPr>
    <w:rPr>
      <w:rFonts w:eastAsia="Times New Roman" w:cs="Times New Roman"/>
      <w:sz w:val="24"/>
      <w:szCs w:val="24"/>
    </w:rPr>
  </w:style>
  <w:style w:type="paragraph" w:customStyle="1" w:styleId="trustcenter-blue">
    <w:name w:val="trustcenter-blue"/>
    <w:basedOn w:val="Normal"/>
    <w:rsid w:val="00C80421"/>
    <w:pPr>
      <w:pBdr>
        <w:left w:val="single" w:sz="12" w:space="0" w:color="8ABAE4"/>
      </w:pBdr>
      <w:spacing w:before="100" w:beforeAutospacing="1" w:after="210" w:line="240" w:lineRule="auto"/>
    </w:pPr>
    <w:rPr>
      <w:rFonts w:eastAsia="Times New Roman" w:cs="Times New Roman"/>
      <w:sz w:val="24"/>
      <w:szCs w:val="24"/>
    </w:rPr>
  </w:style>
  <w:style w:type="paragraph" w:customStyle="1" w:styleId="trustcenter-green">
    <w:name w:val="trustcenter-green"/>
    <w:basedOn w:val="Normal"/>
    <w:rsid w:val="00C80421"/>
    <w:pPr>
      <w:pBdr>
        <w:left w:val="single" w:sz="12" w:space="0" w:color="99C941"/>
      </w:pBdr>
      <w:spacing w:before="100" w:beforeAutospacing="1" w:after="210" w:line="240" w:lineRule="auto"/>
    </w:pPr>
    <w:rPr>
      <w:rFonts w:eastAsia="Times New Roman" w:cs="Times New Roman"/>
      <w:sz w:val="24"/>
      <w:szCs w:val="24"/>
    </w:rPr>
  </w:style>
  <w:style w:type="paragraph" w:customStyle="1" w:styleId="trustcenter-red">
    <w:name w:val="trustcenter-red"/>
    <w:basedOn w:val="Normal"/>
    <w:rsid w:val="00C80421"/>
    <w:pPr>
      <w:pBdr>
        <w:left w:val="single" w:sz="12" w:space="0" w:color="988CC3"/>
      </w:pBdr>
      <w:spacing w:before="100" w:beforeAutospacing="1" w:after="210" w:line="240" w:lineRule="auto"/>
    </w:pPr>
    <w:rPr>
      <w:rFonts w:eastAsia="Times New Roman" w:cs="Times New Roman"/>
      <w:sz w:val="24"/>
      <w:szCs w:val="24"/>
    </w:rPr>
  </w:style>
  <w:style w:type="paragraph" w:customStyle="1" w:styleId="small-text">
    <w:name w:val="small-text"/>
    <w:basedOn w:val="Normal"/>
    <w:rsid w:val="00C80421"/>
    <w:pPr>
      <w:spacing w:before="100" w:beforeAutospacing="1" w:after="210" w:line="240" w:lineRule="auto"/>
    </w:pPr>
    <w:rPr>
      <w:rFonts w:eastAsia="Times New Roman" w:cs="Times New Roman"/>
      <w:color w:val="9A9A9A"/>
      <w:sz w:val="19"/>
      <w:szCs w:val="19"/>
    </w:rPr>
  </w:style>
  <w:style w:type="paragraph" w:customStyle="1" w:styleId="dev-center-os-selector">
    <w:name w:val="dev-center-os-selector"/>
    <w:basedOn w:val="Normal"/>
    <w:rsid w:val="00C80421"/>
    <w:pPr>
      <w:spacing w:before="100" w:beforeAutospacing="1" w:after="210" w:line="240" w:lineRule="auto"/>
    </w:pPr>
    <w:rPr>
      <w:rFonts w:eastAsia="Times New Roman" w:cs="Times New Roman"/>
      <w:sz w:val="24"/>
      <w:szCs w:val="24"/>
    </w:rPr>
  </w:style>
  <w:style w:type="paragraph" w:customStyle="1" w:styleId="dev-center-img-border">
    <w:name w:val="dev-center-img-border"/>
    <w:basedOn w:val="Normal"/>
    <w:rsid w:val="00C80421"/>
    <w:pPr>
      <w:pBdr>
        <w:top w:val="single" w:sz="6" w:space="0" w:color="BBBDBF"/>
        <w:left w:val="single" w:sz="6" w:space="0" w:color="BBBDBF"/>
        <w:bottom w:val="single" w:sz="6" w:space="0" w:color="BBBDBF"/>
        <w:right w:val="single" w:sz="6" w:space="0" w:color="BBBDBF"/>
      </w:pBdr>
      <w:spacing w:before="100" w:beforeAutospacing="1" w:after="210" w:line="240" w:lineRule="auto"/>
    </w:pPr>
    <w:rPr>
      <w:rFonts w:eastAsia="Times New Roman" w:cs="Times New Roman"/>
      <w:sz w:val="24"/>
      <w:szCs w:val="24"/>
    </w:rPr>
  </w:style>
  <w:style w:type="paragraph" w:customStyle="1" w:styleId="dev-overview-install-btns">
    <w:name w:val="dev-overview-install-btns"/>
    <w:basedOn w:val="Normal"/>
    <w:rsid w:val="00C80421"/>
    <w:pPr>
      <w:spacing w:before="100" w:beforeAutospacing="1" w:after="210" w:line="240" w:lineRule="auto"/>
    </w:pPr>
    <w:rPr>
      <w:rFonts w:eastAsia="Times New Roman" w:cs="Times New Roman"/>
      <w:sz w:val="24"/>
      <w:szCs w:val="24"/>
    </w:rPr>
  </w:style>
  <w:style w:type="paragraph" w:customStyle="1" w:styleId="dev-video-thumb">
    <w:name w:val="dev-video-thumb"/>
    <w:basedOn w:val="Normal"/>
    <w:rsid w:val="00C80421"/>
    <w:pPr>
      <w:pBdr>
        <w:left w:val="single" w:sz="24" w:space="0" w:color="96C940"/>
      </w:pBdr>
      <w:shd w:val="clear" w:color="auto" w:fill="E6E7E9"/>
      <w:spacing w:before="100" w:beforeAutospacing="1" w:after="210" w:line="240" w:lineRule="auto"/>
      <w:ind w:left="150"/>
    </w:pPr>
    <w:rPr>
      <w:rFonts w:eastAsia="Times New Roman" w:cs="Times New Roman"/>
      <w:sz w:val="24"/>
      <w:szCs w:val="24"/>
    </w:rPr>
  </w:style>
  <w:style w:type="paragraph" w:customStyle="1" w:styleId="bas-image-column">
    <w:name w:val="bas-image-column"/>
    <w:basedOn w:val="Normal"/>
    <w:rsid w:val="00C80421"/>
    <w:pPr>
      <w:spacing w:before="100" w:beforeAutospacing="1" w:after="210" w:line="240" w:lineRule="auto"/>
    </w:pPr>
    <w:rPr>
      <w:rFonts w:eastAsia="Times New Roman" w:cs="Times New Roman"/>
      <w:sz w:val="24"/>
      <w:szCs w:val="24"/>
    </w:rPr>
  </w:style>
  <w:style w:type="paragraph" w:customStyle="1" w:styleId="bas-beta-feature-row">
    <w:name w:val="bas-beta-feature-row"/>
    <w:basedOn w:val="Normal"/>
    <w:rsid w:val="00C80421"/>
    <w:pPr>
      <w:pBdr>
        <w:top w:val="single" w:sz="6" w:space="19" w:color="CCCCCC"/>
      </w:pBdr>
      <w:spacing w:before="375" w:after="225" w:line="240" w:lineRule="auto"/>
    </w:pPr>
    <w:rPr>
      <w:rFonts w:eastAsia="Times New Roman" w:cs="Times New Roman"/>
      <w:sz w:val="24"/>
      <w:szCs w:val="24"/>
    </w:rPr>
  </w:style>
  <w:style w:type="paragraph" w:customStyle="1" w:styleId="bas-description-column">
    <w:name w:val="bas-description-column"/>
    <w:basedOn w:val="Normal"/>
    <w:rsid w:val="00C80421"/>
    <w:pPr>
      <w:spacing w:line="240" w:lineRule="auto"/>
      <w:ind w:left="300" w:right="300"/>
    </w:pPr>
    <w:rPr>
      <w:rFonts w:eastAsia="Times New Roman" w:cs="Times New Roman"/>
      <w:sz w:val="24"/>
      <w:szCs w:val="24"/>
    </w:rPr>
  </w:style>
  <w:style w:type="paragraph" w:customStyle="1" w:styleId="bas-feature-title">
    <w:name w:val="bas-feature-title"/>
    <w:basedOn w:val="Normal"/>
    <w:rsid w:val="00C80421"/>
    <w:pPr>
      <w:spacing w:before="100" w:beforeAutospacing="1" w:after="120" w:line="375" w:lineRule="atLeast"/>
    </w:pPr>
    <w:rPr>
      <w:rFonts w:eastAsia="Times New Roman" w:cs="Times New Roman"/>
      <w:color w:val="747474"/>
      <w:sz w:val="42"/>
      <w:szCs w:val="42"/>
    </w:rPr>
  </w:style>
  <w:style w:type="paragraph" w:customStyle="1" w:styleId="bas-feature-description">
    <w:name w:val="bas-feature-description"/>
    <w:basedOn w:val="Normal"/>
    <w:rsid w:val="00C80421"/>
    <w:pPr>
      <w:spacing w:before="100" w:beforeAutospacing="1" w:after="225" w:line="240" w:lineRule="auto"/>
    </w:pPr>
    <w:rPr>
      <w:rFonts w:eastAsia="Times New Roman" w:cs="Times New Roman"/>
      <w:color w:val="7F7F7F"/>
      <w:sz w:val="24"/>
      <w:szCs w:val="24"/>
    </w:rPr>
  </w:style>
  <w:style w:type="paragraph" w:customStyle="1" w:styleId="bas-signup-column">
    <w:name w:val="bas-signup-column"/>
    <w:basedOn w:val="Normal"/>
    <w:rsid w:val="00C80421"/>
    <w:pPr>
      <w:spacing w:before="100" w:beforeAutospacing="1" w:after="210" w:line="240" w:lineRule="auto"/>
      <w:ind w:left="300"/>
      <w:jc w:val="center"/>
    </w:pPr>
    <w:rPr>
      <w:rFonts w:eastAsia="Times New Roman" w:cs="Times New Roman"/>
      <w:sz w:val="24"/>
      <w:szCs w:val="24"/>
    </w:rPr>
  </w:style>
  <w:style w:type="paragraph" w:customStyle="1" w:styleId="bas-feature-status">
    <w:name w:val="bas-feature-status"/>
    <w:basedOn w:val="Normal"/>
    <w:rsid w:val="00C80421"/>
    <w:pPr>
      <w:spacing w:before="150" w:after="210" w:line="240" w:lineRule="auto"/>
      <w:jc w:val="center"/>
    </w:pPr>
    <w:rPr>
      <w:rFonts w:eastAsia="Times New Roman" w:cs="Times New Roman"/>
      <w:b/>
      <w:bCs/>
      <w:caps/>
      <w:sz w:val="20"/>
      <w:szCs w:val="20"/>
    </w:rPr>
  </w:style>
  <w:style w:type="paragraph" w:customStyle="1" w:styleId="bas-feature-status-comingsoon">
    <w:name w:val="bas-feature-status-comingsoon"/>
    <w:basedOn w:val="Normal"/>
    <w:rsid w:val="00C80421"/>
    <w:pPr>
      <w:spacing w:before="100" w:beforeAutospacing="1" w:after="210" w:line="240" w:lineRule="auto"/>
    </w:pPr>
    <w:rPr>
      <w:rFonts w:eastAsia="Times New Roman" w:cs="Times New Roman"/>
      <w:vanish/>
      <w:sz w:val="24"/>
      <w:szCs w:val="24"/>
    </w:rPr>
  </w:style>
  <w:style w:type="paragraph" w:customStyle="1" w:styleId="bas-feature-status-active">
    <w:name w:val="bas-feature-status-active"/>
    <w:basedOn w:val="Normal"/>
    <w:rsid w:val="00C80421"/>
    <w:pPr>
      <w:spacing w:before="100" w:beforeAutospacing="1" w:after="210" w:line="240" w:lineRule="auto"/>
    </w:pPr>
    <w:rPr>
      <w:rFonts w:eastAsia="Times New Roman" w:cs="Times New Roman"/>
      <w:vanish/>
      <w:sz w:val="24"/>
      <w:szCs w:val="24"/>
    </w:rPr>
  </w:style>
  <w:style w:type="paragraph" w:customStyle="1" w:styleId="bas-feature-status-pending">
    <w:name w:val="bas-feature-status-pending"/>
    <w:basedOn w:val="Normal"/>
    <w:rsid w:val="00C80421"/>
    <w:pPr>
      <w:spacing w:before="100" w:beforeAutospacing="1" w:after="210" w:line="240" w:lineRule="auto"/>
    </w:pPr>
    <w:rPr>
      <w:rFonts w:eastAsia="Times New Roman" w:cs="Times New Roman"/>
      <w:vanish/>
      <w:sz w:val="24"/>
      <w:szCs w:val="24"/>
    </w:rPr>
  </w:style>
  <w:style w:type="paragraph" w:customStyle="1" w:styleId="bas-feature-display-none">
    <w:name w:val="bas-feature-display-none"/>
    <w:basedOn w:val="Normal"/>
    <w:rsid w:val="00C80421"/>
    <w:pPr>
      <w:spacing w:before="100" w:beforeAutospacing="1" w:after="210" w:line="240" w:lineRule="auto"/>
    </w:pPr>
    <w:rPr>
      <w:rFonts w:eastAsia="Times New Roman" w:cs="Times New Roman"/>
      <w:vanish/>
      <w:sz w:val="24"/>
      <w:szCs w:val="24"/>
    </w:rPr>
  </w:style>
  <w:style w:type="paragraph" w:customStyle="1" w:styleId="bas-h3">
    <w:name w:val="bas-h3"/>
    <w:basedOn w:val="Normal"/>
    <w:rsid w:val="00C80421"/>
    <w:pPr>
      <w:spacing w:before="100" w:beforeAutospacing="1" w:after="150" w:line="240" w:lineRule="auto"/>
    </w:pPr>
    <w:rPr>
      <w:rFonts w:eastAsia="Times New Roman" w:cs="Times New Roman"/>
      <w:sz w:val="24"/>
      <w:szCs w:val="24"/>
    </w:rPr>
  </w:style>
  <w:style w:type="paragraph" w:customStyle="1" w:styleId="english-only-note">
    <w:name w:val="english-only-note"/>
    <w:basedOn w:val="Normal"/>
    <w:rsid w:val="00C80421"/>
    <w:pPr>
      <w:shd w:val="clear" w:color="auto" w:fill="FFFFCE"/>
      <w:spacing w:before="100" w:beforeAutospacing="1" w:after="210" w:line="210" w:lineRule="atLeast"/>
      <w:jc w:val="center"/>
    </w:pPr>
    <w:rPr>
      <w:rFonts w:eastAsia="Times New Roman" w:cs="Times New Roman"/>
      <w:b/>
      <w:bCs/>
      <w:sz w:val="24"/>
      <w:szCs w:val="24"/>
    </w:rPr>
  </w:style>
  <w:style w:type="paragraph" w:customStyle="1" w:styleId="old-browser-note">
    <w:name w:val="old-browser-note"/>
    <w:basedOn w:val="Normal"/>
    <w:rsid w:val="00C80421"/>
    <w:pPr>
      <w:shd w:val="clear" w:color="auto" w:fill="FFFFCE"/>
      <w:spacing w:before="100" w:beforeAutospacing="1" w:after="210" w:line="210" w:lineRule="atLeast"/>
      <w:jc w:val="center"/>
    </w:pPr>
    <w:rPr>
      <w:rFonts w:eastAsia="Times New Roman" w:cs="Times New Roman"/>
      <w:b/>
      <w:bCs/>
      <w:sz w:val="24"/>
      <w:szCs w:val="24"/>
    </w:rPr>
  </w:style>
  <w:style w:type="paragraph" w:customStyle="1" w:styleId="dev-onpage-video">
    <w:name w:val="dev-onpage-video"/>
    <w:basedOn w:val="Normal"/>
    <w:rsid w:val="00C80421"/>
    <w:pPr>
      <w:spacing w:before="100" w:beforeAutospacing="1" w:after="210" w:line="240" w:lineRule="auto"/>
      <w:jc w:val="center"/>
    </w:pPr>
    <w:rPr>
      <w:rFonts w:eastAsia="Times New Roman" w:cs="Times New Roman"/>
      <w:sz w:val="24"/>
      <w:szCs w:val="24"/>
    </w:rPr>
  </w:style>
  <w:style w:type="paragraph" w:customStyle="1" w:styleId="dev-callout-new">
    <w:name w:val="dev-callout-new"/>
    <w:basedOn w:val="Normal"/>
    <w:rsid w:val="00C80421"/>
    <w:pPr>
      <w:pBdr>
        <w:top w:val="single" w:sz="6" w:space="0" w:color="CCCCCC"/>
        <w:bottom w:val="single" w:sz="6" w:space="0" w:color="CCCCCC"/>
      </w:pBdr>
      <w:shd w:val="clear" w:color="auto" w:fill="EAEAEA"/>
      <w:spacing w:before="240" w:after="240" w:line="240" w:lineRule="auto"/>
      <w:ind w:left="-180" w:right="-180"/>
    </w:pPr>
    <w:rPr>
      <w:rFonts w:eastAsia="Times New Roman" w:cs="Times New Roman"/>
      <w:b/>
      <w:bCs/>
      <w:color w:val="8A8A8A"/>
      <w:sz w:val="15"/>
      <w:szCs w:val="15"/>
    </w:rPr>
  </w:style>
  <w:style w:type="paragraph" w:customStyle="1" w:styleId="dev-center-downloads-webmatrix-top">
    <w:name w:val="dev-center-downloads-webmatrix-top"/>
    <w:basedOn w:val="Normal"/>
    <w:rsid w:val="00C80421"/>
    <w:pPr>
      <w:pBdr>
        <w:bottom w:val="single" w:sz="6" w:space="0" w:color="DDDDDD"/>
      </w:pBdr>
      <w:spacing w:before="100" w:beforeAutospacing="1" w:after="525" w:line="240" w:lineRule="auto"/>
    </w:pPr>
    <w:rPr>
      <w:rFonts w:eastAsia="Times New Roman" w:cs="Times New Roman"/>
      <w:sz w:val="24"/>
      <w:szCs w:val="24"/>
    </w:rPr>
  </w:style>
  <w:style w:type="paragraph" w:customStyle="1" w:styleId="slideshow-controldiv">
    <w:name w:val="slideshow-control&gt;div"/>
    <w:basedOn w:val="Normal"/>
    <w:rsid w:val="00C80421"/>
    <w:pPr>
      <w:spacing w:before="100" w:beforeAutospacing="1" w:after="210" w:line="240" w:lineRule="auto"/>
    </w:pPr>
    <w:rPr>
      <w:rFonts w:eastAsia="Times New Roman" w:cs="Times New Roman"/>
      <w:vanish/>
      <w:sz w:val="24"/>
      <w:szCs w:val="24"/>
    </w:rPr>
  </w:style>
  <w:style w:type="paragraph" w:customStyle="1" w:styleId="s-ctrl">
    <w:name w:val="s-ctrl"/>
    <w:basedOn w:val="Normal"/>
    <w:rsid w:val="00C80421"/>
    <w:pPr>
      <w:spacing w:line="240" w:lineRule="auto"/>
    </w:pPr>
    <w:rPr>
      <w:rFonts w:eastAsia="Times New Roman" w:cs="Times New Roman"/>
      <w:sz w:val="24"/>
      <w:szCs w:val="24"/>
    </w:rPr>
  </w:style>
  <w:style w:type="paragraph" w:customStyle="1" w:styleId="dev-center-hero-wrapper">
    <w:name w:val="dev-center-hero-wrapper"/>
    <w:basedOn w:val="Normal"/>
    <w:rsid w:val="00C80421"/>
    <w:pPr>
      <w:shd w:val="clear" w:color="auto" w:fill="E7E5DE"/>
      <w:spacing w:after="990" w:line="240" w:lineRule="auto"/>
      <w:ind w:left="-600"/>
    </w:pPr>
    <w:rPr>
      <w:rFonts w:eastAsia="Times New Roman" w:cs="Times New Roman"/>
      <w:sz w:val="24"/>
      <w:szCs w:val="24"/>
    </w:rPr>
  </w:style>
  <w:style w:type="paragraph" w:customStyle="1" w:styleId="mobile-short">
    <w:name w:val="mobile-short"/>
    <w:basedOn w:val="Normal"/>
    <w:rsid w:val="00C80421"/>
    <w:pPr>
      <w:spacing w:before="100" w:beforeAutospacing="1" w:after="210" w:line="240" w:lineRule="auto"/>
    </w:pPr>
    <w:rPr>
      <w:rFonts w:eastAsia="Times New Roman" w:cs="Times New Roman"/>
      <w:sz w:val="24"/>
      <w:szCs w:val="24"/>
    </w:rPr>
  </w:style>
  <w:style w:type="paragraph" w:customStyle="1" w:styleId="node1slide">
    <w:name w:val="node1slide"/>
    <w:basedOn w:val="Normal"/>
    <w:rsid w:val="00C80421"/>
    <w:pPr>
      <w:spacing w:before="100" w:beforeAutospacing="1" w:after="210" w:line="240" w:lineRule="auto"/>
    </w:pPr>
    <w:rPr>
      <w:rFonts w:eastAsia="Times New Roman" w:cs="Times New Roman"/>
      <w:sz w:val="24"/>
      <w:szCs w:val="24"/>
    </w:rPr>
  </w:style>
  <w:style w:type="paragraph" w:customStyle="1" w:styleId="node2slide">
    <w:name w:val="node2slide"/>
    <w:basedOn w:val="Normal"/>
    <w:rsid w:val="00C80421"/>
    <w:pPr>
      <w:spacing w:before="100" w:beforeAutospacing="1" w:after="210" w:line="240" w:lineRule="auto"/>
    </w:pPr>
    <w:rPr>
      <w:rFonts w:eastAsia="Times New Roman" w:cs="Times New Roman"/>
      <w:sz w:val="24"/>
      <w:szCs w:val="24"/>
    </w:rPr>
  </w:style>
  <w:style w:type="paragraph" w:customStyle="1" w:styleId="node3slide">
    <w:name w:val="node3slide"/>
    <w:basedOn w:val="Normal"/>
    <w:rsid w:val="00C80421"/>
    <w:pPr>
      <w:spacing w:before="100" w:beforeAutospacing="1" w:after="210" w:line="240" w:lineRule="auto"/>
    </w:pPr>
    <w:rPr>
      <w:rFonts w:eastAsia="Times New Roman" w:cs="Times New Roman"/>
      <w:sz w:val="24"/>
      <w:szCs w:val="24"/>
    </w:rPr>
  </w:style>
  <w:style w:type="paragraph" w:customStyle="1" w:styleId="node4slide">
    <w:name w:val="node4slide"/>
    <w:basedOn w:val="Normal"/>
    <w:rsid w:val="00C80421"/>
    <w:pPr>
      <w:spacing w:before="100" w:beforeAutospacing="1" w:after="210" w:line="240" w:lineRule="auto"/>
    </w:pPr>
    <w:rPr>
      <w:rFonts w:eastAsia="Times New Roman" w:cs="Times New Roman"/>
      <w:sz w:val="24"/>
      <w:szCs w:val="24"/>
    </w:rPr>
  </w:style>
  <w:style w:type="paragraph" w:customStyle="1" w:styleId="question">
    <w:name w:val="question"/>
    <w:basedOn w:val="Normal"/>
    <w:rsid w:val="00C80421"/>
    <w:pPr>
      <w:spacing w:before="100" w:beforeAutospacing="1" w:line="240" w:lineRule="auto"/>
      <w:ind w:left="900" w:right="900"/>
    </w:pPr>
    <w:rPr>
      <w:rFonts w:eastAsia="Times New Roman" w:cs="Times New Roman"/>
      <w:b/>
      <w:bCs/>
      <w:color w:val="323232"/>
      <w:szCs w:val="21"/>
    </w:rPr>
  </w:style>
  <w:style w:type="paragraph" w:customStyle="1" w:styleId="answer">
    <w:name w:val="answer"/>
    <w:basedOn w:val="Normal"/>
    <w:rsid w:val="00C80421"/>
    <w:pPr>
      <w:spacing w:after="210" w:line="240" w:lineRule="auto"/>
      <w:ind w:left="900" w:right="900"/>
    </w:pPr>
    <w:rPr>
      <w:rFonts w:eastAsia="Times New Roman" w:cs="Times New Roman"/>
      <w:szCs w:val="21"/>
    </w:rPr>
  </w:style>
  <w:style w:type="paragraph" w:customStyle="1" w:styleId="questionspan">
    <w:name w:val="question&gt;span"/>
    <w:basedOn w:val="Normal"/>
    <w:rsid w:val="00C80421"/>
    <w:pPr>
      <w:spacing w:before="100" w:beforeAutospacing="1" w:after="210" w:line="240" w:lineRule="auto"/>
      <w:ind w:left="-300"/>
    </w:pPr>
    <w:rPr>
      <w:rFonts w:eastAsia="Times New Roman" w:cs="Times New Roman"/>
      <w:b/>
      <w:bCs/>
      <w:color w:val="0CA2DA"/>
      <w:sz w:val="24"/>
      <w:szCs w:val="24"/>
    </w:rPr>
  </w:style>
  <w:style w:type="paragraph" w:customStyle="1" w:styleId="answerspan">
    <w:name w:val="answer&gt;span"/>
    <w:basedOn w:val="Normal"/>
    <w:rsid w:val="00C80421"/>
    <w:pPr>
      <w:spacing w:before="100" w:beforeAutospacing="1" w:after="210" w:line="240" w:lineRule="auto"/>
      <w:ind w:left="-285"/>
    </w:pPr>
    <w:rPr>
      <w:rFonts w:eastAsia="Times New Roman" w:cs="Times New Roman"/>
      <w:b/>
      <w:bCs/>
      <w:color w:val="99C941"/>
      <w:sz w:val="24"/>
      <w:szCs w:val="24"/>
    </w:rPr>
  </w:style>
  <w:style w:type="paragraph" w:customStyle="1" w:styleId="popup-video-frame">
    <w:name w:val="popup-video-frame"/>
    <w:basedOn w:val="Normal"/>
    <w:rsid w:val="00C80421"/>
    <w:pPr>
      <w:shd w:val="clear" w:color="auto" w:fill="000000"/>
      <w:spacing w:before="100" w:beforeAutospacing="1" w:after="210" w:line="240" w:lineRule="auto"/>
    </w:pPr>
    <w:rPr>
      <w:rFonts w:eastAsia="Times New Roman" w:cs="Times New Roman"/>
      <w:sz w:val="24"/>
      <w:szCs w:val="24"/>
    </w:rPr>
  </w:style>
  <w:style w:type="paragraph" w:customStyle="1" w:styleId="popup-video-close">
    <w:name w:val="popup-video-close"/>
    <w:basedOn w:val="Normal"/>
    <w:rsid w:val="00C80421"/>
    <w:pPr>
      <w:spacing w:before="100" w:beforeAutospacing="1" w:after="210" w:line="240" w:lineRule="auto"/>
    </w:pPr>
    <w:rPr>
      <w:rFonts w:eastAsia="Times New Roman" w:cs="Times New Roman"/>
      <w:sz w:val="24"/>
      <w:szCs w:val="24"/>
    </w:rPr>
  </w:style>
  <w:style w:type="paragraph" w:customStyle="1" w:styleId="archive-jumplink-selector">
    <w:name w:val="archive-jumplink-selector"/>
    <w:basedOn w:val="Normal"/>
    <w:rsid w:val="00C80421"/>
    <w:pPr>
      <w:pBdr>
        <w:top w:val="single" w:sz="6" w:space="8" w:color="CCCCCC"/>
        <w:bottom w:val="single" w:sz="6" w:space="8" w:color="CCCCCC"/>
      </w:pBdr>
      <w:spacing w:before="100" w:beforeAutospacing="1" w:after="210" w:line="240" w:lineRule="auto"/>
    </w:pPr>
    <w:rPr>
      <w:rFonts w:eastAsia="Times New Roman" w:cs="Times New Roman"/>
      <w:sz w:val="24"/>
      <w:szCs w:val="24"/>
    </w:rPr>
  </w:style>
  <w:style w:type="paragraph" w:customStyle="1" w:styleId="free-trial-ribbon">
    <w:name w:val="free-trial-ribbon"/>
    <w:basedOn w:val="Normal"/>
    <w:rsid w:val="00C80421"/>
    <w:pPr>
      <w:shd w:val="clear" w:color="auto" w:fill="00ABEC"/>
      <w:spacing w:before="750" w:line="240" w:lineRule="auto"/>
      <w:ind w:left="-1350" w:right="-1350"/>
    </w:pPr>
    <w:rPr>
      <w:rFonts w:eastAsia="Times New Roman" w:cs="Times New Roman"/>
      <w:color w:val="FFFFFF"/>
      <w:sz w:val="24"/>
      <w:szCs w:val="24"/>
    </w:rPr>
  </w:style>
  <w:style w:type="paragraph" w:customStyle="1" w:styleId="free-trial-art">
    <w:name w:val="free-trial-art"/>
    <w:basedOn w:val="Normal"/>
    <w:rsid w:val="00C80421"/>
    <w:pPr>
      <w:spacing w:before="100" w:beforeAutospacing="1" w:after="210" w:line="240" w:lineRule="auto"/>
    </w:pPr>
    <w:rPr>
      <w:rFonts w:eastAsia="Times New Roman" w:cs="Times New Roman"/>
      <w:sz w:val="24"/>
      <w:szCs w:val="24"/>
    </w:rPr>
  </w:style>
  <w:style w:type="paragraph" w:customStyle="1" w:styleId="free-trial-cont">
    <w:name w:val="free-trial-cont"/>
    <w:basedOn w:val="Normal"/>
    <w:rsid w:val="00C80421"/>
    <w:pPr>
      <w:spacing w:before="100" w:beforeAutospacing="1" w:after="210" w:line="240" w:lineRule="auto"/>
    </w:pPr>
    <w:rPr>
      <w:rFonts w:eastAsia="Times New Roman" w:cs="Times New Roman"/>
      <w:sz w:val="24"/>
      <w:szCs w:val="24"/>
    </w:rPr>
  </w:style>
  <w:style w:type="paragraph" w:customStyle="1" w:styleId="trianglelink">
    <w:name w:val="trianglelink"/>
    <w:basedOn w:val="Normal"/>
    <w:rsid w:val="00C80421"/>
    <w:pPr>
      <w:spacing w:before="100" w:beforeAutospacing="1" w:after="210" w:line="240" w:lineRule="atLeast"/>
    </w:pPr>
    <w:rPr>
      <w:rFonts w:eastAsia="Times New Roman" w:cs="Times New Roman"/>
      <w:sz w:val="24"/>
      <w:szCs w:val="24"/>
    </w:rPr>
  </w:style>
  <w:style w:type="paragraph" w:customStyle="1" w:styleId="arrowlink">
    <w:name w:val="arrowlink"/>
    <w:basedOn w:val="Normal"/>
    <w:rsid w:val="00C80421"/>
    <w:pPr>
      <w:spacing w:before="100" w:beforeAutospacing="1" w:after="210" w:line="375" w:lineRule="atLeast"/>
    </w:pPr>
    <w:rPr>
      <w:rFonts w:eastAsia="Times New Roman" w:cs="Times New Roman"/>
      <w:color w:val="505050"/>
      <w:sz w:val="30"/>
      <w:szCs w:val="30"/>
    </w:rPr>
  </w:style>
  <w:style w:type="paragraph" w:customStyle="1" w:styleId="arrowbtn">
    <w:name w:val="arrowbtn"/>
    <w:basedOn w:val="Normal"/>
    <w:rsid w:val="00C80421"/>
    <w:pPr>
      <w:spacing w:before="100" w:beforeAutospacing="1" w:after="210" w:line="240" w:lineRule="auto"/>
    </w:pPr>
    <w:rPr>
      <w:rFonts w:eastAsia="Times New Roman" w:cs="Times New Roman"/>
      <w:color w:val="FFFFFF"/>
      <w:sz w:val="45"/>
      <w:szCs w:val="45"/>
    </w:rPr>
  </w:style>
  <w:style w:type="paragraph" w:customStyle="1" w:styleId="collapsible-content-container">
    <w:name w:val="collapsible-content-container"/>
    <w:basedOn w:val="Normal"/>
    <w:rsid w:val="00C80421"/>
    <w:pPr>
      <w:spacing w:before="360" w:after="360" w:line="240" w:lineRule="auto"/>
    </w:pPr>
    <w:rPr>
      <w:rFonts w:eastAsia="Times New Roman" w:cs="Times New Roman"/>
      <w:sz w:val="24"/>
      <w:szCs w:val="24"/>
    </w:rPr>
  </w:style>
  <w:style w:type="paragraph" w:customStyle="1" w:styleId="collapsible-content">
    <w:name w:val="collapsible-content"/>
    <w:basedOn w:val="Normal"/>
    <w:rsid w:val="00C80421"/>
    <w:pPr>
      <w:spacing w:before="100" w:beforeAutospacing="1" w:after="210" w:line="240" w:lineRule="auto"/>
    </w:pPr>
    <w:rPr>
      <w:rFonts w:eastAsia="Times New Roman" w:cs="Times New Roman"/>
      <w:vanish/>
      <w:sz w:val="24"/>
      <w:szCs w:val="24"/>
    </w:rPr>
  </w:style>
  <w:style w:type="paragraph" w:customStyle="1" w:styleId="horizontal-option-selector">
    <w:name w:val="horizontal-option-selector"/>
    <w:basedOn w:val="Normal"/>
    <w:rsid w:val="00C80421"/>
    <w:pPr>
      <w:pBdr>
        <w:top w:val="single" w:sz="6" w:space="9" w:color="CCCCCC"/>
        <w:bottom w:val="single" w:sz="6" w:space="9" w:color="CCCCCC"/>
      </w:pBdr>
      <w:spacing w:before="360" w:after="360" w:line="240" w:lineRule="auto"/>
    </w:pPr>
    <w:rPr>
      <w:rFonts w:eastAsia="Times New Roman" w:cs="Times New Roman"/>
      <w:sz w:val="24"/>
      <w:szCs w:val="24"/>
    </w:rPr>
  </w:style>
  <w:style w:type="paragraph" w:customStyle="1" w:styleId="rub-only">
    <w:name w:val="rub-only"/>
    <w:basedOn w:val="Normal"/>
    <w:rsid w:val="00C80421"/>
    <w:pPr>
      <w:spacing w:before="100" w:beforeAutospacing="1" w:after="210" w:line="240" w:lineRule="auto"/>
    </w:pPr>
    <w:rPr>
      <w:rFonts w:eastAsia="Times New Roman" w:cs="Times New Roman"/>
      <w:vanish/>
      <w:sz w:val="24"/>
      <w:szCs w:val="24"/>
    </w:rPr>
  </w:style>
  <w:style w:type="paragraph" w:customStyle="1" w:styleId="dev-center-tutorial-selector">
    <w:name w:val="dev-center-tutorial-selector"/>
    <w:basedOn w:val="Normal"/>
    <w:rsid w:val="00C80421"/>
    <w:pPr>
      <w:spacing w:before="100" w:beforeAutospacing="1" w:after="210" w:line="240" w:lineRule="auto"/>
    </w:pPr>
    <w:rPr>
      <w:rFonts w:eastAsia="Times New Roman" w:cs="Times New Roman"/>
      <w:sz w:val="24"/>
      <w:szCs w:val="24"/>
    </w:rPr>
  </w:style>
  <w:style w:type="paragraph" w:customStyle="1" w:styleId="dev-center-tutorial-subselector">
    <w:name w:val="dev-center-tutorial-subselector"/>
    <w:basedOn w:val="Normal"/>
    <w:rsid w:val="00C80421"/>
    <w:pPr>
      <w:spacing w:before="525" w:after="450" w:line="240" w:lineRule="auto"/>
    </w:pPr>
    <w:rPr>
      <w:rFonts w:eastAsia="Times New Roman" w:cs="Times New Roman"/>
      <w:color w:val="666666"/>
      <w:sz w:val="36"/>
      <w:szCs w:val="36"/>
    </w:rPr>
  </w:style>
  <w:style w:type="paragraph" w:customStyle="1" w:styleId="dev-callout-new-collapsed">
    <w:name w:val="dev-callout-new-collapsed"/>
    <w:basedOn w:val="Normal"/>
    <w:rsid w:val="00C80421"/>
    <w:pPr>
      <w:pBdr>
        <w:top w:val="single" w:sz="6" w:space="0" w:color="CCCCCC"/>
        <w:bottom w:val="single" w:sz="6" w:space="0" w:color="CCCCCC"/>
      </w:pBdr>
      <w:shd w:val="clear" w:color="auto" w:fill="EAEAEA"/>
      <w:spacing w:before="240" w:after="240" w:line="240" w:lineRule="auto"/>
      <w:ind w:left="-180" w:right="-180"/>
    </w:pPr>
    <w:rPr>
      <w:rFonts w:eastAsia="Times New Roman" w:cs="Times New Roman"/>
      <w:color w:val="8A8A8A"/>
      <w:sz w:val="24"/>
      <w:szCs w:val="24"/>
    </w:rPr>
  </w:style>
  <w:style w:type="paragraph" w:customStyle="1" w:styleId="dev-callout-newstrong">
    <w:name w:val="dev-callout-new&gt;strong"/>
    <w:basedOn w:val="Normal"/>
    <w:rsid w:val="00C80421"/>
    <w:pPr>
      <w:spacing w:before="100" w:beforeAutospacing="1" w:after="210" w:line="240" w:lineRule="auto"/>
    </w:pPr>
    <w:rPr>
      <w:rFonts w:eastAsia="Times New Roman" w:cs="Times New Roman"/>
      <w:color w:val="00BCF2"/>
      <w:szCs w:val="21"/>
    </w:rPr>
  </w:style>
  <w:style w:type="paragraph" w:customStyle="1" w:styleId="dev-callout-new-collapsedstrong">
    <w:name w:val="dev-callout-new-collapsed&gt;strong"/>
    <w:basedOn w:val="Normal"/>
    <w:rsid w:val="00C80421"/>
    <w:pPr>
      <w:spacing w:before="100" w:beforeAutospacing="1" w:after="210" w:line="240" w:lineRule="auto"/>
    </w:pPr>
    <w:rPr>
      <w:rFonts w:eastAsia="Times New Roman" w:cs="Times New Roman"/>
      <w:color w:val="00BCF2"/>
      <w:szCs w:val="21"/>
    </w:rPr>
  </w:style>
  <w:style w:type="paragraph" w:customStyle="1" w:styleId="dev-callout-newstrongspan">
    <w:name w:val="dev-callout-new&gt;strong&gt;span"/>
    <w:basedOn w:val="Normal"/>
    <w:rsid w:val="00C80421"/>
    <w:pPr>
      <w:spacing w:before="100" w:beforeAutospacing="1" w:after="210" w:line="240" w:lineRule="auto"/>
    </w:pPr>
    <w:rPr>
      <w:rFonts w:eastAsia="Times New Roman" w:cs="Times New Roman"/>
      <w:caps/>
      <w:vanish/>
      <w:sz w:val="15"/>
      <w:szCs w:val="15"/>
    </w:rPr>
  </w:style>
  <w:style w:type="paragraph" w:customStyle="1" w:styleId="dev-callout-new-collapsedstrongspan">
    <w:name w:val="dev-callout-new-collapsed&gt;strong&gt;span"/>
    <w:basedOn w:val="Normal"/>
    <w:rsid w:val="00C80421"/>
    <w:pPr>
      <w:spacing w:before="100" w:beforeAutospacing="1" w:after="210" w:line="240" w:lineRule="auto"/>
    </w:pPr>
    <w:rPr>
      <w:rFonts w:eastAsia="Times New Roman" w:cs="Times New Roman"/>
      <w:caps/>
      <w:vanish/>
      <w:sz w:val="15"/>
      <w:szCs w:val="15"/>
    </w:rPr>
  </w:style>
  <w:style w:type="paragraph" w:customStyle="1" w:styleId="console-style">
    <w:name w:val="console-style"/>
    <w:basedOn w:val="Normal"/>
    <w:rsid w:val="00C80421"/>
    <w:pPr>
      <w:shd w:val="clear" w:color="auto" w:fill="000000"/>
      <w:spacing w:before="100" w:beforeAutospacing="1" w:after="210" w:line="240" w:lineRule="auto"/>
    </w:pPr>
    <w:rPr>
      <w:rFonts w:eastAsia="Times New Roman" w:cs="Times New Roman"/>
      <w:color w:val="C0C0C0"/>
      <w:sz w:val="24"/>
      <w:szCs w:val="24"/>
    </w:rPr>
  </w:style>
  <w:style w:type="paragraph" w:customStyle="1" w:styleId="article-meta">
    <w:name w:val="article-meta"/>
    <w:basedOn w:val="Normal"/>
    <w:rsid w:val="00C80421"/>
    <w:pPr>
      <w:spacing w:before="600" w:after="210" w:line="240" w:lineRule="auto"/>
    </w:pPr>
    <w:rPr>
      <w:rFonts w:eastAsia="Times New Roman" w:cs="Times New Roman"/>
      <w:sz w:val="24"/>
      <w:szCs w:val="24"/>
    </w:rPr>
  </w:style>
  <w:style w:type="paragraph" w:customStyle="1" w:styleId="view-script">
    <w:name w:val="view-script"/>
    <w:basedOn w:val="Normal"/>
    <w:rsid w:val="00C80421"/>
    <w:pPr>
      <w:pBdr>
        <w:left w:val="single" w:sz="6" w:space="15" w:color="666666"/>
      </w:pBdr>
      <w:spacing w:before="225" w:after="375" w:line="240" w:lineRule="auto"/>
      <w:ind w:left="300"/>
    </w:pPr>
    <w:rPr>
      <w:rFonts w:eastAsia="Times New Roman" w:cs="Times New Roman"/>
      <w:sz w:val="24"/>
      <w:szCs w:val="24"/>
    </w:rPr>
  </w:style>
  <w:style w:type="paragraph" w:customStyle="1" w:styleId="infographic-zoom">
    <w:name w:val="infographic-zoom"/>
    <w:basedOn w:val="Normal"/>
    <w:rsid w:val="00C80421"/>
    <w:pPr>
      <w:shd w:val="clear" w:color="auto" w:fill="F0F0F0"/>
      <w:spacing w:before="100" w:beforeAutospacing="1" w:after="450" w:line="240" w:lineRule="auto"/>
    </w:pPr>
    <w:rPr>
      <w:rFonts w:eastAsia="Times New Roman" w:cs="Times New Roman"/>
      <w:sz w:val="24"/>
      <w:szCs w:val="24"/>
    </w:rPr>
  </w:style>
  <w:style w:type="paragraph" w:customStyle="1" w:styleId="poster-carousel">
    <w:name w:val="poster-carousel"/>
    <w:basedOn w:val="Normal"/>
    <w:rsid w:val="00C80421"/>
    <w:pPr>
      <w:shd w:val="clear" w:color="auto" w:fill="FFFFFF"/>
      <w:spacing w:before="100" w:beforeAutospacing="1" w:after="210" w:line="240" w:lineRule="auto"/>
      <w:ind w:left="-1350"/>
    </w:pPr>
    <w:rPr>
      <w:rFonts w:eastAsia="Times New Roman" w:cs="Times New Roman"/>
      <w:sz w:val="24"/>
      <w:szCs w:val="24"/>
    </w:rPr>
  </w:style>
  <w:style w:type="paragraph" w:customStyle="1" w:styleId="ca-container">
    <w:name w:val="ca-container"/>
    <w:basedOn w:val="Normal"/>
    <w:rsid w:val="00C80421"/>
    <w:pPr>
      <w:spacing w:before="100" w:beforeAutospacing="1" w:after="210" w:line="240" w:lineRule="auto"/>
    </w:pPr>
    <w:rPr>
      <w:rFonts w:eastAsia="Times New Roman" w:cs="Times New Roman"/>
      <w:sz w:val="24"/>
      <w:szCs w:val="24"/>
    </w:rPr>
  </w:style>
  <w:style w:type="paragraph" w:customStyle="1" w:styleId="ca-wrapper">
    <w:name w:val="ca-wrapper"/>
    <w:basedOn w:val="Normal"/>
    <w:rsid w:val="00C80421"/>
    <w:pPr>
      <w:spacing w:before="100" w:beforeAutospacing="1" w:after="210" w:line="240" w:lineRule="auto"/>
    </w:pPr>
    <w:rPr>
      <w:rFonts w:eastAsia="Times New Roman" w:cs="Times New Roman"/>
      <w:sz w:val="24"/>
      <w:szCs w:val="24"/>
    </w:rPr>
  </w:style>
  <w:style w:type="paragraph" w:customStyle="1" w:styleId="ca-item">
    <w:name w:val="ca-item"/>
    <w:basedOn w:val="Normal"/>
    <w:rsid w:val="00C80421"/>
    <w:pPr>
      <w:spacing w:before="100" w:beforeAutospacing="1" w:after="210" w:line="240" w:lineRule="auto"/>
    </w:pPr>
    <w:rPr>
      <w:rFonts w:eastAsia="Times New Roman" w:cs="Times New Roman"/>
      <w:sz w:val="24"/>
      <w:szCs w:val="24"/>
    </w:rPr>
  </w:style>
  <w:style w:type="paragraph" w:customStyle="1" w:styleId="ca-more">
    <w:name w:val="ca-more"/>
    <w:basedOn w:val="Normal"/>
    <w:rsid w:val="00C80421"/>
    <w:pPr>
      <w:spacing w:before="100" w:beforeAutospacing="1" w:after="210" w:line="240" w:lineRule="auto"/>
    </w:pPr>
    <w:rPr>
      <w:rFonts w:eastAsia="Times New Roman" w:cs="Times New Roman"/>
      <w:sz w:val="24"/>
      <w:szCs w:val="24"/>
    </w:rPr>
  </w:style>
  <w:style w:type="paragraph" w:customStyle="1" w:styleId="ca-close">
    <w:name w:val="ca-close"/>
    <w:basedOn w:val="Normal"/>
    <w:rsid w:val="00C80421"/>
    <w:pPr>
      <w:shd w:val="clear" w:color="auto" w:fill="FFFFFF"/>
      <w:spacing w:before="100" w:beforeAutospacing="1" w:after="210" w:line="240" w:lineRule="auto"/>
      <w:ind w:hanging="3928"/>
    </w:pPr>
    <w:rPr>
      <w:rFonts w:eastAsia="Times New Roman" w:cs="Times New Roman"/>
      <w:sz w:val="24"/>
      <w:szCs w:val="24"/>
    </w:rPr>
  </w:style>
  <w:style w:type="paragraph" w:customStyle="1" w:styleId="ca-item-main">
    <w:name w:val="ca-item-main"/>
    <w:basedOn w:val="Normal"/>
    <w:rsid w:val="00C80421"/>
    <w:pPr>
      <w:shd w:val="clear" w:color="auto" w:fill="FFFFFF"/>
      <w:spacing w:before="100" w:beforeAutospacing="1" w:after="210" w:line="240" w:lineRule="auto"/>
    </w:pPr>
    <w:rPr>
      <w:rFonts w:eastAsia="Times New Roman" w:cs="Times New Roman"/>
      <w:sz w:val="24"/>
      <w:szCs w:val="24"/>
    </w:rPr>
  </w:style>
  <w:style w:type="paragraph" w:customStyle="1" w:styleId="ca-icon">
    <w:name w:val="ca-icon"/>
    <w:basedOn w:val="Normal"/>
    <w:rsid w:val="00C80421"/>
    <w:pPr>
      <w:spacing w:before="100" w:beforeAutospacing="1" w:after="210" w:line="240" w:lineRule="auto"/>
      <w:ind w:hanging="18913"/>
    </w:pPr>
    <w:rPr>
      <w:rFonts w:eastAsia="Times New Roman" w:cs="Times New Roman"/>
      <w:sz w:val="24"/>
      <w:szCs w:val="24"/>
    </w:rPr>
  </w:style>
  <w:style w:type="paragraph" w:customStyle="1" w:styleId="jcarousel-clip">
    <w:name w:val="jcarousel-clip"/>
    <w:basedOn w:val="Normal"/>
    <w:rsid w:val="00C80421"/>
    <w:pPr>
      <w:spacing w:before="100" w:beforeAutospacing="1" w:after="210" w:line="240" w:lineRule="auto"/>
      <w:ind w:left="750"/>
    </w:pPr>
    <w:rPr>
      <w:rFonts w:eastAsia="Times New Roman" w:cs="Times New Roman"/>
      <w:sz w:val="24"/>
      <w:szCs w:val="24"/>
    </w:rPr>
  </w:style>
  <w:style w:type="paragraph" w:customStyle="1" w:styleId="jcarousel-prev">
    <w:name w:val="jcarousel-prev"/>
    <w:basedOn w:val="Normal"/>
    <w:rsid w:val="00C80421"/>
    <w:pPr>
      <w:spacing w:after="210" w:line="240" w:lineRule="auto"/>
      <w:ind w:hanging="3928"/>
    </w:pPr>
    <w:rPr>
      <w:rFonts w:eastAsia="Times New Roman" w:cs="Times New Roman"/>
      <w:sz w:val="24"/>
      <w:szCs w:val="24"/>
    </w:rPr>
  </w:style>
  <w:style w:type="paragraph" w:customStyle="1" w:styleId="jcarousel-next">
    <w:name w:val="jcarousel-next"/>
    <w:basedOn w:val="Normal"/>
    <w:rsid w:val="00C80421"/>
    <w:pPr>
      <w:spacing w:after="210" w:line="240" w:lineRule="auto"/>
      <w:ind w:hanging="3928"/>
    </w:pPr>
    <w:rPr>
      <w:rFonts w:eastAsia="Times New Roman" w:cs="Times New Roman"/>
      <w:sz w:val="24"/>
      <w:szCs w:val="24"/>
    </w:rPr>
  </w:style>
  <w:style w:type="paragraph" w:customStyle="1" w:styleId="pricing-calc-meters">
    <w:name w:val="pricing-calc-meters"/>
    <w:basedOn w:val="Normal"/>
    <w:rsid w:val="00C80421"/>
    <w:pPr>
      <w:spacing w:line="240" w:lineRule="auto"/>
    </w:pPr>
    <w:rPr>
      <w:rFonts w:eastAsia="Times New Roman" w:cs="Times New Roman"/>
      <w:sz w:val="24"/>
      <w:szCs w:val="24"/>
    </w:rPr>
  </w:style>
  <w:style w:type="paragraph" w:customStyle="1" w:styleId="pricing-calc-meters-advanced">
    <w:name w:val="pricing-calc-meters-advanced"/>
    <w:basedOn w:val="Normal"/>
    <w:rsid w:val="00C80421"/>
    <w:pPr>
      <w:spacing w:line="240" w:lineRule="auto"/>
    </w:pPr>
    <w:rPr>
      <w:rFonts w:eastAsia="Times New Roman" w:cs="Times New Roman"/>
      <w:sz w:val="24"/>
      <w:szCs w:val="24"/>
    </w:rPr>
  </w:style>
  <w:style w:type="paragraph" w:customStyle="1" w:styleId="pricing-calc-nav">
    <w:name w:val="pricing-calc-nav"/>
    <w:basedOn w:val="Normal"/>
    <w:rsid w:val="00C80421"/>
    <w:pPr>
      <w:spacing w:before="100" w:beforeAutospacing="1" w:after="210" w:line="240" w:lineRule="auto"/>
    </w:pPr>
    <w:rPr>
      <w:rFonts w:eastAsia="Times New Roman" w:cs="Times New Roman"/>
      <w:sz w:val="24"/>
      <w:szCs w:val="24"/>
    </w:rPr>
  </w:style>
  <w:style w:type="paragraph" w:customStyle="1" w:styleId="pricing-calc-container">
    <w:name w:val="pricing-calc-container"/>
    <w:basedOn w:val="Normal"/>
    <w:rsid w:val="00C80421"/>
    <w:pPr>
      <w:spacing w:before="100" w:beforeAutospacing="1" w:after="210" w:line="240" w:lineRule="auto"/>
      <w:ind w:left="750"/>
    </w:pPr>
    <w:rPr>
      <w:rFonts w:eastAsia="Times New Roman" w:cs="Times New Roman"/>
      <w:sz w:val="24"/>
      <w:szCs w:val="24"/>
    </w:rPr>
  </w:style>
  <w:style w:type="paragraph" w:customStyle="1" w:styleId="pricing-calc-metersli">
    <w:name w:val="pricing-calc-meters&gt;li"/>
    <w:basedOn w:val="Normal"/>
    <w:rsid w:val="00C80421"/>
    <w:pPr>
      <w:pBdr>
        <w:bottom w:val="single" w:sz="6" w:space="15" w:color="DDDDDD"/>
      </w:pBdr>
      <w:spacing w:after="300" w:line="240" w:lineRule="auto"/>
    </w:pPr>
    <w:rPr>
      <w:rFonts w:eastAsia="Times New Roman" w:cs="Times New Roman"/>
      <w:sz w:val="24"/>
      <w:szCs w:val="24"/>
    </w:rPr>
  </w:style>
  <w:style w:type="paragraph" w:customStyle="1" w:styleId="pricing-calc-choice">
    <w:name w:val="pricing-calc-choice"/>
    <w:basedOn w:val="Normal"/>
    <w:rsid w:val="00C80421"/>
    <w:pPr>
      <w:spacing w:before="100" w:beforeAutospacing="1" w:after="210" w:line="240" w:lineRule="auto"/>
      <w:ind w:left="600"/>
    </w:pPr>
    <w:rPr>
      <w:rFonts w:eastAsia="Times New Roman" w:cs="Times New Roman"/>
      <w:sz w:val="24"/>
      <w:szCs w:val="24"/>
    </w:rPr>
  </w:style>
  <w:style w:type="paragraph" w:customStyle="1" w:styleId="slider-pricing-group">
    <w:name w:val="slider-pricing-group"/>
    <w:basedOn w:val="Normal"/>
    <w:rsid w:val="00C80421"/>
    <w:pPr>
      <w:spacing w:before="100" w:beforeAutospacing="1" w:after="210" w:line="240" w:lineRule="auto"/>
    </w:pPr>
    <w:rPr>
      <w:rFonts w:eastAsia="Times New Roman" w:cs="Times New Roman"/>
      <w:sz w:val="24"/>
      <w:szCs w:val="24"/>
    </w:rPr>
  </w:style>
  <w:style w:type="paragraph" w:customStyle="1" w:styleId="slider-div">
    <w:name w:val="slider-div"/>
    <w:basedOn w:val="Normal"/>
    <w:rsid w:val="00C80421"/>
    <w:pPr>
      <w:spacing w:before="100" w:beforeAutospacing="1" w:after="210" w:line="240" w:lineRule="auto"/>
    </w:pPr>
    <w:rPr>
      <w:rFonts w:eastAsia="Times New Roman" w:cs="Times New Roman"/>
      <w:sz w:val="24"/>
      <w:szCs w:val="24"/>
    </w:rPr>
  </w:style>
  <w:style w:type="paragraph" w:customStyle="1" w:styleId="slider-total">
    <w:name w:val="slider-total"/>
    <w:basedOn w:val="Normal"/>
    <w:rsid w:val="00C80421"/>
    <w:pPr>
      <w:spacing w:line="315" w:lineRule="atLeast"/>
    </w:pPr>
    <w:rPr>
      <w:rFonts w:eastAsia="Times New Roman" w:cs="Times New Roman"/>
      <w:b/>
      <w:bCs/>
      <w:color w:val="333333"/>
      <w:sz w:val="32"/>
      <w:szCs w:val="32"/>
    </w:rPr>
  </w:style>
  <w:style w:type="paragraph" w:customStyle="1" w:styleId="slider-amount">
    <w:name w:val="slider-amount"/>
    <w:basedOn w:val="Normal"/>
    <w:rsid w:val="00C80421"/>
    <w:pPr>
      <w:spacing w:line="315" w:lineRule="atLeast"/>
      <w:ind w:left="300"/>
    </w:pPr>
    <w:rPr>
      <w:rFonts w:eastAsia="Times New Roman" w:cs="Times New Roman"/>
      <w:sz w:val="32"/>
      <w:szCs w:val="32"/>
    </w:rPr>
  </w:style>
  <w:style w:type="paragraph" w:customStyle="1" w:styleId="slider-hourly">
    <w:name w:val="slider-hourly"/>
    <w:basedOn w:val="Normal"/>
    <w:rsid w:val="00C80421"/>
    <w:pPr>
      <w:spacing w:line="315" w:lineRule="atLeast"/>
    </w:pPr>
    <w:rPr>
      <w:rFonts w:eastAsia="Times New Roman" w:cs="Times New Roman"/>
      <w:color w:val="919191"/>
      <w:szCs w:val="21"/>
    </w:rPr>
  </w:style>
  <w:style w:type="paragraph" w:customStyle="1" w:styleId="slider-caption">
    <w:name w:val="slider-caption"/>
    <w:basedOn w:val="Normal"/>
    <w:rsid w:val="00C80421"/>
    <w:pPr>
      <w:spacing w:before="100" w:beforeAutospacing="1" w:after="210" w:line="240" w:lineRule="auto"/>
    </w:pPr>
    <w:rPr>
      <w:rFonts w:eastAsia="Times New Roman" w:cs="Times New Roman"/>
      <w:color w:val="919191"/>
      <w:sz w:val="24"/>
      <w:szCs w:val="24"/>
    </w:rPr>
  </w:style>
  <w:style w:type="paragraph" w:customStyle="1" w:styleId="slider-foreword">
    <w:name w:val="slider-foreword"/>
    <w:basedOn w:val="Normal"/>
    <w:rsid w:val="00C80421"/>
    <w:pPr>
      <w:spacing w:before="100" w:beforeAutospacing="1" w:after="210" w:line="240" w:lineRule="auto"/>
    </w:pPr>
    <w:rPr>
      <w:rFonts w:eastAsia="Times New Roman" w:cs="Times New Roman"/>
      <w:color w:val="919191"/>
      <w:sz w:val="24"/>
      <w:szCs w:val="24"/>
    </w:rPr>
  </w:style>
  <w:style w:type="paragraph" w:customStyle="1" w:styleId="slider-tooltip">
    <w:name w:val="slider-tooltip"/>
    <w:basedOn w:val="Normal"/>
    <w:rsid w:val="00C80421"/>
    <w:pPr>
      <w:spacing w:before="100" w:beforeAutospacing="1" w:after="210" w:line="240" w:lineRule="auto"/>
    </w:pPr>
    <w:rPr>
      <w:rFonts w:eastAsia="Times New Roman" w:cs="Times New Roman"/>
      <w:sz w:val="24"/>
      <w:szCs w:val="24"/>
    </w:rPr>
  </w:style>
  <w:style w:type="paragraph" w:customStyle="1" w:styleId="pricing-quick-links">
    <w:name w:val="pricing-quick-links"/>
    <w:basedOn w:val="Normal"/>
    <w:rsid w:val="00C80421"/>
    <w:pPr>
      <w:spacing w:before="100" w:beforeAutospacing="1" w:after="210" w:line="240" w:lineRule="auto"/>
      <w:ind w:left="750"/>
    </w:pPr>
    <w:rPr>
      <w:rFonts w:eastAsia="Times New Roman" w:cs="Times New Roman"/>
      <w:sz w:val="24"/>
      <w:szCs w:val="24"/>
    </w:rPr>
  </w:style>
  <w:style w:type="paragraph" w:customStyle="1" w:styleId="pricing-calc-estimate">
    <w:name w:val="pricing-calc-estimate"/>
    <w:basedOn w:val="Normal"/>
    <w:rsid w:val="00C80421"/>
    <w:pPr>
      <w:pBdr>
        <w:bottom w:val="single" w:sz="12" w:space="2" w:color="555555"/>
      </w:pBdr>
      <w:spacing w:before="100" w:beforeAutospacing="1" w:after="210" w:line="240" w:lineRule="auto"/>
    </w:pPr>
    <w:rPr>
      <w:rFonts w:eastAsia="Times New Roman" w:cs="Times New Roman"/>
      <w:b/>
      <w:bCs/>
      <w:color w:val="555555"/>
      <w:sz w:val="24"/>
      <w:szCs w:val="24"/>
    </w:rPr>
  </w:style>
  <w:style w:type="paragraph" w:customStyle="1" w:styleId="pricing-calc-month">
    <w:name w:val="pricing-calc-month"/>
    <w:basedOn w:val="Normal"/>
    <w:rsid w:val="00C80421"/>
    <w:pPr>
      <w:spacing w:before="100" w:beforeAutospacing="1" w:after="210" w:line="240" w:lineRule="auto"/>
    </w:pPr>
    <w:rPr>
      <w:rFonts w:eastAsia="Times New Roman" w:cs="Times New Roman"/>
      <w:sz w:val="30"/>
      <w:szCs w:val="30"/>
    </w:rPr>
  </w:style>
  <w:style w:type="paragraph" w:customStyle="1" w:styleId="pricing-calc-total-wrapper">
    <w:name w:val="pricing-calc-total-wrapper"/>
    <w:basedOn w:val="Normal"/>
    <w:rsid w:val="00C80421"/>
    <w:pPr>
      <w:spacing w:before="100" w:beforeAutospacing="1" w:after="210" w:line="240" w:lineRule="auto"/>
    </w:pPr>
    <w:rPr>
      <w:rFonts w:eastAsia="Times New Roman" w:cs="Times New Roman"/>
      <w:sz w:val="24"/>
      <w:szCs w:val="24"/>
    </w:rPr>
  </w:style>
  <w:style w:type="paragraph" w:customStyle="1" w:styleId="service-tier-selector">
    <w:name w:val="service-tier-selector"/>
    <w:basedOn w:val="Normal"/>
    <w:rsid w:val="00C80421"/>
    <w:pPr>
      <w:pBdr>
        <w:bottom w:val="single" w:sz="6" w:space="0" w:color="DDDDDD"/>
      </w:pBdr>
      <w:spacing w:before="100" w:beforeAutospacing="1" w:after="75" w:line="240" w:lineRule="auto"/>
      <w:jc w:val="right"/>
    </w:pPr>
    <w:rPr>
      <w:rFonts w:eastAsia="Times New Roman" w:cs="Times New Roman"/>
      <w:sz w:val="24"/>
      <w:szCs w:val="24"/>
    </w:rPr>
  </w:style>
  <w:style w:type="paragraph" w:customStyle="1" w:styleId="service-tier-selectora">
    <w:name w:val="service-tier-selector&gt;a"/>
    <w:basedOn w:val="Normal"/>
    <w:rsid w:val="00C80421"/>
    <w:pPr>
      <w:spacing w:before="100" w:beforeAutospacing="1" w:after="210" w:line="285" w:lineRule="atLeast"/>
      <w:ind w:right="75"/>
      <w:jc w:val="center"/>
    </w:pPr>
    <w:rPr>
      <w:rFonts w:eastAsia="Times New Roman" w:cs="Times New Roman"/>
      <w:color w:val="919191"/>
      <w:sz w:val="23"/>
      <w:szCs w:val="23"/>
    </w:rPr>
  </w:style>
  <w:style w:type="paragraph" w:customStyle="1" w:styleId="service-tier-selectoraspan">
    <w:name w:val="service-tier-selector&gt;a&gt;span"/>
    <w:basedOn w:val="Normal"/>
    <w:rsid w:val="00C80421"/>
    <w:pPr>
      <w:spacing w:before="100" w:beforeAutospacing="1" w:after="210" w:line="240" w:lineRule="auto"/>
    </w:pPr>
    <w:rPr>
      <w:rFonts w:eastAsia="Times New Roman" w:cs="Times New Roman"/>
      <w:sz w:val="15"/>
      <w:szCs w:val="15"/>
    </w:rPr>
  </w:style>
  <w:style w:type="paragraph" w:customStyle="1" w:styleId="buy-configure-websites-standard">
    <w:name w:val="buy-configure-websites-standard"/>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websites-shared">
    <w:name w:val="buy-configure-websites-shared"/>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mobile-basic">
    <w:name w:val="buy-configure-mobile-basic"/>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mobile-standard">
    <w:name w:val="buy-configure-mobile-standard"/>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notification-hubs-basic">
    <w:name w:val="buy-configure-notification-hubs-basic"/>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notification-hubs-standard">
    <w:name w:val="buy-configure-notification-hubs-standard"/>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cache-standard">
    <w:name w:val="buy-configure-cache-standard"/>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cache-premium">
    <w:name w:val="buy-configure-cache-premium"/>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vso-professional">
    <w:name w:val="buy-configure-vso-professional"/>
    <w:basedOn w:val="Normal"/>
    <w:rsid w:val="00C80421"/>
    <w:pPr>
      <w:spacing w:before="100" w:beforeAutospacing="1" w:after="210" w:line="240" w:lineRule="auto"/>
    </w:pPr>
    <w:rPr>
      <w:rFonts w:eastAsia="Times New Roman" w:cs="Times New Roman"/>
      <w:vanish/>
      <w:sz w:val="24"/>
      <w:szCs w:val="24"/>
    </w:rPr>
  </w:style>
  <w:style w:type="paragraph" w:customStyle="1" w:styleId="buy-configure-vso-advanced">
    <w:name w:val="buy-configure-vso-advanced"/>
    <w:basedOn w:val="Normal"/>
    <w:rsid w:val="00C80421"/>
    <w:pPr>
      <w:spacing w:before="100" w:beforeAutospacing="1" w:after="210" w:line="240" w:lineRule="auto"/>
    </w:pPr>
    <w:rPr>
      <w:rFonts w:eastAsia="Times New Roman" w:cs="Times New Roman"/>
      <w:vanish/>
      <w:sz w:val="24"/>
      <w:szCs w:val="24"/>
    </w:rPr>
  </w:style>
  <w:style w:type="paragraph" w:customStyle="1" w:styleId="meter-disabled">
    <w:name w:val="meter-disabled"/>
    <w:basedOn w:val="Normal"/>
    <w:rsid w:val="00C80421"/>
    <w:pPr>
      <w:spacing w:before="100" w:beforeAutospacing="1" w:after="210" w:line="240" w:lineRule="auto"/>
    </w:pPr>
    <w:rPr>
      <w:rFonts w:eastAsia="Times New Roman" w:cs="Times New Roman"/>
      <w:sz w:val="24"/>
      <w:szCs w:val="24"/>
    </w:rPr>
  </w:style>
  <w:style w:type="paragraph" w:customStyle="1" w:styleId="buy-configure-purchase-box">
    <w:name w:val="buy-configure-purchase-box"/>
    <w:basedOn w:val="Normal"/>
    <w:rsid w:val="00C80421"/>
    <w:pPr>
      <w:spacing w:before="100" w:beforeAutospacing="1" w:after="210" w:line="240" w:lineRule="auto"/>
    </w:pPr>
    <w:rPr>
      <w:rFonts w:eastAsia="Times New Roman" w:cs="Times New Roman"/>
      <w:sz w:val="24"/>
      <w:szCs w:val="24"/>
    </w:rPr>
  </w:style>
  <w:style w:type="paragraph" w:customStyle="1" w:styleId="subscribe-box">
    <w:name w:val="subscribe-box"/>
    <w:basedOn w:val="Normal"/>
    <w:rsid w:val="00C80421"/>
    <w:pPr>
      <w:spacing w:before="100" w:beforeAutospacing="1" w:after="210" w:line="240" w:lineRule="auto"/>
    </w:pPr>
    <w:rPr>
      <w:rFonts w:eastAsia="Times New Roman" w:cs="Times New Roman"/>
      <w:vanish/>
      <w:sz w:val="24"/>
      <w:szCs w:val="24"/>
    </w:rPr>
  </w:style>
  <w:style w:type="paragraph" w:customStyle="1" w:styleId="subscribe-boxdiv">
    <w:name w:val="subscribe-box&gt;div"/>
    <w:basedOn w:val="Normal"/>
    <w:rsid w:val="00C80421"/>
    <w:pPr>
      <w:spacing w:before="300" w:after="210" w:line="240" w:lineRule="auto"/>
    </w:pPr>
    <w:rPr>
      <w:rFonts w:eastAsia="Times New Roman" w:cs="Times New Roman"/>
      <w:sz w:val="24"/>
      <w:szCs w:val="24"/>
    </w:rPr>
  </w:style>
  <w:style w:type="paragraph" w:customStyle="1" w:styleId="buy-configure-column-pricing">
    <w:name w:val="buy-configure-column-pricing"/>
    <w:basedOn w:val="Normal"/>
    <w:rsid w:val="00C80421"/>
    <w:pPr>
      <w:spacing w:before="100" w:beforeAutospacing="1" w:after="105" w:line="240" w:lineRule="auto"/>
    </w:pPr>
    <w:rPr>
      <w:rFonts w:eastAsia="Times New Roman" w:cs="Times New Roman"/>
      <w:sz w:val="24"/>
      <w:szCs w:val="24"/>
    </w:rPr>
  </w:style>
  <w:style w:type="paragraph" w:customStyle="1" w:styleId="calc-overflow">
    <w:name w:val="calc-overflow"/>
    <w:basedOn w:val="Normal"/>
    <w:rsid w:val="00C80421"/>
    <w:pPr>
      <w:pBdr>
        <w:top w:val="single" w:sz="6" w:space="4" w:color="FFFF9B"/>
        <w:left w:val="single" w:sz="6" w:space="4" w:color="FFFF9B"/>
        <w:bottom w:val="single" w:sz="6" w:space="4" w:color="FFFF9B"/>
        <w:right w:val="single" w:sz="6" w:space="4" w:color="FFFF9B"/>
      </w:pBdr>
      <w:shd w:val="clear" w:color="auto" w:fill="FFFFE8"/>
      <w:spacing w:before="100" w:beforeAutospacing="1" w:after="150" w:line="240" w:lineRule="auto"/>
    </w:pPr>
    <w:rPr>
      <w:rFonts w:eastAsia="Times New Roman" w:cs="Times New Roman"/>
      <w:sz w:val="24"/>
      <w:szCs w:val="24"/>
    </w:rPr>
  </w:style>
  <w:style w:type="paragraph" w:customStyle="1" w:styleId="buy-configure-return-btn">
    <w:name w:val="buy-configure-return-btn"/>
    <w:basedOn w:val="Normal"/>
    <w:rsid w:val="00C80421"/>
    <w:pPr>
      <w:spacing w:before="100" w:beforeAutospacing="1" w:after="150" w:line="240" w:lineRule="auto"/>
    </w:pPr>
    <w:rPr>
      <w:rFonts w:eastAsia="Times New Roman" w:cs="Times New Roman"/>
      <w:b/>
      <w:bCs/>
      <w:sz w:val="24"/>
      <w:szCs w:val="24"/>
    </w:rPr>
  </w:style>
  <w:style w:type="paragraph" w:customStyle="1" w:styleId="sql-premium-number-of-databases">
    <w:name w:val="sql-premium-number-of-databases"/>
    <w:basedOn w:val="Normal"/>
    <w:rsid w:val="00C80421"/>
    <w:pPr>
      <w:spacing w:before="100" w:beforeAutospacing="1" w:after="210" w:line="240" w:lineRule="auto"/>
    </w:pPr>
    <w:rPr>
      <w:rFonts w:eastAsia="Times New Roman" w:cs="Times New Roman"/>
      <w:sz w:val="24"/>
      <w:szCs w:val="24"/>
    </w:rPr>
  </w:style>
  <w:style w:type="paragraph" w:customStyle="1" w:styleId="vertical-section">
    <w:name w:val="vertical-section"/>
    <w:basedOn w:val="Normal"/>
    <w:rsid w:val="00C80421"/>
    <w:pPr>
      <w:spacing w:before="100" w:beforeAutospacing="1" w:after="210" w:line="240" w:lineRule="auto"/>
    </w:pPr>
    <w:rPr>
      <w:rFonts w:eastAsia="Times New Roman" w:cs="Times New Roman"/>
      <w:sz w:val="24"/>
      <w:szCs w:val="24"/>
    </w:rPr>
  </w:style>
  <w:style w:type="paragraph" w:customStyle="1" w:styleId="vertical-section-left">
    <w:name w:val="vertical-section-left"/>
    <w:basedOn w:val="Normal"/>
    <w:rsid w:val="00C80421"/>
    <w:pPr>
      <w:spacing w:before="100" w:beforeAutospacing="1" w:after="210" w:line="240" w:lineRule="auto"/>
    </w:pPr>
    <w:rPr>
      <w:rFonts w:eastAsia="Times New Roman" w:cs="Times New Roman"/>
      <w:sz w:val="24"/>
      <w:szCs w:val="24"/>
    </w:rPr>
  </w:style>
  <w:style w:type="paragraph" w:customStyle="1" w:styleId="doc-info-1">
    <w:name w:val="doc-info-1"/>
    <w:basedOn w:val="Normal"/>
    <w:rsid w:val="00C80421"/>
    <w:pPr>
      <w:spacing w:before="100" w:beforeAutospacing="1" w:after="210" w:line="240" w:lineRule="auto"/>
    </w:pPr>
    <w:rPr>
      <w:rFonts w:eastAsia="Times New Roman" w:cs="Times New Roman"/>
      <w:sz w:val="24"/>
      <w:szCs w:val="24"/>
    </w:rPr>
  </w:style>
  <w:style w:type="paragraph" w:customStyle="1" w:styleId="doc-info-2">
    <w:name w:val="doc-info-2"/>
    <w:basedOn w:val="Normal"/>
    <w:rsid w:val="00C80421"/>
    <w:pPr>
      <w:spacing w:before="100" w:beforeAutospacing="1" w:after="210" w:line="240" w:lineRule="auto"/>
    </w:pPr>
    <w:rPr>
      <w:rFonts w:eastAsia="Times New Roman" w:cs="Times New Roman"/>
      <w:sz w:val="24"/>
      <w:szCs w:val="24"/>
    </w:rPr>
  </w:style>
  <w:style w:type="paragraph" w:customStyle="1" w:styleId="doc-info-3">
    <w:name w:val="doc-info-3"/>
    <w:basedOn w:val="Normal"/>
    <w:rsid w:val="00C80421"/>
    <w:pPr>
      <w:spacing w:before="100" w:beforeAutospacing="1" w:after="210" w:line="240" w:lineRule="auto"/>
    </w:pPr>
    <w:rPr>
      <w:rFonts w:eastAsia="Times New Roman" w:cs="Times New Roman"/>
      <w:sz w:val="24"/>
      <w:szCs w:val="24"/>
    </w:rPr>
  </w:style>
  <w:style w:type="paragraph" w:customStyle="1" w:styleId="doc-video-1">
    <w:name w:val="doc-video-1"/>
    <w:basedOn w:val="Normal"/>
    <w:rsid w:val="00C80421"/>
    <w:pPr>
      <w:spacing w:before="100" w:beforeAutospacing="1" w:after="210" w:line="240" w:lineRule="auto"/>
    </w:pPr>
    <w:rPr>
      <w:rFonts w:eastAsia="Times New Roman" w:cs="Times New Roman"/>
      <w:sz w:val="24"/>
      <w:szCs w:val="24"/>
    </w:rPr>
  </w:style>
  <w:style w:type="paragraph" w:customStyle="1" w:styleId="doc-video-2">
    <w:name w:val="doc-video-2"/>
    <w:basedOn w:val="Normal"/>
    <w:rsid w:val="00C80421"/>
    <w:pPr>
      <w:spacing w:before="100" w:beforeAutospacing="1" w:after="210" w:line="240" w:lineRule="auto"/>
    </w:pPr>
    <w:rPr>
      <w:rFonts w:eastAsia="Times New Roman" w:cs="Times New Roman"/>
      <w:sz w:val="24"/>
      <w:szCs w:val="24"/>
    </w:rPr>
  </w:style>
  <w:style w:type="paragraph" w:customStyle="1" w:styleId="doc-video-3">
    <w:name w:val="doc-video-3"/>
    <w:basedOn w:val="Normal"/>
    <w:rsid w:val="00C80421"/>
    <w:pPr>
      <w:spacing w:before="100" w:beforeAutospacing="1" w:after="210" w:line="240" w:lineRule="auto"/>
    </w:pPr>
    <w:rPr>
      <w:rFonts w:eastAsia="Times New Roman" w:cs="Times New Roman"/>
      <w:sz w:val="24"/>
      <w:szCs w:val="24"/>
    </w:rPr>
  </w:style>
  <w:style w:type="paragraph" w:customStyle="1" w:styleId="large-slideshow">
    <w:name w:val="large-slideshow"/>
    <w:basedOn w:val="Normal"/>
    <w:rsid w:val="00C80421"/>
    <w:pPr>
      <w:spacing w:before="100" w:beforeAutospacing="1" w:after="210" w:line="240" w:lineRule="auto"/>
      <w:ind w:left="-1350"/>
    </w:pPr>
    <w:rPr>
      <w:rFonts w:eastAsia="Times New Roman" w:cs="Times New Roman"/>
      <w:color w:val="FFFFFF"/>
      <w:sz w:val="24"/>
      <w:szCs w:val="24"/>
    </w:rPr>
  </w:style>
  <w:style w:type="paragraph" w:customStyle="1" w:styleId="rss-button">
    <w:name w:val="rss-button"/>
    <w:basedOn w:val="Normal"/>
    <w:rsid w:val="00C80421"/>
    <w:pPr>
      <w:shd w:val="clear" w:color="auto" w:fill="F6A858"/>
      <w:spacing w:after="210" w:line="240" w:lineRule="auto"/>
      <w:ind w:firstLine="22384"/>
    </w:pPr>
    <w:rPr>
      <w:rFonts w:eastAsia="Times New Roman" w:cs="Times New Roman"/>
      <w:sz w:val="24"/>
      <w:szCs w:val="24"/>
    </w:rPr>
  </w:style>
  <w:style w:type="paragraph" w:customStyle="1" w:styleId="page-iframe-documentation1">
    <w:name w:val="page-iframe-documentation1"/>
    <w:basedOn w:val="Normal"/>
    <w:rsid w:val="00C80421"/>
    <w:pPr>
      <w:shd w:val="clear" w:color="auto" w:fill="FFFFFF"/>
      <w:spacing w:before="100" w:beforeAutospacing="1" w:after="210" w:line="240" w:lineRule="auto"/>
    </w:pPr>
    <w:rPr>
      <w:rFonts w:eastAsia="Times New Roman" w:cs="Times New Roman"/>
      <w:sz w:val="24"/>
      <w:szCs w:val="24"/>
    </w:rPr>
  </w:style>
  <w:style w:type="paragraph" w:customStyle="1" w:styleId="page-iframe-documentation2">
    <w:name w:val="page-iframe-documentation2"/>
    <w:basedOn w:val="Normal"/>
    <w:rsid w:val="00C80421"/>
    <w:pPr>
      <w:shd w:val="clear" w:color="auto" w:fill="FFFFFF"/>
      <w:spacing w:before="100" w:beforeAutospacing="1" w:after="210" w:line="240" w:lineRule="auto"/>
    </w:pPr>
    <w:rPr>
      <w:rFonts w:eastAsia="Times New Roman" w:cs="Times New Roman"/>
      <w:sz w:val="24"/>
      <w:szCs w:val="24"/>
    </w:rPr>
  </w:style>
  <w:style w:type="paragraph" w:customStyle="1" w:styleId="template-sublanding-content-wrapper">
    <w:name w:val="template-sublanding-content-wrapper"/>
    <w:basedOn w:val="Normal"/>
    <w:rsid w:val="00C80421"/>
    <w:pPr>
      <w:spacing w:after="675" w:line="240" w:lineRule="auto"/>
    </w:pPr>
    <w:rPr>
      <w:rFonts w:eastAsia="Times New Roman" w:cs="Times New Roman"/>
      <w:sz w:val="24"/>
      <w:szCs w:val="24"/>
    </w:rPr>
  </w:style>
  <w:style w:type="paragraph" w:customStyle="1" w:styleId="paragraph-toggle">
    <w:name w:val="paragraph-toggle"/>
    <w:basedOn w:val="Normal"/>
    <w:rsid w:val="00C80421"/>
    <w:pPr>
      <w:spacing w:line="240" w:lineRule="auto"/>
    </w:pPr>
    <w:rPr>
      <w:rFonts w:eastAsia="Times New Roman" w:cs="Times New Roman"/>
      <w:sz w:val="24"/>
      <w:szCs w:val="24"/>
    </w:rPr>
  </w:style>
  <w:style w:type="paragraph" w:customStyle="1" w:styleId="section-expanding-video">
    <w:name w:val="section-expanding-video"/>
    <w:basedOn w:val="Normal"/>
    <w:rsid w:val="00C80421"/>
    <w:pPr>
      <w:spacing w:before="100" w:beforeAutospacing="1" w:after="210" w:line="240" w:lineRule="auto"/>
    </w:pPr>
    <w:rPr>
      <w:rFonts w:eastAsia="Times New Roman" w:cs="Times New Roman"/>
      <w:sz w:val="24"/>
      <w:szCs w:val="24"/>
    </w:rPr>
  </w:style>
  <w:style w:type="paragraph" w:customStyle="1" w:styleId="channel9-expander">
    <w:name w:val="channel9-expander"/>
    <w:basedOn w:val="Normal"/>
    <w:rsid w:val="00C80421"/>
    <w:pPr>
      <w:spacing w:before="100" w:beforeAutospacing="1" w:after="210" w:line="240" w:lineRule="auto"/>
    </w:pPr>
    <w:rPr>
      <w:rFonts w:eastAsia="Times New Roman" w:cs="Times New Roman"/>
      <w:sz w:val="24"/>
      <w:szCs w:val="24"/>
    </w:rPr>
  </w:style>
  <w:style w:type="paragraph" w:customStyle="1" w:styleId="section-sliding-content">
    <w:name w:val="section-sliding-content"/>
    <w:basedOn w:val="Normal"/>
    <w:rsid w:val="00C80421"/>
    <w:pPr>
      <w:spacing w:before="100" w:beforeAutospacing="1" w:after="210" w:line="240" w:lineRule="auto"/>
    </w:pPr>
    <w:rPr>
      <w:rFonts w:eastAsia="Times New Roman" w:cs="Times New Roman"/>
      <w:sz w:val="24"/>
      <w:szCs w:val="24"/>
    </w:rPr>
  </w:style>
  <w:style w:type="paragraph" w:customStyle="1" w:styleId="band-lght-gry-bg-pad-90">
    <w:name w:val="band-lght-gry-bg-pad-90"/>
    <w:basedOn w:val="Normal"/>
    <w:rsid w:val="00C80421"/>
    <w:pPr>
      <w:shd w:val="clear" w:color="auto" w:fill="DEDEDE"/>
      <w:spacing w:before="100" w:beforeAutospacing="1" w:after="210" w:line="240" w:lineRule="auto"/>
      <w:ind w:left="-1350"/>
    </w:pPr>
    <w:rPr>
      <w:rFonts w:eastAsia="Times New Roman" w:cs="Times New Roman"/>
      <w:sz w:val="24"/>
      <w:szCs w:val="24"/>
    </w:rPr>
  </w:style>
  <w:style w:type="paragraph" w:customStyle="1" w:styleId="band-wht-bg-pad-90">
    <w:name w:val="band-wht-bg-pad-90"/>
    <w:basedOn w:val="Normal"/>
    <w:rsid w:val="00C80421"/>
    <w:pPr>
      <w:spacing w:before="100" w:beforeAutospacing="1" w:after="210" w:line="240" w:lineRule="auto"/>
    </w:pPr>
    <w:rPr>
      <w:rFonts w:eastAsia="Times New Roman" w:cs="Times New Roman"/>
      <w:sz w:val="24"/>
      <w:szCs w:val="24"/>
    </w:rPr>
  </w:style>
  <w:style w:type="paragraph" w:customStyle="1" w:styleId="wa-resourceblocks">
    <w:name w:val="wa-resourceblocks"/>
    <w:basedOn w:val="Normal"/>
    <w:rsid w:val="00C80421"/>
    <w:pPr>
      <w:spacing w:line="240" w:lineRule="auto"/>
    </w:pPr>
    <w:rPr>
      <w:rFonts w:eastAsia="Times New Roman" w:cs="Times New Roman"/>
      <w:sz w:val="24"/>
      <w:szCs w:val="24"/>
    </w:rPr>
  </w:style>
  <w:style w:type="paragraph" w:customStyle="1" w:styleId="wacom-loader">
    <w:name w:val="wacom-loader"/>
    <w:basedOn w:val="Normal"/>
    <w:rsid w:val="00C80421"/>
    <w:pPr>
      <w:spacing w:line="240" w:lineRule="auto"/>
      <w:ind w:hanging="18913"/>
    </w:pPr>
    <w:rPr>
      <w:rFonts w:eastAsia="Times New Roman" w:cs="Times New Roman"/>
      <w:sz w:val="24"/>
      <w:szCs w:val="24"/>
    </w:rPr>
  </w:style>
  <w:style w:type="paragraph" w:customStyle="1" w:styleId="wacom-loader-over">
    <w:name w:val="wacom-loader-over"/>
    <w:basedOn w:val="Normal"/>
    <w:rsid w:val="00C80421"/>
    <w:pPr>
      <w:spacing w:before="100" w:beforeAutospacing="1" w:after="210" w:line="240" w:lineRule="auto"/>
      <w:ind w:left="-960"/>
    </w:pPr>
    <w:rPr>
      <w:rFonts w:eastAsia="Times New Roman" w:cs="Times New Roman"/>
      <w:sz w:val="24"/>
      <w:szCs w:val="24"/>
    </w:rPr>
  </w:style>
  <w:style w:type="paragraph" w:customStyle="1" w:styleId="jump-to-list">
    <w:name w:val="jump-to-list"/>
    <w:basedOn w:val="Normal"/>
    <w:rsid w:val="00C80421"/>
    <w:pPr>
      <w:spacing w:before="100" w:beforeAutospacing="1" w:after="210" w:line="240" w:lineRule="auto"/>
    </w:pPr>
    <w:rPr>
      <w:rFonts w:eastAsia="Times New Roman" w:cs="Times New Roman"/>
      <w:sz w:val="24"/>
      <w:szCs w:val="24"/>
    </w:rPr>
  </w:style>
  <w:style w:type="paragraph" w:customStyle="1" w:styleId="pagination">
    <w:name w:val="pagination"/>
    <w:basedOn w:val="Normal"/>
    <w:rsid w:val="00C80421"/>
    <w:pPr>
      <w:spacing w:line="240" w:lineRule="auto"/>
      <w:jc w:val="center"/>
    </w:pPr>
    <w:rPr>
      <w:rFonts w:eastAsia="Times New Roman" w:cs="Times New Roman"/>
      <w:sz w:val="24"/>
      <w:szCs w:val="24"/>
    </w:rPr>
  </w:style>
  <w:style w:type="paragraph" w:customStyle="1" w:styleId="buy-configure-sql-server-1">
    <w:name w:val="buy-configure-sql-server-1"/>
    <w:basedOn w:val="Normal"/>
    <w:rsid w:val="00C80421"/>
    <w:pPr>
      <w:spacing w:before="100" w:beforeAutospacing="1" w:after="210" w:line="240" w:lineRule="auto"/>
    </w:pPr>
    <w:rPr>
      <w:rFonts w:eastAsia="Times New Roman" w:cs="Times New Roman"/>
      <w:sz w:val="24"/>
      <w:szCs w:val="24"/>
    </w:rPr>
  </w:style>
  <w:style w:type="paragraph" w:customStyle="1" w:styleId="buy-configure-sql-server-2">
    <w:name w:val="buy-configure-sql-server-2"/>
    <w:basedOn w:val="Normal"/>
    <w:rsid w:val="00C80421"/>
    <w:pPr>
      <w:spacing w:before="100" w:beforeAutospacing="1" w:after="210" w:line="240" w:lineRule="auto"/>
    </w:pPr>
    <w:rPr>
      <w:rFonts w:eastAsia="Times New Roman" w:cs="Times New Roman"/>
      <w:sz w:val="24"/>
      <w:szCs w:val="24"/>
    </w:rPr>
  </w:style>
  <w:style w:type="paragraph" w:customStyle="1" w:styleId="buy-configure-biztalk-server-1">
    <w:name w:val="buy-configure-biztalk-server-1"/>
    <w:basedOn w:val="Normal"/>
    <w:rsid w:val="00C80421"/>
    <w:pPr>
      <w:spacing w:before="100" w:beforeAutospacing="1" w:after="210" w:line="240" w:lineRule="auto"/>
    </w:pPr>
    <w:rPr>
      <w:rFonts w:eastAsia="Times New Roman" w:cs="Times New Roman"/>
      <w:sz w:val="24"/>
      <w:szCs w:val="24"/>
    </w:rPr>
  </w:style>
  <w:style w:type="paragraph" w:customStyle="1" w:styleId="buy-configure-enterprise-linux-1">
    <w:name w:val="buy-configure-enterprise-linux-1"/>
    <w:basedOn w:val="Normal"/>
    <w:rsid w:val="00C80421"/>
    <w:pPr>
      <w:spacing w:before="100" w:beforeAutospacing="1" w:after="210" w:line="240" w:lineRule="auto"/>
    </w:pPr>
    <w:rPr>
      <w:rFonts w:eastAsia="Times New Roman" w:cs="Times New Roman"/>
      <w:sz w:val="24"/>
      <w:szCs w:val="24"/>
    </w:rPr>
  </w:style>
  <w:style w:type="paragraph" w:customStyle="1" w:styleId="ui-datepicker-header">
    <w:name w:val="ui-datepicker-header"/>
    <w:basedOn w:val="Normal"/>
    <w:rsid w:val="00C80421"/>
    <w:pPr>
      <w:spacing w:before="100" w:beforeAutospacing="1" w:after="210" w:line="240" w:lineRule="auto"/>
    </w:pPr>
    <w:rPr>
      <w:rFonts w:eastAsia="Times New Roman" w:cs="Times New Roman"/>
      <w:sz w:val="24"/>
      <w:szCs w:val="24"/>
    </w:rPr>
  </w:style>
  <w:style w:type="paragraph" w:customStyle="1" w:styleId="ui-datepicker-prev">
    <w:name w:val="ui-datepicker-prev"/>
    <w:basedOn w:val="Normal"/>
    <w:rsid w:val="00C80421"/>
    <w:pPr>
      <w:spacing w:before="100" w:beforeAutospacing="1" w:after="210" w:line="240" w:lineRule="auto"/>
    </w:pPr>
    <w:rPr>
      <w:rFonts w:eastAsia="Times New Roman" w:cs="Times New Roman"/>
      <w:sz w:val="24"/>
      <w:szCs w:val="24"/>
    </w:rPr>
  </w:style>
  <w:style w:type="paragraph" w:customStyle="1" w:styleId="ui-datepicker-next">
    <w:name w:val="ui-datepicker-next"/>
    <w:basedOn w:val="Normal"/>
    <w:rsid w:val="00C80421"/>
    <w:pPr>
      <w:spacing w:before="100" w:beforeAutospacing="1" w:after="210" w:line="240" w:lineRule="auto"/>
    </w:pPr>
    <w:rPr>
      <w:rFonts w:eastAsia="Times New Roman" w:cs="Times New Roman"/>
      <w:sz w:val="24"/>
      <w:szCs w:val="24"/>
    </w:rPr>
  </w:style>
  <w:style w:type="paragraph" w:customStyle="1" w:styleId="ui-datepicker-title">
    <w:name w:val="ui-datepicker-title"/>
    <w:basedOn w:val="Normal"/>
    <w:rsid w:val="00C80421"/>
    <w:pPr>
      <w:spacing w:before="100" w:beforeAutospacing="1" w:after="210" w:line="240" w:lineRule="auto"/>
    </w:pPr>
    <w:rPr>
      <w:rFonts w:eastAsia="Times New Roman" w:cs="Times New Roman"/>
      <w:sz w:val="24"/>
      <w:szCs w:val="24"/>
    </w:rPr>
  </w:style>
  <w:style w:type="paragraph" w:customStyle="1" w:styleId="ui-datepicker-buttonpane">
    <w:name w:val="ui-datepicker-buttonpane"/>
    <w:basedOn w:val="Normal"/>
    <w:rsid w:val="00C80421"/>
    <w:pPr>
      <w:spacing w:before="100" w:beforeAutospacing="1" w:after="210" w:line="240" w:lineRule="auto"/>
    </w:pPr>
    <w:rPr>
      <w:rFonts w:eastAsia="Times New Roman" w:cs="Times New Roman"/>
      <w:sz w:val="24"/>
      <w:szCs w:val="24"/>
    </w:rPr>
  </w:style>
  <w:style w:type="paragraph" w:customStyle="1" w:styleId="ui-datepicker-group">
    <w:name w:val="ui-datepicker-group"/>
    <w:basedOn w:val="Normal"/>
    <w:rsid w:val="00C80421"/>
    <w:pPr>
      <w:spacing w:before="100" w:beforeAutospacing="1" w:after="210" w:line="240" w:lineRule="auto"/>
    </w:pPr>
    <w:rPr>
      <w:rFonts w:eastAsia="Times New Roman" w:cs="Times New Roman"/>
      <w:sz w:val="24"/>
      <w:szCs w:val="24"/>
    </w:rPr>
  </w:style>
  <w:style w:type="paragraph" w:customStyle="1" w:styleId="ui-slider-handle">
    <w:name w:val="ui-slider-handle"/>
    <w:basedOn w:val="Normal"/>
    <w:rsid w:val="00C80421"/>
    <w:pPr>
      <w:spacing w:before="100" w:beforeAutospacing="1" w:after="210" w:line="240" w:lineRule="auto"/>
    </w:pPr>
    <w:rPr>
      <w:rFonts w:eastAsia="Times New Roman" w:cs="Times New Roman"/>
      <w:sz w:val="24"/>
      <w:szCs w:val="24"/>
    </w:rPr>
  </w:style>
  <w:style w:type="paragraph" w:customStyle="1" w:styleId="ui-slider-range">
    <w:name w:val="ui-slider-range"/>
    <w:basedOn w:val="Normal"/>
    <w:rsid w:val="00C80421"/>
    <w:pPr>
      <w:spacing w:before="100" w:beforeAutospacing="1" w:after="210" w:line="240" w:lineRule="auto"/>
    </w:pPr>
    <w:rPr>
      <w:rFonts w:eastAsia="Times New Roman" w:cs="Times New Roman"/>
      <w:sz w:val="24"/>
      <w:szCs w:val="24"/>
    </w:rPr>
  </w:style>
  <w:style w:type="paragraph" w:customStyle="1" w:styleId="wa-resourceblock">
    <w:name w:val="wa-resourceblock"/>
    <w:basedOn w:val="Normal"/>
    <w:rsid w:val="00C80421"/>
    <w:pPr>
      <w:spacing w:before="100" w:beforeAutospacing="1" w:after="210" w:line="240" w:lineRule="auto"/>
    </w:pPr>
    <w:rPr>
      <w:rFonts w:eastAsia="Times New Roman" w:cs="Times New Roman"/>
      <w:sz w:val="24"/>
      <w:szCs w:val="24"/>
    </w:rPr>
  </w:style>
  <w:style w:type="paragraph" w:customStyle="1" w:styleId="wa-checkboxlist-title">
    <w:name w:val="wa-checkboxlist-title"/>
    <w:basedOn w:val="Normal"/>
    <w:rsid w:val="00C80421"/>
    <w:pPr>
      <w:spacing w:before="100" w:beforeAutospacing="1" w:after="210" w:line="240" w:lineRule="auto"/>
    </w:pPr>
    <w:rPr>
      <w:rFonts w:eastAsia="Times New Roman" w:cs="Times New Roman"/>
      <w:sz w:val="24"/>
      <w:szCs w:val="24"/>
    </w:rPr>
  </w:style>
  <w:style w:type="paragraph" w:customStyle="1" w:styleId="wa-checkbox">
    <w:name w:val="wa-checkbox"/>
    <w:basedOn w:val="Normal"/>
    <w:rsid w:val="00C80421"/>
    <w:pPr>
      <w:spacing w:before="100" w:beforeAutospacing="1" w:after="210" w:line="240" w:lineRule="auto"/>
    </w:pPr>
    <w:rPr>
      <w:rFonts w:eastAsia="Times New Roman" w:cs="Times New Roman"/>
      <w:sz w:val="24"/>
      <w:szCs w:val="24"/>
    </w:rPr>
  </w:style>
  <w:style w:type="paragraph" w:customStyle="1" w:styleId="wa-dropdown">
    <w:name w:val="wa-dropdown"/>
    <w:basedOn w:val="Normal"/>
    <w:rsid w:val="00C80421"/>
    <w:pPr>
      <w:spacing w:before="100" w:beforeAutospacing="1" w:after="210" w:line="240" w:lineRule="auto"/>
    </w:pPr>
    <w:rPr>
      <w:rFonts w:eastAsia="Times New Roman" w:cs="Times New Roman"/>
      <w:sz w:val="24"/>
      <w:szCs w:val="24"/>
    </w:rPr>
  </w:style>
  <w:style w:type="paragraph" w:customStyle="1" w:styleId="wa-dropdown-value">
    <w:name w:val="wa-dropdown-value"/>
    <w:basedOn w:val="Normal"/>
    <w:rsid w:val="00C80421"/>
    <w:pPr>
      <w:spacing w:before="100" w:beforeAutospacing="1" w:after="210" w:line="240" w:lineRule="auto"/>
    </w:pPr>
    <w:rPr>
      <w:rFonts w:eastAsia="Times New Roman" w:cs="Times New Roman"/>
      <w:sz w:val="24"/>
      <w:szCs w:val="24"/>
    </w:rPr>
  </w:style>
  <w:style w:type="paragraph" w:customStyle="1" w:styleId="wa-dropdown-arrow">
    <w:name w:val="wa-dropdown-arrow"/>
    <w:basedOn w:val="Normal"/>
    <w:rsid w:val="00C80421"/>
    <w:pPr>
      <w:spacing w:before="100" w:beforeAutospacing="1" w:after="210" w:line="240" w:lineRule="auto"/>
    </w:pPr>
    <w:rPr>
      <w:rFonts w:eastAsia="Times New Roman" w:cs="Times New Roman"/>
      <w:sz w:val="24"/>
      <w:szCs w:val="24"/>
    </w:rPr>
  </w:style>
  <w:style w:type="paragraph" w:customStyle="1" w:styleId="wa-step-legend">
    <w:name w:val="wa-step-legend"/>
    <w:basedOn w:val="Normal"/>
    <w:rsid w:val="00C80421"/>
    <w:pPr>
      <w:spacing w:before="100" w:beforeAutospacing="1" w:after="210" w:line="240" w:lineRule="auto"/>
    </w:pPr>
    <w:rPr>
      <w:rFonts w:eastAsia="Times New Roman" w:cs="Times New Roman"/>
      <w:sz w:val="24"/>
      <w:szCs w:val="24"/>
    </w:rPr>
  </w:style>
  <w:style w:type="paragraph" w:customStyle="1" w:styleId="wa-steps-grid">
    <w:name w:val="wa-steps-grid"/>
    <w:basedOn w:val="Normal"/>
    <w:rsid w:val="00C80421"/>
    <w:pPr>
      <w:spacing w:before="100" w:beforeAutospacing="1" w:after="210" w:line="240" w:lineRule="auto"/>
    </w:pPr>
    <w:rPr>
      <w:rFonts w:eastAsia="Times New Roman" w:cs="Times New Roman"/>
      <w:sz w:val="24"/>
      <w:szCs w:val="24"/>
    </w:rPr>
  </w:style>
  <w:style w:type="paragraph" w:customStyle="1" w:styleId="wa-toggle-value">
    <w:name w:val="wa-toggle-value"/>
    <w:basedOn w:val="Normal"/>
    <w:rsid w:val="00C80421"/>
    <w:pPr>
      <w:spacing w:before="100" w:beforeAutospacing="1" w:after="210" w:line="240" w:lineRule="auto"/>
    </w:pPr>
    <w:rPr>
      <w:rFonts w:eastAsia="Times New Roman" w:cs="Times New Roman"/>
      <w:sz w:val="24"/>
      <w:szCs w:val="24"/>
    </w:rPr>
  </w:style>
  <w:style w:type="paragraph" w:customStyle="1" w:styleId="wa-toggle-active">
    <w:name w:val="wa-toggle-active"/>
    <w:basedOn w:val="Normal"/>
    <w:rsid w:val="00C80421"/>
    <w:pPr>
      <w:spacing w:before="100" w:beforeAutospacing="1" w:after="210" w:line="240" w:lineRule="auto"/>
    </w:pPr>
    <w:rPr>
      <w:rFonts w:eastAsia="Times New Roman" w:cs="Times New Roman"/>
      <w:sz w:val="24"/>
      <w:szCs w:val="24"/>
    </w:rPr>
  </w:style>
  <w:style w:type="paragraph" w:customStyle="1" w:styleId="wa-text-heading1">
    <w:name w:val="wa-text-heading1"/>
    <w:basedOn w:val="Normal"/>
    <w:rsid w:val="00C80421"/>
    <w:pPr>
      <w:spacing w:before="100" w:beforeAutospacing="1" w:after="210" w:line="240" w:lineRule="auto"/>
    </w:pPr>
    <w:rPr>
      <w:rFonts w:eastAsia="Times New Roman" w:cs="Times New Roman"/>
      <w:sz w:val="24"/>
      <w:szCs w:val="24"/>
    </w:rPr>
  </w:style>
  <w:style w:type="paragraph" w:customStyle="1" w:styleId="wa-text-heading2">
    <w:name w:val="wa-text-heading2"/>
    <w:basedOn w:val="Normal"/>
    <w:rsid w:val="00C80421"/>
    <w:pPr>
      <w:spacing w:before="100" w:beforeAutospacing="1" w:after="210" w:line="240" w:lineRule="auto"/>
    </w:pPr>
    <w:rPr>
      <w:rFonts w:eastAsia="Times New Roman" w:cs="Times New Roman"/>
      <w:sz w:val="24"/>
      <w:szCs w:val="24"/>
    </w:rPr>
  </w:style>
  <w:style w:type="paragraph" w:customStyle="1" w:styleId="wa-text-heading3">
    <w:name w:val="wa-text-heading3"/>
    <w:basedOn w:val="Normal"/>
    <w:rsid w:val="00C80421"/>
    <w:pPr>
      <w:spacing w:before="100" w:beforeAutospacing="1" w:after="210" w:line="240" w:lineRule="auto"/>
    </w:pPr>
    <w:rPr>
      <w:rFonts w:eastAsia="Times New Roman" w:cs="Times New Roman"/>
      <w:sz w:val="24"/>
      <w:szCs w:val="24"/>
    </w:rPr>
  </w:style>
  <w:style w:type="paragraph" w:customStyle="1" w:styleId="wa-text-heading4">
    <w:name w:val="wa-text-heading4"/>
    <w:basedOn w:val="Normal"/>
    <w:rsid w:val="00C80421"/>
    <w:pPr>
      <w:spacing w:before="100" w:beforeAutospacing="1" w:after="210" w:line="240" w:lineRule="auto"/>
    </w:pPr>
    <w:rPr>
      <w:rFonts w:eastAsia="Times New Roman" w:cs="Times New Roman"/>
      <w:sz w:val="24"/>
      <w:szCs w:val="24"/>
    </w:rPr>
  </w:style>
  <w:style w:type="paragraph" w:customStyle="1" w:styleId="wa-text-heading5">
    <w:name w:val="wa-text-heading5"/>
    <w:basedOn w:val="Normal"/>
    <w:rsid w:val="00C80421"/>
    <w:pPr>
      <w:spacing w:before="100" w:beforeAutospacing="1" w:after="210" w:line="240" w:lineRule="auto"/>
    </w:pPr>
    <w:rPr>
      <w:rFonts w:eastAsia="Times New Roman" w:cs="Times New Roman"/>
      <w:sz w:val="24"/>
      <w:szCs w:val="24"/>
    </w:rPr>
  </w:style>
  <w:style w:type="paragraph" w:customStyle="1" w:styleId="wa-text-heading6">
    <w:name w:val="wa-text-heading6"/>
    <w:basedOn w:val="Normal"/>
    <w:rsid w:val="00C80421"/>
    <w:pPr>
      <w:spacing w:before="100" w:beforeAutospacing="1" w:after="210" w:line="240" w:lineRule="auto"/>
    </w:pPr>
    <w:rPr>
      <w:rFonts w:eastAsia="Times New Roman" w:cs="Times New Roman"/>
      <w:sz w:val="24"/>
      <w:szCs w:val="24"/>
    </w:rPr>
  </w:style>
  <w:style w:type="paragraph" w:customStyle="1" w:styleId="wa-headingsuper">
    <w:name w:val="wa-headingsuper"/>
    <w:basedOn w:val="Normal"/>
    <w:rsid w:val="00C80421"/>
    <w:pPr>
      <w:spacing w:before="100" w:beforeAutospacing="1" w:after="210" w:line="240" w:lineRule="auto"/>
    </w:pPr>
    <w:rPr>
      <w:rFonts w:eastAsia="Times New Roman" w:cs="Times New Roman"/>
      <w:sz w:val="24"/>
      <w:szCs w:val="24"/>
    </w:rPr>
  </w:style>
  <w:style w:type="paragraph" w:customStyle="1" w:styleId="wa-section-spacervertical">
    <w:name w:val="wa-section-spacervertical"/>
    <w:basedOn w:val="Normal"/>
    <w:rsid w:val="00C80421"/>
    <w:pPr>
      <w:spacing w:before="100" w:beforeAutospacing="1" w:after="210" w:line="240" w:lineRule="auto"/>
    </w:pPr>
    <w:rPr>
      <w:rFonts w:eastAsia="Times New Roman" w:cs="Times New Roman"/>
      <w:sz w:val="24"/>
      <w:szCs w:val="24"/>
    </w:rPr>
  </w:style>
  <w:style w:type="paragraph" w:customStyle="1" w:styleId="wa-section-spacerhorizontal">
    <w:name w:val="wa-section-spacerhorizontal"/>
    <w:basedOn w:val="Normal"/>
    <w:rsid w:val="00C80421"/>
    <w:pPr>
      <w:spacing w:before="100" w:beforeAutospacing="1" w:after="210" w:line="240" w:lineRule="auto"/>
    </w:pPr>
    <w:rPr>
      <w:rFonts w:eastAsia="Times New Roman" w:cs="Times New Roman"/>
      <w:sz w:val="24"/>
      <w:szCs w:val="24"/>
    </w:rPr>
  </w:style>
  <w:style w:type="paragraph" w:customStyle="1" w:styleId="app-logo">
    <w:name w:val="app-logo"/>
    <w:basedOn w:val="Normal"/>
    <w:rsid w:val="00C80421"/>
    <w:pPr>
      <w:spacing w:before="100" w:beforeAutospacing="1" w:after="210" w:line="240" w:lineRule="auto"/>
    </w:pPr>
    <w:rPr>
      <w:rFonts w:eastAsia="Times New Roman" w:cs="Times New Roman"/>
      <w:sz w:val="24"/>
      <w:szCs w:val="24"/>
    </w:rPr>
  </w:style>
  <w:style w:type="paragraph" w:customStyle="1" w:styleId="wa-pricingdetail-header">
    <w:name w:val="wa-pricingdetail-header"/>
    <w:basedOn w:val="Normal"/>
    <w:rsid w:val="00C80421"/>
    <w:pPr>
      <w:spacing w:before="100" w:beforeAutospacing="1" w:after="210" w:line="240" w:lineRule="auto"/>
    </w:pPr>
    <w:rPr>
      <w:rFonts w:eastAsia="Times New Roman" w:cs="Times New Roman"/>
      <w:sz w:val="24"/>
      <w:szCs w:val="24"/>
    </w:rPr>
  </w:style>
  <w:style w:type="paragraph" w:customStyle="1" w:styleId="commitment-boilerplate">
    <w:name w:val="commitment-boilerplate"/>
    <w:basedOn w:val="Normal"/>
    <w:rsid w:val="00C80421"/>
    <w:pPr>
      <w:spacing w:before="100" w:beforeAutospacing="1" w:after="210" w:line="240" w:lineRule="auto"/>
    </w:pPr>
    <w:rPr>
      <w:rFonts w:eastAsia="Times New Roman" w:cs="Times New Roman"/>
      <w:sz w:val="24"/>
      <w:szCs w:val="24"/>
    </w:rPr>
  </w:style>
  <w:style w:type="paragraph" w:customStyle="1" w:styleId="wa-galleryitem-logo">
    <w:name w:val="wa-galleryitem-logo"/>
    <w:basedOn w:val="Normal"/>
    <w:rsid w:val="00C80421"/>
    <w:pPr>
      <w:spacing w:before="100" w:beforeAutospacing="1" w:after="210" w:line="240" w:lineRule="auto"/>
    </w:pPr>
    <w:rPr>
      <w:rFonts w:eastAsia="Times New Roman" w:cs="Times New Roman"/>
      <w:sz w:val="24"/>
      <w:szCs w:val="24"/>
    </w:rPr>
  </w:style>
  <w:style w:type="paragraph" w:customStyle="1" w:styleId="wa-galleryitem-meta">
    <w:name w:val="wa-galleryitem-meta"/>
    <w:basedOn w:val="Normal"/>
    <w:rsid w:val="00C80421"/>
    <w:pPr>
      <w:spacing w:before="100" w:beforeAutospacing="1" w:after="210" w:line="240" w:lineRule="auto"/>
    </w:pPr>
    <w:rPr>
      <w:rFonts w:eastAsia="Times New Roman" w:cs="Times New Roman"/>
      <w:sz w:val="24"/>
      <w:szCs w:val="24"/>
    </w:rPr>
  </w:style>
  <w:style w:type="paragraph" w:customStyle="1" w:styleId="wa-section-activedirectorylogo">
    <w:name w:val="wa-section-activedirectorylogo"/>
    <w:basedOn w:val="Normal"/>
    <w:rsid w:val="00C80421"/>
    <w:pPr>
      <w:spacing w:before="100" w:beforeAutospacing="1" w:after="210" w:line="240" w:lineRule="auto"/>
    </w:pPr>
    <w:rPr>
      <w:rFonts w:eastAsia="Times New Roman" w:cs="Times New Roman"/>
      <w:sz w:val="24"/>
      <w:szCs w:val="24"/>
    </w:rPr>
  </w:style>
  <w:style w:type="paragraph" w:customStyle="1" w:styleId="wa-section-activedirectoryinfo">
    <w:name w:val="wa-section-activedirectoryinfo"/>
    <w:basedOn w:val="Normal"/>
    <w:rsid w:val="00C80421"/>
    <w:pPr>
      <w:spacing w:before="100" w:beforeAutospacing="1" w:after="210" w:line="240" w:lineRule="auto"/>
    </w:pPr>
    <w:rPr>
      <w:rFonts w:eastAsia="Times New Roman" w:cs="Times New Roman"/>
      <w:sz w:val="24"/>
      <w:szCs w:val="24"/>
    </w:rPr>
  </w:style>
  <w:style w:type="paragraph" w:customStyle="1" w:styleId="wa-section-activedirectorydetails">
    <w:name w:val="wa-section-activedirectorydetails"/>
    <w:basedOn w:val="Normal"/>
    <w:rsid w:val="00C80421"/>
    <w:pPr>
      <w:spacing w:before="100" w:beforeAutospacing="1" w:after="210" w:line="240" w:lineRule="auto"/>
    </w:pPr>
    <w:rPr>
      <w:rFonts w:eastAsia="Times New Roman" w:cs="Times New Roman"/>
      <w:sz w:val="24"/>
      <w:szCs w:val="24"/>
    </w:rPr>
  </w:style>
  <w:style w:type="paragraph" w:customStyle="1" w:styleId="wa-section-storelogo">
    <w:name w:val="wa-section-storelogo"/>
    <w:basedOn w:val="Normal"/>
    <w:rsid w:val="00C80421"/>
    <w:pPr>
      <w:spacing w:before="100" w:beforeAutospacing="1" w:after="210" w:line="240" w:lineRule="auto"/>
    </w:pPr>
    <w:rPr>
      <w:rFonts w:eastAsia="Times New Roman" w:cs="Times New Roman"/>
      <w:sz w:val="24"/>
      <w:szCs w:val="24"/>
    </w:rPr>
  </w:style>
  <w:style w:type="paragraph" w:customStyle="1" w:styleId="wa-section-storeinfo">
    <w:name w:val="wa-section-storeinfo"/>
    <w:basedOn w:val="Normal"/>
    <w:rsid w:val="00C80421"/>
    <w:pPr>
      <w:spacing w:before="100" w:beforeAutospacing="1" w:after="210" w:line="240" w:lineRule="auto"/>
    </w:pPr>
    <w:rPr>
      <w:rFonts w:eastAsia="Times New Roman" w:cs="Times New Roman"/>
      <w:sz w:val="24"/>
      <w:szCs w:val="24"/>
    </w:rPr>
  </w:style>
  <w:style w:type="paragraph" w:customStyle="1" w:styleId="wa-section-storeplans">
    <w:name w:val="wa-section-storeplans"/>
    <w:basedOn w:val="Normal"/>
    <w:rsid w:val="00C80421"/>
    <w:pPr>
      <w:spacing w:before="100" w:beforeAutospacing="1" w:after="210" w:line="240" w:lineRule="auto"/>
    </w:pPr>
    <w:rPr>
      <w:rFonts w:eastAsia="Times New Roman" w:cs="Times New Roman"/>
      <w:sz w:val="24"/>
      <w:szCs w:val="24"/>
    </w:rPr>
  </w:style>
  <w:style w:type="paragraph" w:customStyle="1" w:styleId="wa-section-storelinks">
    <w:name w:val="wa-section-storelinks"/>
    <w:basedOn w:val="Normal"/>
    <w:rsid w:val="00C80421"/>
    <w:pPr>
      <w:spacing w:before="100" w:beforeAutospacing="1" w:after="210" w:line="240" w:lineRule="auto"/>
    </w:pPr>
    <w:rPr>
      <w:rFonts w:eastAsia="Times New Roman" w:cs="Times New Roman"/>
      <w:sz w:val="24"/>
      <w:szCs w:val="24"/>
    </w:rPr>
  </w:style>
  <w:style w:type="paragraph" w:customStyle="1" w:styleId="search-button">
    <w:name w:val="search-button"/>
    <w:basedOn w:val="Normal"/>
    <w:rsid w:val="00C80421"/>
    <w:pPr>
      <w:spacing w:before="100" w:beforeAutospacing="1" w:after="210" w:line="240" w:lineRule="auto"/>
    </w:pPr>
    <w:rPr>
      <w:rFonts w:eastAsia="Times New Roman" w:cs="Times New Roman"/>
      <w:sz w:val="24"/>
      <w:szCs w:val="24"/>
    </w:rPr>
  </w:style>
  <w:style w:type="paragraph" w:customStyle="1" w:styleId="phone">
    <w:name w:val="phone"/>
    <w:basedOn w:val="Normal"/>
    <w:rsid w:val="00C80421"/>
    <w:pPr>
      <w:spacing w:before="100" w:beforeAutospacing="1" w:after="210" w:line="240" w:lineRule="auto"/>
    </w:pPr>
    <w:rPr>
      <w:rFonts w:eastAsia="Times New Roman" w:cs="Times New Roman"/>
      <w:sz w:val="24"/>
      <w:szCs w:val="24"/>
    </w:rPr>
  </w:style>
  <w:style w:type="paragraph" w:customStyle="1" w:styleId="current">
    <w:name w:val="current"/>
    <w:basedOn w:val="Normal"/>
    <w:rsid w:val="00C80421"/>
    <w:pPr>
      <w:spacing w:before="100" w:beforeAutospacing="1" w:after="210" w:line="240" w:lineRule="auto"/>
    </w:pPr>
    <w:rPr>
      <w:rFonts w:eastAsia="Times New Roman" w:cs="Times New Roman"/>
      <w:sz w:val="24"/>
      <w:szCs w:val="24"/>
    </w:rPr>
  </w:style>
  <w:style w:type="paragraph" w:customStyle="1" w:styleId="hidden-content">
    <w:name w:val="hidden-content"/>
    <w:basedOn w:val="Normal"/>
    <w:rsid w:val="00C80421"/>
    <w:pPr>
      <w:spacing w:before="100" w:beforeAutospacing="1" w:after="210" w:line="240" w:lineRule="auto"/>
    </w:pPr>
    <w:rPr>
      <w:rFonts w:eastAsia="Times New Roman" w:cs="Times New Roman"/>
      <w:sz w:val="24"/>
      <w:szCs w:val="24"/>
    </w:rPr>
  </w:style>
  <w:style w:type="paragraph" w:customStyle="1" w:styleId="video-icon">
    <w:name w:val="video-icon"/>
    <w:basedOn w:val="Normal"/>
    <w:rsid w:val="00C80421"/>
    <w:pPr>
      <w:spacing w:before="100" w:beforeAutospacing="1" w:after="210" w:line="240" w:lineRule="auto"/>
    </w:pPr>
    <w:rPr>
      <w:rFonts w:eastAsia="Times New Roman" w:cs="Times New Roman"/>
      <w:sz w:val="24"/>
      <w:szCs w:val="24"/>
    </w:rPr>
  </w:style>
  <w:style w:type="paragraph" w:customStyle="1" w:styleId="video-time">
    <w:name w:val="video-time"/>
    <w:basedOn w:val="Normal"/>
    <w:rsid w:val="00C80421"/>
    <w:pPr>
      <w:spacing w:before="100" w:beforeAutospacing="1" w:after="210" w:line="240" w:lineRule="auto"/>
    </w:pPr>
    <w:rPr>
      <w:rFonts w:eastAsia="Times New Roman" w:cs="Times New Roman"/>
      <w:sz w:val="24"/>
      <w:szCs w:val="24"/>
    </w:rPr>
  </w:style>
  <w:style w:type="paragraph" w:customStyle="1" w:styleId="wizard-close">
    <w:name w:val="wizard-close"/>
    <w:basedOn w:val="Normal"/>
    <w:rsid w:val="00C80421"/>
    <w:pPr>
      <w:spacing w:before="100" w:beforeAutospacing="1" w:after="210" w:line="240" w:lineRule="auto"/>
    </w:pPr>
    <w:rPr>
      <w:rFonts w:eastAsia="Times New Roman" w:cs="Times New Roman"/>
      <w:sz w:val="24"/>
      <w:szCs w:val="24"/>
    </w:rPr>
  </w:style>
  <w:style w:type="paragraph" w:customStyle="1" w:styleId="member-blocks">
    <w:name w:val="member-blocks"/>
    <w:basedOn w:val="Normal"/>
    <w:rsid w:val="00C80421"/>
    <w:pPr>
      <w:spacing w:before="100" w:beforeAutospacing="1" w:after="210" w:line="240" w:lineRule="auto"/>
    </w:pPr>
    <w:rPr>
      <w:rFonts w:eastAsia="Times New Roman" w:cs="Times New Roman"/>
      <w:sz w:val="24"/>
      <w:szCs w:val="24"/>
    </w:rPr>
  </w:style>
  <w:style w:type="paragraph" w:customStyle="1" w:styleId="selected">
    <w:name w:val="selected"/>
    <w:basedOn w:val="Normal"/>
    <w:rsid w:val="00C80421"/>
    <w:pPr>
      <w:spacing w:before="100" w:beforeAutospacing="1" w:after="210" w:line="240" w:lineRule="auto"/>
    </w:pPr>
    <w:rPr>
      <w:rFonts w:eastAsia="Times New Roman" w:cs="Times New Roman"/>
      <w:sz w:val="24"/>
      <w:szCs w:val="24"/>
    </w:rPr>
  </w:style>
  <w:style w:type="paragraph" w:customStyle="1" w:styleId="content-header">
    <w:name w:val="content-header"/>
    <w:basedOn w:val="Normal"/>
    <w:rsid w:val="00C80421"/>
    <w:pPr>
      <w:spacing w:before="100" w:beforeAutospacing="1" w:after="210" w:line="240" w:lineRule="auto"/>
    </w:pPr>
    <w:rPr>
      <w:rFonts w:eastAsia="Times New Roman" w:cs="Times New Roman"/>
      <w:sz w:val="24"/>
      <w:szCs w:val="24"/>
    </w:rPr>
  </w:style>
  <w:style w:type="paragraph" w:customStyle="1" w:styleId="loc-show">
    <w:name w:val="loc-show"/>
    <w:basedOn w:val="Normal"/>
    <w:rsid w:val="00C80421"/>
    <w:pPr>
      <w:spacing w:before="100" w:beforeAutospacing="1" w:after="210" w:line="240" w:lineRule="auto"/>
    </w:pPr>
    <w:rPr>
      <w:rFonts w:eastAsia="Times New Roman" w:cs="Times New Roman"/>
      <w:sz w:val="24"/>
      <w:szCs w:val="24"/>
    </w:rPr>
  </w:style>
  <w:style w:type="paragraph" w:customStyle="1" w:styleId="wast-indent">
    <w:name w:val="wast-indent"/>
    <w:basedOn w:val="Normal"/>
    <w:rsid w:val="00C80421"/>
    <w:pPr>
      <w:spacing w:before="100" w:beforeAutospacing="1" w:after="210" w:line="240" w:lineRule="auto"/>
    </w:pPr>
    <w:rPr>
      <w:rFonts w:eastAsia="Times New Roman" w:cs="Times New Roman"/>
      <w:sz w:val="24"/>
      <w:szCs w:val="24"/>
    </w:rPr>
  </w:style>
  <w:style w:type="paragraph" w:customStyle="1" w:styleId="search-boxspan">
    <w:name w:val="search-box&gt;span"/>
    <w:basedOn w:val="Normal"/>
    <w:rsid w:val="00C80421"/>
    <w:pPr>
      <w:spacing w:before="100" w:beforeAutospacing="1" w:after="210" w:line="240" w:lineRule="auto"/>
    </w:pPr>
    <w:rPr>
      <w:rFonts w:eastAsia="Times New Roman" w:cs="Times New Roman"/>
      <w:sz w:val="24"/>
      <w:szCs w:val="24"/>
    </w:rPr>
  </w:style>
  <w:style w:type="paragraph" w:customStyle="1" w:styleId="offer-sign-up">
    <w:name w:val="offer-sign-up"/>
    <w:basedOn w:val="Normal"/>
    <w:rsid w:val="00C80421"/>
    <w:pPr>
      <w:spacing w:before="100" w:beforeAutospacing="1" w:after="210" w:line="240" w:lineRule="auto"/>
    </w:pPr>
    <w:rPr>
      <w:rFonts w:eastAsia="Times New Roman" w:cs="Times New Roman"/>
      <w:sz w:val="24"/>
      <w:szCs w:val="24"/>
    </w:rPr>
  </w:style>
  <w:style w:type="paragraph" w:customStyle="1" w:styleId="hero">
    <w:name w:val="hero"/>
    <w:basedOn w:val="Normal"/>
    <w:rsid w:val="00C80421"/>
    <w:pPr>
      <w:spacing w:before="100" w:beforeAutospacing="1" w:after="210" w:line="240" w:lineRule="auto"/>
    </w:pPr>
    <w:rPr>
      <w:rFonts w:eastAsia="Times New Roman" w:cs="Times New Roman"/>
      <w:sz w:val="24"/>
      <w:szCs w:val="24"/>
    </w:rPr>
  </w:style>
  <w:style w:type="paragraph" w:customStyle="1" w:styleId="dev-tools">
    <w:name w:val="dev-tools"/>
    <w:basedOn w:val="Normal"/>
    <w:rsid w:val="00C80421"/>
    <w:pPr>
      <w:spacing w:before="100" w:beforeAutospacing="1" w:after="210" w:line="240" w:lineRule="auto"/>
    </w:pPr>
    <w:rPr>
      <w:rFonts w:eastAsia="Times New Roman" w:cs="Times New Roman"/>
      <w:sz w:val="24"/>
      <w:szCs w:val="24"/>
    </w:rPr>
  </w:style>
  <w:style w:type="paragraph" w:customStyle="1" w:styleId="downloads">
    <w:name w:val="downloads"/>
    <w:basedOn w:val="Normal"/>
    <w:rsid w:val="00C80421"/>
    <w:pPr>
      <w:spacing w:before="100" w:beforeAutospacing="1" w:after="210" w:line="240" w:lineRule="auto"/>
    </w:pPr>
    <w:rPr>
      <w:rFonts w:eastAsia="Times New Roman" w:cs="Times New Roman"/>
      <w:sz w:val="24"/>
      <w:szCs w:val="24"/>
    </w:rPr>
  </w:style>
  <w:style w:type="paragraph" w:customStyle="1" w:styleId="dev-nav">
    <w:name w:val="dev-nav"/>
    <w:basedOn w:val="Normal"/>
    <w:rsid w:val="00C80421"/>
    <w:pPr>
      <w:spacing w:before="100" w:beforeAutospacing="1" w:after="210" w:line="240" w:lineRule="auto"/>
    </w:pPr>
    <w:rPr>
      <w:rFonts w:eastAsia="Times New Roman" w:cs="Times New Roman"/>
      <w:sz w:val="24"/>
      <w:szCs w:val="24"/>
    </w:rPr>
  </w:style>
  <w:style w:type="paragraph" w:customStyle="1" w:styleId="dev-content">
    <w:name w:val="dev-content"/>
    <w:basedOn w:val="Normal"/>
    <w:rsid w:val="00C80421"/>
    <w:pPr>
      <w:spacing w:before="100" w:beforeAutospacing="1" w:after="210" w:line="240" w:lineRule="auto"/>
    </w:pPr>
    <w:rPr>
      <w:rFonts w:eastAsia="Times New Roman" w:cs="Times New Roman"/>
      <w:sz w:val="24"/>
      <w:szCs w:val="24"/>
    </w:rPr>
  </w:style>
  <w:style w:type="paragraph" w:customStyle="1" w:styleId="dev-toolsdiv">
    <w:name w:val="dev-tools&gt;div"/>
    <w:basedOn w:val="Normal"/>
    <w:rsid w:val="00C80421"/>
    <w:pPr>
      <w:spacing w:before="100" w:beforeAutospacing="1" w:after="210" w:line="240" w:lineRule="auto"/>
    </w:pPr>
    <w:rPr>
      <w:rFonts w:eastAsia="Times New Roman" w:cs="Times New Roman"/>
      <w:sz w:val="24"/>
      <w:szCs w:val="24"/>
    </w:rPr>
  </w:style>
  <w:style w:type="paragraph" w:customStyle="1" w:styleId="mobile-cont">
    <w:name w:val="mobile-cont"/>
    <w:basedOn w:val="Normal"/>
    <w:rsid w:val="00C80421"/>
    <w:pPr>
      <w:spacing w:before="100" w:beforeAutospacing="1" w:after="210" w:line="240" w:lineRule="auto"/>
    </w:pPr>
    <w:rPr>
      <w:rFonts w:eastAsia="Times New Roman" w:cs="Times New Roman"/>
      <w:sz w:val="24"/>
      <w:szCs w:val="24"/>
    </w:rPr>
  </w:style>
  <w:style w:type="paragraph" w:customStyle="1" w:styleId="media-cont">
    <w:name w:val="media-cont"/>
    <w:basedOn w:val="Normal"/>
    <w:rsid w:val="00C80421"/>
    <w:pPr>
      <w:spacing w:before="100" w:beforeAutospacing="1" w:after="210" w:line="240" w:lineRule="auto"/>
    </w:pPr>
    <w:rPr>
      <w:rFonts w:eastAsia="Times New Roman" w:cs="Times New Roman"/>
      <w:sz w:val="24"/>
      <w:szCs w:val="24"/>
    </w:rPr>
  </w:style>
  <w:style w:type="paragraph" w:customStyle="1" w:styleId="net-cont">
    <w:name w:val="net-cont"/>
    <w:basedOn w:val="Normal"/>
    <w:rsid w:val="00C80421"/>
    <w:pPr>
      <w:spacing w:before="100" w:beforeAutospacing="1" w:after="210" w:line="240" w:lineRule="auto"/>
    </w:pPr>
    <w:rPr>
      <w:rFonts w:eastAsia="Times New Roman" w:cs="Times New Roman"/>
      <w:sz w:val="24"/>
      <w:szCs w:val="24"/>
    </w:rPr>
  </w:style>
  <w:style w:type="paragraph" w:customStyle="1" w:styleId="node-cont">
    <w:name w:val="node-cont"/>
    <w:basedOn w:val="Normal"/>
    <w:rsid w:val="00C80421"/>
    <w:pPr>
      <w:spacing w:before="100" w:beforeAutospacing="1" w:after="210" w:line="240" w:lineRule="auto"/>
    </w:pPr>
    <w:rPr>
      <w:rFonts w:eastAsia="Times New Roman" w:cs="Times New Roman"/>
      <w:sz w:val="24"/>
      <w:szCs w:val="24"/>
    </w:rPr>
  </w:style>
  <w:style w:type="paragraph" w:customStyle="1" w:styleId="php-cont">
    <w:name w:val="php-cont"/>
    <w:basedOn w:val="Normal"/>
    <w:rsid w:val="00C80421"/>
    <w:pPr>
      <w:spacing w:before="100" w:beforeAutospacing="1" w:after="210" w:line="240" w:lineRule="auto"/>
    </w:pPr>
    <w:rPr>
      <w:rFonts w:eastAsia="Times New Roman" w:cs="Times New Roman"/>
      <w:sz w:val="24"/>
      <w:szCs w:val="24"/>
    </w:rPr>
  </w:style>
  <w:style w:type="paragraph" w:customStyle="1" w:styleId="java-cont">
    <w:name w:val="java-cont"/>
    <w:basedOn w:val="Normal"/>
    <w:rsid w:val="00C80421"/>
    <w:pPr>
      <w:spacing w:before="100" w:beforeAutospacing="1" w:after="210" w:line="240" w:lineRule="auto"/>
    </w:pPr>
    <w:rPr>
      <w:rFonts w:eastAsia="Times New Roman" w:cs="Times New Roman"/>
      <w:sz w:val="24"/>
      <w:szCs w:val="24"/>
    </w:rPr>
  </w:style>
  <w:style w:type="paragraph" w:customStyle="1" w:styleId="python-cont">
    <w:name w:val="python-cont"/>
    <w:basedOn w:val="Normal"/>
    <w:rsid w:val="00C80421"/>
    <w:pPr>
      <w:spacing w:before="100" w:beforeAutospacing="1" w:after="210" w:line="240" w:lineRule="auto"/>
    </w:pPr>
    <w:rPr>
      <w:rFonts w:eastAsia="Times New Roman" w:cs="Times New Roman"/>
      <w:sz w:val="24"/>
      <w:szCs w:val="24"/>
    </w:rPr>
  </w:style>
  <w:style w:type="paragraph" w:customStyle="1" w:styleId="ruby-cont">
    <w:name w:val="ruby-cont"/>
    <w:basedOn w:val="Normal"/>
    <w:rsid w:val="00C80421"/>
    <w:pPr>
      <w:spacing w:before="100" w:beforeAutospacing="1" w:after="210" w:line="240" w:lineRule="auto"/>
    </w:pPr>
    <w:rPr>
      <w:rFonts w:eastAsia="Times New Roman" w:cs="Times New Roman"/>
      <w:sz w:val="24"/>
      <w:szCs w:val="24"/>
    </w:rPr>
  </w:style>
  <w:style w:type="paragraph" w:customStyle="1" w:styleId="partner-slide">
    <w:name w:val="partner-slide"/>
    <w:basedOn w:val="Normal"/>
    <w:rsid w:val="00C80421"/>
    <w:pPr>
      <w:spacing w:before="100" w:beforeAutospacing="1" w:after="210" w:line="240" w:lineRule="auto"/>
    </w:pPr>
    <w:rPr>
      <w:rFonts w:eastAsia="Times New Roman" w:cs="Times New Roman"/>
      <w:sz w:val="24"/>
      <w:szCs w:val="24"/>
    </w:rPr>
  </w:style>
  <w:style w:type="paragraph" w:customStyle="1" w:styleId="offercol">
    <w:name w:val="offercol"/>
    <w:basedOn w:val="Normal"/>
    <w:rsid w:val="00C80421"/>
    <w:pPr>
      <w:spacing w:before="100" w:beforeAutospacing="1" w:after="210" w:line="240" w:lineRule="auto"/>
    </w:pPr>
    <w:rPr>
      <w:rFonts w:eastAsia="Times New Roman" w:cs="Times New Roman"/>
      <w:sz w:val="24"/>
      <w:szCs w:val="24"/>
    </w:rPr>
  </w:style>
  <w:style w:type="paragraph" w:customStyle="1" w:styleId="offerblock">
    <w:name w:val="offerblock"/>
    <w:basedOn w:val="Normal"/>
    <w:rsid w:val="00C80421"/>
    <w:pPr>
      <w:spacing w:before="100" w:beforeAutospacing="1" w:after="210" w:line="240" w:lineRule="auto"/>
    </w:pPr>
    <w:rPr>
      <w:rFonts w:eastAsia="Times New Roman" w:cs="Times New Roman"/>
      <w:sz w:val="24"/>
      <w:szCs w:val="24"/>
    </w:rPr>
  </w:style>
  <w:style w:type="paragraph" w:customStyle="1" w:styleId="purple">
    <w:name w:val="purple"/>
    <w:basedOn w:val="Normal"/>
    <w:rsid w:val="00C80421"/>
    <w:pPr>
      <w:spacing w:before="100" w:beforeAutospacing="1" w:after="210" w:line="240" w:lineRule="auto"/>
    </w:pPr>
    <w:rPr>
      <w:rFonts w:eastAsia="Times New Roman" w:cs="Times New Roman"/>
      <w:sz w:val="24"/>
      <w:szCs w:val="24"/>
    </w:rPr>
  </w:style>
  <w:style w:type="paragraph" w:customStyle="1" w:styleId="pink">
    <w:name w:val="pink"/>
    <w:basedOn w:val="Normal"/>
    <w:rsid w:val="00C80421"/>
    <w:pPr>
      <w:spacing w:before="100" w:beforeAutospacing="1" w:after="210" w:line="240" w:lineRule="auto"/>
    </w:pPr>
    <w:rPr>
      <w:rFonts w:eastAsia="Times New Roman" w:cs="Times New Roman"/>
      <w:sz w:val="24"/>
      <w:szCs w:val="24"/>
    </w:rPr>
  </w:style>
  <w:style w:type="paragraph" w:customStyle="1" w:styleId="green">
    <w:name w:val="green"/>
    <w:basedOn w:val="Normal"/>
    <w:rsid w:val="00C80421"/>
    <w:pPr>
      <w:spacing w:before="100" w:beforeAutospacing="1" w:after="210" w:line="240" w:lineRule="auto"/>
    </w:pPr>
    <w:rPr>
      <w:rFonts w:eastAsia="Times New Roman" w:cs="Times New Roman"/>
      <w:sz w:val="24"/>
      <w:szCs w:val="24"/>
    </w:rPr>
  </w:style>
  <w:style w:type="paragraph" w:customStyle="1" w:styleId="blue">
    <w:name w:val="blue"/>
    <w:basedOn w:val="Normal"/>
    <w:rsid w:val="00C80421"/>
    <w:pPr>
      <w:spacing w:before="100" w:beforeAutospacing="1" w:after="210" w:line="240" w:lineRule="auto"/>
    </w:pPr>
    <w:rPr>
      <w:rFonts w:eastAsia="Times New Roman" w:cs="Times New Roman"/>
      <w:sz w:val="24"/>
      <w:szCs w:val="24"/>
    </w:rPr>
  </w:style>
  <w:style w:type="paragraph" w:customStyle="1" w:styleId="logobox">
    <w:name w:val="logobox"/>
    <w:basedOn w:val="Normal"/>
    <w:rsid w:val="00C80421"/>
    <w:pPr>
      <w:spacing w:before="100" w:beforeAutospacing="1" w:after="210" w:line="240" w:lineRule="auto"/>
    </w:pPr>
    <w:rPr>
      <w:rFonts w:eastAsia="Times New Roman" w:cs="Times New Roman"/>
      <w:sz w:val="24"/>
      <w:szCs w:val="24"/>
    </w:rPr>
  </w:style>
  <w:style w:type="paragraph" w:customStyle="1" w:styleId="details">
    <w:name w:val="details"/>
    <w:basedOn w:val="Normal"/>
    <w:rsid w:val="00C80421"/>
    <w:pPr>
      <w:spacing w:before="100" w:beforeAutospacing="1" w:after="210" w:line="240" w:lineRule="auto"/>
    </w:pPr>
    <w:rPr>
      <w:rFonts w:eastAsia="Times New Roman" w:cs="Times New Roman"/>
      <w:sz w:val="24"/>
      <w:szCs w:val="24"/>
    </w:rPr>
  </w:style>
  <w:style w:type="paragraph" w:customStyle="1" w:styleId="offer1">
    <w:name w:val="offer1"/>
    <w:basedOn w:val="Normal"/>
    <w:rsid w:val="00C80421"/>
    <w:pPr>
      <w:spacing w:before="100" w:beforeAutospacing="1" w:after="210" w:line="240" w:lineRule="auto"/>
    </w:pPr>
    <w:rPr>
      <w:rFonts w:eastAsia="Times New Roman" w:cs="Times New Roman"/>
      <w:sz w:val="24"/>
      <w:szCs w:val="24"/>
    </w:rPr>
  </w:style>
  <w:style w:type="paragraph" w:customStyle="1" w:styleId="offer2">
    <w:name w:val="offer2"/>
    <w:basedOn w:val="Normal"/>
    <w:rsid w:val="00C80421"/>
    <w:pPr>
      <w:spacing w:before="100" w:beforeAutospacing="1" w:after="210" w:line="240" w:lineRule="auto"/>
    </w:pPr>
    <w:rPr>
      <w:rFonts w:eastAsia="Times New Roman" w:cs="Times New Roman"/>
      <w:sz w:val="24"/>
      <w:szCs w:val="24"/>
    </w:rPr>
  </w:style>
  <w:style w:type="paragraph" w:customStyle="1" w:styleId="offer3">
    <w:name w:val="offer3"/>
    <w:basedOn w:val="Normal"/>
    <w:rsid w:val="00C80421"/>
    <w:pPr>
      <w:spacing w:before="100" w:beforeAutospacing="1" w:after="210" w:line="240" w:lineRule="auto"/>
    </w:pPr>
    <w:rPr>
      <w:rFonts w:eastAsia="Times New Roman" w:cs="Times New Roman"/>
      <w:sz w:val="24"/>
      <w:szCs w:val="24"/>
    </w:rPr>
  </w:style>
  <w:style w:type="paragraph" w:customStyle="1" w:styleId="offer4">
    <w:name w:val="offer4"/>
    <w:basedOn w:val="Normal"/>
    <w:rsid w:val="00C80421"/>
    <w:pPr>
      <w:spacing w:before="100" w:beforeAutospacing="1" w:after="210" w:line="240" w:lineRule="auto"/>
    </w:pPr>
    <w:rPr>
      <w:rFonts w:eastAsia="Times New Roman" w:cs="Times New Roman"/>
      <w:sz w:val="24"/>
      <w:szCs w:val="24"/>
    </w:rPr>
  </w:style>
  <w:style w:type="paragraph" w:customStyle="1" w:styleId="Title1">
    <w:name w:val="Title1"/>
    <w:basedOn w:val="Normal"/>
    <w:rsid w:val="00C80421"/>
    <w:pPr>
      <w:spacing w:before="100" w:beforeAutospacing="1" w:after="210" w:line="240" w:lineRule="auto"/>
    </w:pPr>
    <w:rPr>
      <w:rFonts w:eastAsia="Times New Roman" w:cs="Times New Roman"/>
      <w:sz w:val="24"/>
      <w:szCs w:val="24"/>
    </w:rPr>
  </w:style>
  <w:style w:type="paragraph" w:customStyle="1" w:styleId="info">
    <w:name w:val="info"/>
    <w:basedOn w:val="Normal"/>
    <w:rsid w:val="00C80421"/>
    <w:pPr>
      <w:spacing w:before="100" w:beforeAutospacing="1" w:after="210" w:line="240" w:lineRule="auto"/>
    </w:pPr>
    <w:rPr>
      <w:rFonts w:eastAsia="Times New Roman" w:cs="Times New Roman"/>
      <w:sz w:val="24"/>
      <w:szCs w:val="24"/>
    </w:rPr>
  </w:style>
  <w:style w:type="paragraph" w:customStyle="1" w:styleId="site-boxcta">
    <w:name w:val="site-boxcta"/>
    <w:basedOn w:val="Normal"/>
    <w:rsid w:val="00C80421"/>
    <w:pPr>
      <w:spacing w:before="100" w:beforeAutospacing="1" w:after="210" w:line="240" w:lineRule="auto"/>
    </w:pPr>
    <w:rPr>
      <w:rFonts w:eastAsia="Times New Roman" w:cs="Times New Roman"/>
      <w:sz w:val="24"/>
      <w:szCs w:val="24"/>
    </w:rPr>
  </w:style>
  <w:style w:type="paragraph" w:customStyle="1" w:styleId="errors">
    <w:name w:val="errors"/>
    <w:basedOn w:val="Normal"/>
    <w:rsid w:val="00C80421"/>
    <w:pPr>
      <w:spacing w:before="100" w:beforeAutospacing="1" w:after="210" w:line="240" w:lineRule="auto"/>
    </w:pPr>
    <w:rPr>
      <w:rFonts w:eastAsia="Times New Roman" w:cs="Times New Roman"/>
      <w:sz w:val="24"/>
      <w:szCs w:val="24"/>
    </w:rPr>
  </w:style>
  <w:style w:type="paragraph" w:customStyle="1" w:styleId="search-box">
    <w:name w:val="search-box"/>
    <w:basedOn w:val="Normal"/>
    <w:rsid w:val="00C80421"/>
    <w:pPr>
      <w:spacing w:before="100" w:beforeAutospacing="1" w:after="210" w:line="240" w:lineRule="auto"/>
    </w:pPr>
    <w:rPr>
      <w:rFonts w:eastAsia="Times New Roman" w:cs="Times New Roman"/>
      <w:sz w:val="24"/>
      <w:szCs w:val="24"/>
    </w:rPr>
  </w:style>
  <w:style w:type="paragraph" w:customStyle="1" w:styleId="para">
    <w:name w:val="para"/>
    <w:basedOn w:val="Normal"/>
    <w:rsid w:val="00C80421"/>
    <w:pPr>
      <w:spacing w:before="100" w:beforeAutospacing="1" w:after="210" w:line="240" w:lineRule="auto"/>
    </w:pPr>
    <w:rPr>
      <w:rFonts w:eastAsia="Times New Roman" w:cs="Times New Roman"/>
      <w:sz w:val="24"/>
      <w:szCs w:val="24"/>
    </w:rPr>
  </w:style>
  <w:style w:type="paragraph" w:customStyle="1" w:styleId="dev-help">
    <w:name w:val="dev-help"/>
    <w:basedOn w:val="Normal"/>
    <w:rsid w:val="00C80421"/>
    <w:pPr>
      <w:spacing w:before="100" w:beforeAutospacing="1" w:after="210" w:line="240" w:lineRule="auto"/>
    </w:pPr>
    <w:rPr>
      <w:rFonts w:eastAsia="Times New Roman" w:cs="Times New Roman"/>
      <w:sz w:val="24"/>
      <w:szCs w:val="24"/>
    </w:rPr>
  </w:style>
  <w:style w:type="paragraph" w:customStyle="1" w:styleId="Header1">
    <w:name w:val="Header1"/>
    <w:basedOn w:val="Normal"/>
    <w:rsid w:val="00C80421"/>
    <w:pPr>
      <w:spacing w:before="100" w:beforeAutospacing="1" w:after="210" w:line="240" w:lineRule="auto"/>
    </w:pPr>
    <w:rPr>
      <w:rFonts w:eastAsia="Times New Roman" w:cs="Times New Roman"/>
      <w:sz w:val="24"/>
      <w:szCs w:val="24"/>
    </w:rPr>
  </w:style>
  <w:style w:type="paragraph" w:customStyle="1" w:styleId="subscription-div">
    <w:name w:val="subscription-div"/>
    <w:basedOn w:val="Normal"/>
    <w:rsid w:val="00C80421"/>
    <w:pPr>
      <w:spacing w:before="100" w:beforeAutospacing="1" w:after="210" w:line="240" w:lineRule="auto"/>
    </w:pPr>
    <w:rPr>
      <w:rFonts w:eastAsia="Times New Roman" w:cs="Times New Roman"/>
      <w:sz w:val="24"/>
      <w:szCs w:val="24"/>
    </w:rPr>
  </w:style>
  <w:style w:type="paragraph" w:customStyle="1" w:styleId="tokenhint">
    <w:name w:val="tokenhint"/>
    <w:basedOn w:val="Normal"/>
    <w:rsid w:val="00C80421"/>
    <w:pPr>
      <w:spacing w:before="100" w:beforeAutospacing="1" w:after="210" w:line="240" w:lineRule="auto"/>
    </w:pPr>
    <w:rPr>
      <w:rFonts w:eastAsia="Times New Roman" w:cs="Times New Roman"/>
      <w:sz w:val="24"/>
      <w:szCs w:val="24"/>
    </w:rPr>
  </w:style>
  <w:style w:type="paragraph" w:customStyle="1" w:styleId="tos-link">
    <w:name w:val="tos-link"/>
    <w:basedOn w:val="Normal"/>
    <w:rsid w:val="00C80421"/>
    <w:pPr>
      <w:spacing w:before="100" w:beforeAutospacing="1" w:after="210" w:line="240" w:lineRule="auto"/>
    </w:pPr>
    <w:rPr>
      <w:rFonts w:eastAsia="Times New Roman" w:cs="Times New Roman"/>
      <w:sz w:val="24"/>
      <w:szCs w:val="24"/>
    </w:rPr>
  </w:style>
  <w:style w:type="paragraph" w:customStyle="1" w:styleId="signup-notification">
    <w:name w:val="signup-notification"/>
    <w:basedOn w:val="Normal"/>
    <w:rsid w:val="00C80421"/>
    <w:pPr>
      <w:spacing w:before="100" w:beforeAutospacing="1" w:after="210" w:line="240" w:lineRule="auto"/>
    </w:pPr>
    <w:rPr>
      <w:rFonts w:eastAsia="Times New Roman" w:cs="Times New Roman"/>
      <w:sz w:val="24"/>
      <w:szCs w:val="24"/>
    </w:rPr>
  </w:style>
  <w:style w:type="paragraph" w:customStyle="1" w:styleId="bas-terms-of-use">
    <w:name w:val="bas-terms-of-use"/>
    <w:basedOn w:val="Normal"/>
    <w:rsid w:val="00C80421"/>
    <w:pPr>
      <w:spacing w:before="100" w:beforeAutospacing="1" w:after="210" w:line="240" w:lineRule="auto"/>
    </w:pPr>
    <w:rPr>
      <w:rFonts w:eastAsia="Times New Roman" w:cs="Times New Roman"/>
      <w:sz w:val="24"/>
      <w:szCs w:val="24"/>
    </w:rPr>
  </w:style>
  <w:style w:type="paragraph" w:customStyle="1" w:styleId="dev-onpage-left-content">
    <w:name w:val="dev-onpage-left-content"/>
    <w:basedOn w:val="Normal"/>
    <w:rsid w:val="00C80421"/>
    <w:pPr>
      <w:spacing w:before="100" w:beforeAutospacing="1" w:after="210" w:line="240" w:lineRule="auto"/>
    </w:pPr>
    <w:rPr>
      <w:rFonts w:eastAsia="Times New Roman" w:cs="Times New Roman"/>
      <w:sz w:val="24"/>
      <w:szCs w:val="24"/>
    </w:rPr>
  </w:style>
  <w:style w:type="paragraph" w:customStyle="1" w:styleId="dev-onpage-video-wrapper">
    <w:name w:val="dev-onpage-video-wrapper"/>
    <w:basedOn w:val="Normal"/>
    <w:rsid w:val="00C80421"/>
    <w:pPr>
      <w:spacing w:before="100" w:beforeAutospacing="1" w:after="210" w:line="240" w:lineRule="auto"/>
    </w:pPr>
    <w:rPr>
      <w:rFonts w:eastAsia="Times New Roman" w:cs="Times New Roman"/>
      <w:sz w:val="24"/>
      <w:szCs w:val="24"/>
    </w:rPr>
  </w:style>
  <w:style w:type="paragraph" w:customStyle="1" w:styleId="site-arrowboxcta">
    <w:name w:val="site-arrowboxcta"/>
    <w:basedOn w:val="Normal"/>
    <w:rsid w:val="00C80421"/>
    <w:pPr>
      <w:spacing w:before="100" w:beforeAutospacing="1" w:after="210" w:line="240" w:lineRule="auto"/>
    </w:pPr>
    <w:rPr>
      <w:rFonts w:eastAsia="Times New Roman" w:cs="Times New Roman"/>
      <w:sz w:val="24"/>
      <w:szCs w:val="24"/>
    </w:rPr>
  </w:style>
  <w:style w:type="paragraph" w:customStyle="1" w:styleId="muted">
    <w:name w:val="muted"/>
    <w:basedOn w:val="Normal"/>
    <w:rsid w:val="00C80421"/>
    <w:pPr>
      <w:spacing w:before="100" w:beforeAutospacing="1" w:after="210" w:line="240" w:lineRule="auto"/>
    </w:pPr>
    <w:rPr>
      <w:rFonts w:eastAsia="Times New Roman" w:cs="Times New Roman"/>
      <w:sz w:val="24"/>
      <w:szCs w:val="24"/>
    </w:rPr>
  </w:style>
  <w:style w:type="paragraph" w:customStyle="1" w:styleId="oss-entitiesdiv">
    <w:name w:val="oss-entities&gt;div"/>
    <w:basedOn w:val="Normal"/>
    <w:rsid w:val="00C80421"/>
    <w:pPr>
      <w:spacing w:before="100" w:beforeAutospacing="1" w:after="210" w:line="240" w:lineRule="auto"/>
    </w:pPr>
    <w:rPr>
      <w:rFonts w:eastAsia="Times New Roman" w:cs="Times New Roman"/>
      <w:sz w:val="24"/>
      <w:szCs w:val="24"/>
    </w:rPr>
  </w:style>
  <w:style w:type="paragraph" w:customStyle="1" w:styleId="s-0">
    <w:name w:val="s-0"/>
    <w:basedOn w:val="Normal"/>
    <w:rsid w:val="00C80421"/>
    <w:pPr>
      <w:spacing w:before="100" w:beforeAutospacing="1" w:after="210" w:line="240" w:lineRule="auto"/>
    </w:pPr>
    <w:rPr>
      <w:rFonts w:eastAsia="Times New Roman" w:cs="Times New Roman"/>
      <w:sz w:val="24"/>
      <w:szCs w:val="24"/>
    </w:rPr>
  </w:style>
  <w:style w:type="paragraph" w:customStyle="1" w:styleId="slideshow-chunk">
    <w:name w:val="slideshow-chunk"/>
    <w:basedOn w:val="Normal"/>
    <w:rsid w:val="00C80421"/>
    <w:pPr>
      <w:spacing w:before="100" w:beforeAutospacing="1" w:after="210" w:line="240" w:lineRule="auto"/>
    </w:pPr>
    <w:rPr>
      <w:rFonts w:eastAsia="Times New Roman" w:cs="Times New Roman"/>
      <w:sz w:val="24"/>
      <w:szCs w:val="24"/>
    </w:rPr>
  </w:style>
  <w:style w:type="paragraph" w:customStyle="1" w:styleId="slideshow-controldivdiv">
    <w:name w:val="slideshow-control&gt;div&gt;div"/>
    <w:basedOn w:val="Normal"/>
    <w:rsid w:val="00C80421"/>
    <w:pPr>
      <w:spacing w:before="100" w:beforeAutospacing="1" w:after="210" w:line="240" w:lineRule="auto"/>
    </w:pPr>
    <w:rPr>
      <w:rFonts w:eastAsia="Times New Roman" w:cs="Times New Roman"/>
      <w:sz w:val="24"/>
      <w:szCs w:val="24"/>
    </w:rPr>
  </w:style>
  <w:style w:type="paragraph" w:customStyle="1" w:styleId="dev-center-hero-aside">
    <w:name w:val="dev-center-hero-aside"/>
    <w:basedOn w:val="Normal"/>
    <w:rsid w:val="00C80421"/>
    <w:pPr>
      <w:spacing w:before="100" w:beforeAutospacing="1" w:after="210" w:line="240" w:lineRule="auto"/>
    </w:pPr>
    <w:rPr>
      <w:rFonts w:eastAsia="Times New Roman" w:cs="Times New Roman"/>
      <w:sz w:val="24"/>
      <w:szCs w:val="24"/>
    </w:rPr>
  </w:style>
  <w:style w:type="paragraph" w:customStyle="1" w:styleId="content-blocks-threediva">
    <w:name w:val="content-blocks-three&gt;div&gt;a"/>
    <w:basedOn w:val="Normal"/>
    <w:rsid w:val="00C80421"/>
    <w:pPr>
      <w:spacing w:before="100" w:beforeAutospacing="1" w:after="210" w:line="240" w:lineRule="auto"/>
    </w:pPr>
    <w:rPr>
      <w:rFonts w:eastAsia="Times New Roman" w:cs="Times New Roman"/>
      <w:sz w:val="24"/>
      <w:szCs w:val="24"/>
    </w:rPr>
  </w:style>
  <w:style w:type="paragraph" w:customStyle="1" w:styleId="dev-content-aside">
    <w:name w:val="dev-content-aside"/>
    <w:basedOn w:val="Normal"/>
    <w:rsid w:val="00C80421"/>
    <w:pPr>
      <w:spacing w:before="100" w:beforeAutospacing="1" w:after="210" w:line="240" w:lineRule="auto"/>
    </w:pPr>
    <w:rPr>
      <w:rFonts w:eastAsia="Times New Roman" w:cs="Times New Roman"/>
      <w:sz w:val="24"/>
      <w:szCs w:val="24"/>
    </w:rPr>
  </w:style>
  <w:style w:type="paragraph" w:customStyle="1" w:styleId="rss-icon">
    <w:name w:val="rss-icon"/>
    <w:basedOn w:val="Normal"/>
    <w:rsid w:val="00C80421"/>
    <w:pPr>
      <w:spacing w:before="100" w:beforeAutospacing="1" w:after="210" w:line="240" w:lineRule="auto"/>
    </w:pPr>
    <w:rPr>
      <w:rFonts w:eastAsia="Times New Roman" w:cs="Times New Roman"/>
      <w:sz w:val="24"/>
      <w:szCs w:val="24"/>
    </w:rPr>
  </w:style>
  <w:style w:type="paragraph" w:customStyle="1" w:styleId="scenarios-freetrial-wrapper">
    <w:name w:val="scenarios-freetrial-wrapper"/>
    <w:basedOn w:val="Normal"/>
    <w:rsid w:val="00C80421"/>
    <w:pPr>
      <w:spacing w:before="100" w:beforeAutospacing="1" w:after="210" w:line="240" w:lineRule="auto"/>
    </w:pPr>
    <w:rPr>
      <w:rFonts w:eastAsia="Times New Roman" w:cs="Times New Roman"/>
      <w:sz w:val="24"/>
      <w:szCs w:val="24"/>
    </w:rPr>
  </w:style>
  <w:style w:type="paragraph" w:customStyle="1" w:styleId="right-banner">
    <w:name w:val="right-banner"/>
    <w:basedOn w:val="Normal"/>
    <w:rsid w:val="00C80421"/>
    <w:pPr>
      <w:spacing w:before="100" w:beforeAutospacing="1" w:after="210" w:line="240" w:lineRule="auto"/>
    </w:pPr>
    <w:rPr>
      <w:rFonts w:eastAsia="Times New Roman" w:cs="Times New Roman"/>
      <w:sz w:val="24"/>
      <w:szCs w:val="24"/>
    </w:rPr>
  </w:style>
  <w:style w:type="paragraph" w:customStyle="1" w:styleId="sub">
    <w:name w:val="sub"/>
    <w:basedOn w:val="Normal"/>
    <w:rsid w:val="00C80421"/>
    <w:pPr>
      <w:spacing w:before="100" w:beforeAutospacing="1" w:after="210" w:line="240" w:lineRule="auto"/>
    </w:pPr>
    <w:rPr>
      <w:rFonts w:eastAsia="Times New Roman" w:cs="Times New Roman"/>
      <w:sz w:val="24"/>
      <w:szCs w:val="24"/>
    </w:rPr>
  </w:style>
  <w:style w:type="paragraph" w:customStyle="1" w:styleId="questiona">
    <w:name w:val="question&gt;a"/>
    <w:basedOn w:val="Normal"/>
    <w:rsid w:val="00C80421"/>
    <w:pPr>
      <w:spacing w:before="100" w:beforeAutospacing="1" w:after="210" w:line="240" w:lineRule="auto"/>
    </w:pPr>
    <w:rPr>
      <w:rFonts w:eastAsia="Times New Roman" w:cs="Times New Roman"/>
      <w:sz w:val="24"/>
      <w:szCs w:val="24"/>
    </w:rPr>
  </w:style>
  <w:style w:type="paragraph" w:customStyle="1" w:styleId="questionaspan">
    <w:name w:val="question&gt;a&gt;span"/>
    <w:basedOn w:val="Normal"/>
    <w:rsid w:val="00C80421"/>
    <w:pPr>
      <w:spacing w:before="100" w:beforeAutospacing="1" w:after="210" w:line="240" w:lineRule="auto"/>
    </w:pPr>
    <w:rPr>
      <w:rFonts w:eastAsia="Times New Roman" w:cs="Times New Roman"/>
      <w:sz w:val="24"/>
      <w:szCs w:val="24"/>
    </w:rPr>
  </w:style>
  <w:style w:type="paragraph" w:customStyle="1" w:styleId="section">
    <w:name w:val="section"/>
    <w:basedOn w:val="Normal"/>
    <w:rsid w:val="00C80421"/>
    <w:pPr>
      <w:spacing w:before="100" w:beforeAutospacing="1" w:after="210" w:line="240" w:lineRule="auto"/>
    </w:pPr>
    <w:rPr>
      <w:rFonts w:eastAsia="Times New Roman" w:cs="Times New Roman"/>
      <w:sz w:val="24"/>
      <w:szCs w:val="24"/>
    </w:rPr>
  </w:style>
  <w:style w:type="paragraph" w:customStyle="1" w:styleId="site-arrowlink">
    <w:name w:val="site-arrowlink"/>
    <w:basedOn w:val="Normal"/>
    <w:rsid w:val="00C80421"/>
    <w:pPr>
      <w:spacing w:before="100" w:beforeAutospacing="1" w:after="210" w:line="240" w:lineRule="auto"/>
    </w:pPr>
    <w:rPr>
      <w:rFonts w:eastAsia="Times New Roman" w:cs="Times New Roman"/>
      <w:sz w:val="24"/>
      <w:szCs w:val="24"/>
    </w:rPr>
  </w:style>
  <w:style w:type="paragraph" w:customStyle="1" w:styleId="back-link">
    <w:name w:val="back-link"/>
    <w:basedOn w:val="Normal"/>
    <w:rsid w:val="00C80421"/>
    <w:pPr>
      <w:spacing w:before="100" w:beforeAutospacing="1" w:after="210" w:line="240" w:lineRule="auto"/>
    </w:pPr>
    <w:rPr>
      <w:rFonts w:eastAsia="Times New Roman" w:cs="Times New Roman"/>
      <w:sz w:val="24"/>
      <w:szCs w:val="24"/>
    </w:rPr>
  </w:style>
  <w:style w:type="paragraph" w:customStyle="1" w:styleId="app-description">
    <w:name w:val="app-description"/>
    <w:basedOn w:val="Normal"/>
    <w:rsid w:val="00C80421"/>
    <w:pPr>
      <w:spacing w:before="100" w:beforeAutospacing="1" w:after="210" w:line="240" w:lineRule="auto"/>
    </w:pPr>
    <w:rPr>
      <w:rFonts w:eastAsia="Times New Roman" w:cs="Times New Roman"/>
      <w:sz w:val="24"/>
      <w:szCs w:val="24"/>
    </w:rPr>
  </w:style>
  <w:style w:type="paragraph" w:customStyle="1" w:styleId="app-short-description">
    <w:name w:val="app-short-description"/>
    <w:basedOn w:val="Normal"/>
    <w:rsid w:val="00C80421"/>
    <w:pPr>
      <w:spacing w:before="100" w:beforeAutospacing="1" w:after="210" w:line="240" w:lineRule="auto"/>
    </w:pPr>
    <w:rPr>
      <w:rFonts w:eastAsia="Times New Roman" w:cs="Times New Roman"/>
      <w:sz w:val="24"/>
      <w:szCs w:val="24"/>
    </w:rPr>
  </w:style>
  <w:style w:type="paragraph" w:customStyle="1" w:styleId="app-long-description">
    <w:name w:val="app-long-description"/>
    <w:basedOn w:val="Normal"/>
    <w:rsid w:val="00C80421"/>
    <w:pPr>
      <w:spacing w:before="100" w:beforeAutospacing="1" w:after="210" w:line="240" w:lineRule="auto"/>
    </w:pPr>
    <w:rPr>
      <w:rFonts w:eastAsia="Times New Roman" w:cs="Times New Roman"/>
      <w:sz w:val="24"/>
      <w:szCs w:val="24"/>
    </w:rPr>
  </w:style>
  <w:style w:type="paragraph" w:customStyle="1" w:styleId="minimize-description">
    <w:name w:val="minimize-description"/>
    <w:basedOn w:val="Normal"/>
    <w:rsid w:val="00C80421"/>
    <w:pPr>
      <w:spacing w:before="100" w:beforeAutospacing="1" w:after="210" w:line="240" w:lineRule="auto"/>
    </w:pPr>
    <w:rPr>
      <w:rFonts w:eastAsia="Times New Roman" w:cs="Times New Roman"/>
      <w:sz w:val="24"/>
      <w:szCs w:val="24"/>
    </w:rPr>
  </w:style>
  <w:style w:type="paragraph" w:customStyle="1" w:styleId="app-plans">
    <w:name w:val="app-plans"/>
    <w:basedOn w:val="Normal"/>
    <w:rsid w:val="00C80421"/>
    <w:pPr>
      <w:spacing w:before="100" w:beforeAutospacing="1" w:after="210" w:line="240" w:lineRule="auto"/>
    </w:pPr>
    <w:rPr>
      <w:rFonts w:eastAsia="Times New Roman" w:cs="Times New Roman"/>
      <w:sz w:val="24"/>
      <w:szCs w:val="24"/>
    </w:rPr>
  </w:style>
  <w:style w:type="paragraph" w:customStyle="1" w:styleId="app-plan">
    <w:name w:val="app-plan"/>
    <w:basedOn w:val="Normal"/>
    <w:rsid w:val="00C80421"/>
    <w:pPr>
      <w:spacing w:before="100" w:beforeAutospacing="1" w:after="210" w:line="240" w:lineRule="auto"/>
    </w:pPr>
    <w:rPr>
      <w:rFonts w:eastAsia="Times New Roman" w:cs="Times New Roman"/>
      <w:sz w:val="24"/>
      <w:szCs w:val="24"/>
    </w:rPr>
  </w:style>
  <w:style w:type="paragraph" w:customStyle="1" w:styleId="app-planul">
    <w:name w:val="app-plan&gt;ul"/>
    <w:basedOn w:val="Normal"/>
    <w:rsid w:val="00C80421"/>
    <w:pPr>
      <w:spacing w:before="100" w:beforeAutospacing="1" w:after="210" w:line="240" w:lineRule="auto"/>
    </w:pPr>
    <w:rPr>
      <w:rFonts w:eastAsia="Times New Roman" w:cs="Times New Roman"/>
      <w:sz w:val="24"/>
      <w:szCs w:val="24"/>
    </w:rPr>
  </w:style>
  <w:style w:type="paragraph" w:customStyle="1" w:styleId="app-planulli">
    <w:name w:val="app-plan&gt;ul&gt;li"/>
    <w:basedOn w:val="Normal"/>
    <w:rsid w:val="00C80421"/>
    <w:pPr>
      <w:spacing w:before="100" w:beforeAutospacing="1" w:after="210" w:line="240" w:lineRule="auto"/>
    </w:pPr>
    <w:rPr>
      <w:rFonts w:eastAsia="Times New Roman" w:cs="Times New Roman"/>
      <w:sz w:val="24"/>
      <w:szCs w:val="24"/>
    </w:rPr>
  </w:style>
  <w:style w:type="paragraph" w:customStyle="1" w:styleId="app-planulliul">
    <w:name w:val="app-plan&gt;ul&gt;li&gt;ul"/>
    <w:basedOn w:val="Normal"/>
    <w:rsid w:val="00C80421"/>
    <w:pPr>
      <w:spacing w:before="100" w:beforeAutospacing="1" w:after="210" w:line="240" w:lineRule="auto"/>
    </w:pPr>
    <w:rPr>
      <w:rFonts w:eastAsia="Times New Roman" w:cs="Times New Roman"/>
      <w:sz w:val="24"/>
      <w:szCs w:val="24"/>
    </w:rPr>
  </w:style>
  <w:style w:type="paragraph" w:customStyle="1" w:styleId="app-slideshow">
    <w:name w:val="app-slideshow"/>
    <w:basedOn w:val="Normal"/>
    <w:rsid w:val="00C80421"/>
    <w:pPr>
      <w:spacing w:before="100" w:beforeAutospacing="1" w:after="210" w:line="240" w:lineRule="auto"/>
    </w:pPr>
    <w:rPr>
      <w:rFonts w:eastAsia="Times New Roman" w:cs="Times New Roman"/>
      <w:sz w:val="24"/>
      <w:szCs w:val="24"/>
    </w:rPr>
  </w:style>
  <w:style w:type="paragraph" w:customStyle="1" w:styleId="offer-btn-activate">
    <w:name w:val="offer-btn-activate"/>
    <w:basedOn w:val="Normal"/>
    <w:rsid w:val="00C80421"/>
    <w:pPr>
      <w:spacing w:before="100" w:beforeAutospacing="1" w:after="210" w:line="240" w:lineRule="auto"/>
    </w:pPr>
    <w:rPr>
      <w:rFonts w:eastAsia="Times New Roman" w:cs="Times New Roman"/>
      <w:sz w:val="24"/>
      <w:szCs w:val="24"/>
    </w:rPr>
  </w:style>
  <w:style w:type="paragraph" w:customStyle="1" w:styleId="offer-btn-buy">
    <w:name w:val="offer-btn-buy"/>
    <w:basedOn w:val="Normal"/>
    <w:rsid w:val="00C80421"/>
    <w:pPr>
      <w:spacing w:before="100" w:beforeAutospacing="1" w:after="210" w:line="240" w:lineRule="auto"/>
    </w:pPr>
    <w:rPr>
      <w:rFonts w:eastAsia="Times New Roman" w:cs="Times New Roman"/>
      <w:sz w:val="24"/>
      <w:szCs w:val="24"/>
    </w:rPr>
  </w:style>
  <w:style w:type="paragraph" w:customStyle="1" w:styleId="content-blocks-four">
    <w:name w:val="content-blocks-four"/>
    <w:basedOn w:val="Normal"/>
    <w:rsid w:val="00C80421"/>
    <w:pPr>
      <w:spacing w:before="100" w:beforeAutospacing="1" w:after="210" w:line="240" w:lineRule="auto"/>
    </w:pPr>
    <w:rPr>
      <w:rFonts w:eastAsia="Times New Roman" w:cs="Times New Roman"/>
      <w:sz w:val="24"/>
      <w:szCs w:val="24"/>
    </w:rPr>
  </w:style>
  <w:style w:type="paragraph" w:customStyle="1" w:styleId="footer-callout">
    <w:name w:val="footer-callout"/>
    <w:basedOn w:val="Normal"/>
    <w:rsid w:val="00C80421"/>
    <w:pPr>
      <w:spacing w:before="100" w:beforeAutospacing="1" w:after="210" w:line="240" w:lineRule="auto"/>
    </w:pPr>
    <w:rPr>
      <w:rFonts w:eastAsia="Times New Roman" w:cs="Times New Roman"/>
      <w:sz w:val="24"/>
      <w:szCs w:val="24"/>
    </w:rPr>
  </w:style>
  <w:style w:type="paragraph" w:customStyle="1" w:styleId="case-study-block">
    <w:name w:val="case-study-block"/>
    <w:basedOn w:val="Normal"/>
    <w:rsid w:val="00C80421"/>
    <w:pPr>
      <w:spacing w:before="100" w:beforeAutospacing="1" w:after="210" w:line="240" w:lineRule="auto"/>
    </w:pPr>
    <w:rPr>
      <w:rFonts w:eastAsia="Times New Roman" w:cs="Times New Roman"/>
      <w:sz w:val="24"/>
      <w:szCs w:val="24"/>
    </w:rPr>
  </w:style>
  <w:style w:type="paragraph" w:customStyle="1" w:styleId="active">
    <w:name w:val="active"/>
    <w:basedOn w:val="Normal"/>
    <w:rsid w:val="00C80421"/>
    <w:pPr>
      <w:spacing w:before="100" w:beforeAutospacing="1" w:after="210" w:line="240" w:lineRule="auto"/>
    </w:pPr>
    <w:rPr>
      <w:rFonts w:eastAsia="Times New Roman" w:cs="Times New Roman"/>
      <w:sz w:val="24"/>
      <w:szCs w:val="24"/>
    </w:rPr>
  </w:style>
  <w:style w:type="paragraph" w:customStyle="1" w:styleId="plan-option-selector">
    <w:name w:val="plan-option-selector"/>
    <w:basedOn w:val="Normal"/>
    <w:rsid w:val="00C80421"/>
    <w:pPr>
      <w:spacing w:before="100" w:beforeAutospacing="1" w:after="210" w:line="240" w:lineRule="auto"/>
    </w:pPr>
    <w:rPr>
      <w:rFonts w:eastAsia="Times New Roman" w:cs="Times New Roman"/>
      <w:sz w:val="24"/>
      <w:szCs w:val="24"/>
    </w:rPr>
  </w:style>
  <w:style w:type="paragraph" w:customStyle="1" w:styleId="plan-selector">
    <w:name w:val="plan-selector"/>
    <w:basedOn w:val="Normal"/>
    <w:rsid w:val="00C80421"/>
    <w:pPr>
      <w:spacing w:before="100" w:beforeAutospacing="1" w:after="210" w:line="240" w:lineRule="auto"/>
    </w:pPr>
    <w:rPr>
      <w:rFonts w:eastAsia="Times New Roman" w:cs="Times New Roman"/>
      <w:sz w:val="24"/>
      <w:szCs w:val="24"/>
    </w:rPr>
  </w:style>
  <w:style w:type="paragraph" w:customStyle="1" w:styleId="price-emphasis">
    <w:name w:val="price-emphasis"/>
    <w:basedOn w:val="Normal"/>
    <w:rsid w:val="00C80421"/>
    <w:pPr>
      <w:spacing w:before="100" w:beforeAutospacing="1" w:after="210" w:line="240" w:lineRule="auto"/>
    </w:pPr>
    <w:rPr>
      <w:rFonts w:eastAsia="Times New Roman" w:cs="Times New Roman"/>
      <w:sz w:val="24"/>
      <w:szCs w:val="24"/>
    </w:rPr>
  </w:style>
  <w:style w:type="paragraph" w:customStyle="1" w:styleId="page-body-sections">
    <w:name w:val="page-body-sections"/>
    <w:basedOn w:val="Normal"/>
    <w:rsid w:val="00C80421"/>
    <w:pPr>
      <w:spacing w:before="100" w:beforeAutospacing="1" w:after="210" w:line="240" w:lineRule="auto"/>
    </w:pPr>
    <w:rPr>
      <w:rFonts w:eastAsia="Times New Roman" w:cs="Times New Roman"/>
      <w:sz w:val="24"/>
      <w:szCs w:val="24"/>
    </w:rPr>
  </w:style>
  <w:style w:type="paragraph" w:customStyle="1" w:styleId="page-body">
    <w:name w:val="page-body"/>
    <w:basedOn w:val="Normal"/>
    <w:rsid w:val="00C80421"/>
    <w:pPr>
      <w:spacing w:before="100" w:beforeAutospacing="1" w:after="210" w:line="240" w:lineRule="auto"/>
    </w:pPr>
    <w:rPr>
      <w:rFonts w:eastAsia="Times New Roman" w:cs="Times New Roman"/>
      <w:sz w:val="24"/>
      <w:szCs w:val="24"/>
    </w:rPr>
  </w:style>
  <w:style w:type="paragraph" w:customStyle="1" w:styleId="col-left">
    <w:name w:val="col-left"/>
    <w:basedOn w:val="Normal"/>
    <w:rsid w:val="00C80421"/>
    <w:pPr>
      <w:spacing w:before="100" w:beforeAutospacing="1" w:after="210" w:line="240" w:lineRule="auto"/>
    </w:pPr>
    <w:rPr>
      <w:rFonts w:eastAsia="Times New Roman" w:cs="Times New Roman"/>
      <w:sz w:val="24"/>
      <w:szCs w:val="24"/>
    </w:rPr>
  </w:style>
  <w:style w:type="paragraph" w:customStyle="1" w:styleId="col-right">
    <w:name w:val="col-right"/>
    <w:basedOn w:val="Normal"/>
    <w:rsid w:val="00C80421"/>
    <w:pPr>
      <w:spacing w:before="100" w:beforeAutospacing="1" w:after="210" w:line="240" w:lineRule="auto"/>
    </w:pPr>
    <w:rPr>
      <w:rFonts w:eastAsia="Times New Roman" w:cs="Times New Roman"/>
      <w:sz w:val="24"/>
      <w:szCs w:val="24"/>
    </w:rPr>
  </w:style>
  <w:style w:type="paragraph" w:customStyle="1" w:styleId="select-event-type">
    <w:name w:val="select-event-type"/>
    <w:basedOn w:val="Normal"/>
    <w:rsid w:val="00C80421"/>
    <w:pPr>
      <w:spacing w:before="100" w:beforeAutospacing="1" w:after="210" w:line="240" w:lineRule="auto"/>
    </w:pPr>
    <w:rPr>
      <w:rFonts w:eastAsia="Times New Roman" w:cs="Times New Roman"/>
      <w:sz w:val="24"/>
      <w:szCs w:val="24"/>
    </w:rPr>
  </w:style>
  <w:style w:type="paragraph" w:customStyle="1" w:styleId="select-country">
    <w:name w:val="select-country"/>
    <w:basedOn w:val="Normal"/>
    <w:rsid w:val="00C80421"/>
    <w:pPr>
      <w:spacing w:before="100" w:beforeAutospacing="1" w:after="210" w:line="240" w:lineRule="auto"/>
    </w:pPr>
    <w:rPr>
      <w:rFonts w:eastAsia="Times New Roman" w:cs="Times New Roman"/>
      <w:sz w:val="24"/>
      <w:szCs w:val="24"/>
    </w:rPr>
  </w:style>
  <w:style w:type="paragraph" w:customStyle="1" w:styleId="select-date">
    <w:name w:val="select-date"/>
    <w:basedOn w:val="Normal"/>
    <w:rsid w:val="00C80421"/>
    <w:pPr>
      <w:spacing w:before="100" w:beforeAutospacing="1" w:after="210" w:line="240" w:lineRule="auto"/>
    </w:pPr>
    <w:rPr>
      <w:rFonts w:eastAsia="Times New Roman" w:cs="Times New Roman"/>
      <w:sz w:val="24"/>
      <w:szCs w:val="24"/>
    </w:rPr>
  </w:style>
  <w:style w:type="paragraph" w:customStyle="1" w:styleId="free-trial-arrowlink">
    <w:name w:val="free-trial-arrowlink"/>
    <w:basedOn w:val="Normal"/>
    <w:rsid w:val="00C80421"/>
    <w:pPr>
      <w:spacing w:before="100" w:beforeAutospacing="1" w:after="210" w:line="240" w:lineRule="auto"/>
    </w:pPr>
    <w:rPr>
      <w:rFonts w:eastAsia="Times New Roman" w:cs="Times New Roman"/>
      <w:sz w:val="24"/>
      <w:szCs w:val="24"/>
    </w:rPr>
  </w:style>
  <w:style w:type="paragraph" w:customStyle="1" w:styleId="darkbg">
    <w:name w:val="darkbg"/>
    <w:basedOn w:val="Normal"/>
    <w:rsid w:val="00C80421"/>
    <w:pPr>
      <w:spacing w:before="100" w:beforeAutospacing="1" w:after="210" w:line="240" w:lineRule="auto"/>
    </w:pPr>
    <w:rPr>
      <w:rFonts w:eastAsia="Times New Roman" w:cs="Times New Roman"/>
      <w:sz w:val="24"/>
      <w:szCs w:val="24"/>
    </w:rPr>
  </w:style>
  <w:style w:type="paragraph" w:customStyle="1" w:styleId="section-float-left">
    <w:name w:val="section-float-left"/>
    <w:basedOn w:val="Normal"/>
    <w:rsid w:val="00C80421"/>
    <w:pPr>
      <w:spacing w:before="100" w:beforeAutospacing="1" w:after="210" w:line="240" w:lineRule="auto"/>
    </w:pPr>
    <w:rPr>
      <w:rFonts w:eastAsia="Times New Roman" w:cs="Times New Roman"/>
      <w:sz w:val="24"/>
      <w:szCs w:val="24"/>
    </w:rPr>
  </w:style>
  <w:style w:type="paragraph" w:customStyle="1" w:styleId="section-float-right">
    <w:name w:val="section-float-right"/>
    <w:basedOn w:val="Normal"/>
    <w:rsid w:val="00C80421"/>
    <w:pPr>
      <w:spacing w:before="100" w:beforeAutospacing="1" w:after="210" w:line="240" w:lineRule="auto"/>
    </w:pPr>
    <w:rPr>
      <w:rFonts w:eastAsia="Times New Roman" w:cs="Times New Roman"/>
      <w:sz w:val="24"/>
      <w:szCs w:val="24"/>
    </w:rPr>
  </w:style>
  <w:style w:type="paragraph" w:customStyle="1" w:styleId="List1">
    <w:name w:val="List1"/>
    <w:basedOn w:val="Normal"/>
    <w:rsid w:val="00C80421"/>
    <w:pPr>
      <w:spacing w:before="100" w:beforeAutospacing="1" w:after="210" w:line="240" w:lineRule="auto"/>
    </w:pPr>
    <w:rPr>
      <w:rFonts w:eastAsia="Times New Roman" w:cs="Times New Roman"/>
      <w:sz w:val="24"/>
      <w:szCs w:val="24"/>
    </w:rPr>
  </w:style>
  <w:style w:type="paragraph" w:customStyle="1" w:styleId="solutions-blocks">
    <w:name w:val="solutions-blocks"/>
    <w:basedOn w:val="Normal"/>
    <w:rsid w:val="00C80421"/>
    <w:pPr>
      <w:spacing w:before="100" w:beforeAutospacing="1" w:after="210" w:line="240" w:lineRule="auto"/>
    </w:pPr>
    <w:rPr>
      <w:rFonts w:eastAsia="Times New Roman" w:cs="Times New Roman"/>
      <w:sz w:val="24"/>
      <w:szCs w:val="24"/>
    </w:rPr>
  </w:style>
  <w:style w:type="paragraph" w:customStyle="1" w:styleId="solutions-hover-contents">
    <w:name w:val="solutions-hover-contents"/>
    <w:basedOn w:val="Normal"/>
    <w:rsid w:val="00C80421"/>
    <w:pPr>
      <w:spacing w:before="100" w:beforeAutospacing="1" w:after="210" w:line="240" w:lineRule="auto"/>
    </w:pPr>
    <w:rPr>
      <w:rFonts w:eastAsia="Times New Roman" w:cs="Times New Roman"/>
      <w:sz w:val="24"/>
      <w:szCs w:val="24"/>
    </w:rPr>
  </w:style>
  <w:style w:type="paragraph" w:customStyle="1" w:styleId="solutions-hover-contentsdiv">
    <w:name w:val="solutions-hover-contents&gt;div"/>
    <w:basedOn w:val="Normal"/>
    <w:rsid w:val="00C80421"/>
    <w:pPr>
      <w:spacing w:before="100" w:beforeAutospacing="1" w:after="210" w:line="240" w:lineRule="auto"/>
    </w:pPr>
    <w:rPr>
      <w:rFonts w:eastAsia="Times New Roman" w:cs="Times New Roman"/>
      <w:sz w:val="24"/>
      <w:szCs w:val="24"/>
    </w:rPr>
  </w:style>
  <w:style w:type="paragraph" w:customStyle="1" w:styleId="home-hero-slideshow">
    <w:name w:val="home-hero-slideshow"/>
    <w:basedOn w:val="Normal"/>
    <w:rsid w:val="00C80421"/>
    <w:pPr>
      <w:spacing w:before="100" w:beforeAutospacing="1" w:after="210" w:line="240" w:lineRule="auto"/>
    </w:pPr>
    <w:rPr>
      <w:rFonts w:eastAsia="Times New Roman" w:cs="Times New Roman"/>
      <w:sz w:val="24"/>
      <w:szCs w:val="24"/>
    </w:rPr>
  </w:style>
  <w:style w:type="paragraph" w:customStyle="1" w:styleId="dark-bg">
    <w:name w:val="dark-bg"/>
    <w:basedOn w:val="Normal"/>
    <w:rsid w:val="00C80421"/>
    <w:pPr>
      <w:spacing w:before="100" w:beforeAutospacing="1" w:after="210" w:line="240" w:lineRule="auto"/>
    </w:pPr>
    <w:rPr>
      <w:rFonts w:eastAsia="Times New Roman" w:cs="Times New Roman"/>
      <w:sz w:val="24"/>
      <w:szCs w:val="24"/>
    </w:rPr>
  </w:style>
  <w:style w:type="paragraph" w:customStyle="1" w:styleId="play-btn">
    <w:name w:val="play-btn"/>
    <w:basedOn w:val="Normal"/>
    <w:rsid w:val="00C80421"/>
    <w:pPr>
      <w:spacing w:before="100" w:beforeAutospacing="1" w:after="210" w:line="240" w:lineRule="auto"/>
    </w:pPr>
    <w:rPr>
      <w:rFonts w:eastAsia="Times New Roman" w:cs="Times New Roman"/>
      <w:sz w:val="24"/>
      <w:szCs w:val="24"/>
    </w:rPr>
  </w:style>
  <w:style w:type="paragraph" w:customStyle="1" w:styleId="blog-posts">
    <w:name w:val="blog-posts"/>
    <w:basedOn w:val="Normal"/>
    <w:rsid w:val="00C80421"/>
    <w:pPr>
      <w:spacing w:before="100" w:beforeAutospacing="1" w:after="210" w:line="240" w:lineRule="auto"/>
    </w:pPr>
    <w:rPr>
      <w:rFonts w:eastAsia="Times New Roman" w:cs="Times New Roman"/>
      <w:sz w:val="24"/>
      <w:szCs w:val="24"/>
    </w:rPr>
  </w:style>
  <w:style w:type="paragraph" w:customStyle="1" w:styleId="blog-sidebar">
    <w:name w:val="blog-sidebar"/>
    <w:basedOn w:val="Normal"/>
    <w:rsid w:val="00C80421"/>
    <w:pPr>
      <w:spacing w:before="100" w:beforeAutospacing="1" w:after="210" w:line="240" w:lineRule="auto"/>
    </w:pPr>
    <w:rPr>
      <w:rFonts w:eastAsia="Times New Roman" w:cs="Times New Roman"/>
      <w:sz w:val="24"/>
      <w:szCs w:val="24"/>
    </w:rPr>
  </w:style>
  <w:style w:type="paragraph" w:customStyle="1" w:styleId="hero-center-content">
    <w:name w:val="hero-center-content"/>
    <w:basedOn w:val="Normal"/>
    <w:rsid w:val="00C80421"/>
    <w:pPr>
      <w:spacing w:before="100" w:beforeAutospacing="1" w:after="210" w:line="240" w:lineRule="auto"/>
    </w:pPr>
    <w:rPr>
      <w:rFonts w:eastAsia="Times New Roman" w:cs="Times New Roman"/>
      <w:sz w:val="24"/>
      <w:szCs w:val="24"/>
    </w:rPr>
  </w:style>
  <w:style w:type="paragraph" w:customStyle="1" w:styleId="service-icon">
    <w:name w:val="service-icon"/>
    <w:basedOn w:val="Normal"/>
    <w:rsid w:val="00C80421"/>
    <w:pPr>
      <w:spacing w:before="100" w:beforeAutospacing="1" w:after="210" w:line="240" w:lineRule="auto"/>
    </w:pPr>
    <w:rPr>
      <w:rFonts w:eastAsia="Times New Roman" w:cs="Times New Roman"/>
      <w:sz w:val="24"/>
      <w:szCs w:val="24"/>
    </w:rPr>
  </w:style>
  <w:style w:type="paragraph" w:customStyle="1" w:styleId="cbf-dev">
    <w:name w:val="cbf-dev"/>
    <w:basedOn w:val="Normal"/>
    <w:rsid w:val="00C80421"/>
    <w:pPr>
      <w:spacing w:before="100" w:beforeAutospacing="1" w:after="210" w:line="240" w:lineRule="auto"/>
    </w:pPr>
    <w:rPr>
      <w:rFonts w:eastAsia="Times New Roman" w:cs="Times New Roman"/>
      <w:sz w:val="24"/>
      <w:szCs w:val="24"/>
    </w:rPr>
  </w:style>
  <w:style w:type="paragraph" w:customStyle="1" w:styleId="color-blocks">
    <w:name w:val="color-blocks"/>
    <w:basedOn w:val="Normal"/>
    <w:rsid w:val="00C80421"/>
    <w:pPr>
      <w:spacing w:before="100" w:beforeAutospacing="1" w:after="210" w:line="240" w:lineRule="auto"/>
    </w:pPr>
    <w:rPr>
      <w:rFonts w:eastAsia="Times New Roman" w:cs="Times New Roman"/>
      <w:sz w:val="24"/>
      <w:szCs w:val="24"/>
    </w:rPr>
  </w:style>
  <w:style w:type="paragraph" w:customStyle="1" w:styleId="color-block">
    <w:name w:val="color-block"/>
    <w:basedOn w:val="Normal"/>
    <w:rsid w:val="00C80421"/>
    <w:pPr>
      <w:spacing w:before="100" w:beforeAutospacing="1" w:after="210" w:line="240" w:lineRule="auto"/>
    </w:pPr>
    <w:rPr>
      <w:rFonts w:eastAsia="Times New Roman" w:cs="Times New Roman"/>
      <w:sz w:val="24"/>
      <w:szCs w:val="24"/>
    </w:rPr>
  </w:style>
  <w:style w:type="paragraph" w:customStyle="1" w:styleId="faq-question-expander">
    <w:name w:val="faq-question-expander"/>
    <w:basedOn w:val="Normal"/>
    <w:rsid w:val="00C80421"/>
    <w:pPr>
      <w:spacing w:before="100" w:beforeAutospacing="1" w:after="210" w:line="240" w:lineRule="auto"/>
    </w:pPr>
    <w:rPr>
      <w:rFonts w:eastAsia="Times New Roman" w:cs="Times New Roman"/>
      <w:sz w:val="24"/>
      <w:szCs w:val="24"/>
    </w:rPr>
  </w:style>
  <w:style w:type="paragraph" w:customStyle="1" w:styleId="floating-nav">
    <w:name w:val="floating-nav"/>
    <w:basedOn w:val="Normal"/>
    <w:rsid w:val="00C80421"/>
    <w:pPr>
      <w:spacing w:before="100" w:beforeAutospacing="1" w:after="210" w:line="240" w:lineRule="auto"/>
    </w:pPr>
    <w:rPr>
      <w:rFonts w:eastAsia="Times New Roman" w:cs="Times New Roman"/>
      <w:sz w:val="24"/>
      <w:szCs w:val="24"/>
    </w:rPr>
  </w:style>
  <w:style w:type="paragraph" w:customStyle="1" w:styleId="abstract">
    <w:name w:val="abstract"/>
    <w:basedOn w:val="Normal"/>
    <w:rsid w:val="00C80421"/>
    <w:pPr>
      <w:spacing w:before="100" w:beforeAutospacing="1" w:after="210" w:line="240" w:lineRule="auto"/>
    </w:pPr>
    <w:rPr>
      <w:rFonts w:eastAsia="Times New Roman" w:cs="Times New Roman"/>
      <w:sz w:val="24"/>
      <w:szCs w:val="24"/>
    </w:rPr>
  </w:style>
  <w:style w:type="paragraph" w:customStyle="1" w:styleId="dev-callout-content">
    <w:name w:val="dev-callout-content"/>
    <w:basedOn w:val="Normal"/>
    <w:rsid w:val="00C80421"/>
    <w:pPr>
      <w:spacing w:before="100" w:beforeAutospacing="1" w:after="210" w:line="240" w:lineRule="auto"/>
    </w:pPr>
    <w:rPr>
      <w:rFonts w:eastAsia="Times New Roman" w:cs="Times New Roman"/>
      <w:sz w:val="24"/>
      <w:szCs w:val="24"/>
    </w:rPr>
  </w:style>
  <w:style w:type="paragraph" w:customStyle="1" w:styleId="discover-more">
    <w:name w:val="discover-more"/>
    <w:basedOn w:val="Normal"/>
    <w:rsid w:val="00C80421"/>
    <w:pPr>
      <w:spacing w:before="100" w:beforeAutospacing="1" w:after="210" w:line="240" w:lineRule="auto"/>
    </w:pPr>
    <w:rPr>
      <w:rFonts w:eastAsia="Times New Roman" w:cs="Times New Roman"/>
      <w:sz w:val="24"/>
      <w:szCs w:val="24"/>
    </w:rPr>
  </w:style>
  <w:style w:type="paragraph" w:customStyle="1" w:styleId="article-information">
    <w:name w:val="article-information"/>
    <w:basedOn w:val="Normal"/>
    <w:rsid w:val="00C80421"/>
    <w:pPr>
      <w:spacing w:before="100" w:beforeAutospacing="1" w:after="210" w:line="240" w:lineRule="auto"/>
    </w:pPr>
    <w:rPr>
      <w:rFonts w:eastAsia="Times New Roman" w:cs="Times New Roman"/>
      <w:sz w:val="24"/>
      <w:szCs w:val="24"/>
    </w:rPr>
  </w:style>
  <w:style w:type="paragraph" w:customStyle="1" w:styleId="fb-like">
    <w:name w:val="fb-like"/>
    <w:basedOn w:val="Normal"/>
    <w:rsid w:val="00C80421"/>
    <w:pPr>
      <w:spacing w:before="100" w:beforeAutospacing="1" w:after="210" w:line="240" w:lineRule="auto"/>
    </w:pPr>
    <w:rPr>
      <w:rFonts w:eastAsia="Times New Roman" w:cs="Times New Roman"/>
      <w:sz w:val="24"/>
      <w:szCs w:val="24"/>
    </w:rPr>
  </w:style>
  <w:style w:type="paragraph" w:customStyle="1" w:styleId="azure-standard-select">
    <w:name w:val="azure-standard-select"/>
    <w:basedOn w:val="Normal"/>
    <w:rsid w:val="00C80421"/>
    <w:pPr>
      <w:spacing w:before="100" w:beforeAutospacing="1" w:after="210" w:line="240" w:lineRule="auto"/>
    </w:pPr>
    <w:rPr>
      <w:rFonts w:eastAsia="Times New Roman" w:cs="Times New Roman"/>
      <w:sz w:val="24"/>
      <w:szCs w:val="24"/>
    </w:rPr>
  </w:style>
  <w:style w:type="paragraph" w:customStyle="1" w:styleId="download-link">
    <w:name w:val="download-link"/>
    <w:basedOn w:val="Normal"/>
    <w:rsid w:val="00C80421"/>
    <w:pPr>
      <w:spacing w:before="100" w:beforeAutospacing="1" w:after="210" w:line="240" w:lineRule="auto"/>
    </w:pPr>
    <w:rPr>
      <w:rFonts w:eastAsia="Times New Roman" w:cs="Times New Roman"/>
      <w:sz w:val="24"/>
      <w:szCs w:val="24"/>
    </w:rPr>
  </w:style>
  <w:style w:type="paragraph" w:customStyle="1" w:styleId="advanced">
    <w:name w:val="advanced"/>
    <w:basedOn w:val="Normal"/>
    <w:rsid w:val="00C80421"/>
    <w:pPr>
      <w:spacing w:before="100" w:beforeAutospacing="1" w:after="210" w:line="240" w:lineRule="auto"/>
    </w:pPr>
    <w:rPr>
      <w:rFonts w:eastAsia="Times New Roman" w:cs="Times New Roman"/>
      <w:sz w:val="24"/>
      <w:szCs w:val="24"/>
    </w:rPr>
  </w:style>
  <w:style w:type="paragraph" w:customStyle="1" w:styleId="fallback">
    <w:name w:val="fallback"/>
    <w:basedOn w:val="Normal"/>
    <w:rsid w:val="00C80421"/>
    <w:pPr>
      <w:spacing w:before="100" w:beforeAutospacing="1" w:after="210" w:line="240" w:lineRule="auto"/>
    </w:pPr>
    <w:rPr>
      <w:rFonts w:eastAsia="Times New Roman" w:cs="Times New Roman"/>
      <w:sz w:val="24"/>
      <w:szCs w:val="24"/>
    </w:rPr>
  </w:style>
  <w:style w:type="paragraph" w:customStyle="1" w:styleId="slider-type">
    <w:name w:val="slider-type"/>
    <w:basedOn w:val="Normal"/>
    <w:rsid w:val="00C80421"/>
    <w:pPr>
      <w:spacing w:before="100" w:beforeAutospacing="1" w:after="210" w:line="240" w:lineRule="auto"/>
    </w:pPr>
    <w:rPr>
      <w:rFonts w:eastAsia="Times New Roman" w:cs="Times New Roman"/>
      <w:sz w:val="24"/>
      <w:szCs w:val="24"/>
    </w:rPr>
  </w:style>
  <w:style w:type="paragraph" w:customStyle="1" w:styleId="selector-name">
    <w:name w:val="selector-name"/>
    <w:basedOn w:val="Normal"/>
    <w:rsid w:val="00C80421"/>
    <w:pPr>
      <w:spacing w:before="100" w:beforeAutospacing="1" w:after="210" w:line="240" w:lineRule="auto"/>
    </w:pPr>
    <w:rPr>
      <w:rFonts w:eastAsia="Times New Roman" w:cs="Times New Roman"/>
      <w:sz w:val="24"/>
      <w:szCs w:val="24"/>
    </w:rPr>
  </w:style>
  <w:style w:type="paragraph" w:customStyle="1" w:styleId="selector-abbr">
    <w:name w:val="selector-abbr"/>
    <w:basedOn w:val="Normal"/>
    <w:rsid w:val="00C80421"/>
    <w:pPr>
      <w:spacing w:before="100" w:beforeAutospacing="1" w:after="210" w:line="240" w:lineRule="auto"/>
    </w:pPr>
    <w:rPr>
      <w:rFonts w:eastAsia="Times New Roman" w:cs="Times New Roman"/>
      <w:sz w:val="24"/>
      <w:szCs w:val="24"/>
    </w:rPr>
  </w:style>
  <w:style w:type="paragraph" w:customStyle="1" w:styleId="calculator-main">
    <w:name w:val="calculator-main"/>
    <w:basedOn w:val="Normal"/>
    <w:rsid w:val="00C80421"/>
    <w:pPr>
      <w:spacing w:before="100" w:beforeAutospacing="1" w:after="210" w:line="240" w:lineRule="auto"/>
    </w:pPr>
    <w:rPr>
      <w:rFonts w:eastAsia="Times New Roman" w:cs="Times New Roman"/>
      <w:sz w:val="24"/>
      <w:szCs w:val="24"/>
    </w:rPr>
  </w:style>
  <w:style w:type="paragraph" w:customStyle="1" w:styleId="savings">
    <w:name w:val="savings"/>
    <w:basedOn w:val="Normal"/>
    <w:rsid w:val="00C80421"/>
    <w:pPr>
      <w:spacing w:before="100" w:beforeAutospacing="1" w:after="210" w:line="240" w:lineRule="auto"/>
    </w:pPr>
    <w:rPr>
      <w:rFonts w:eastAsia="Times New Roman" w:cs="Times New Roman"/>
      <w:sz w:val="24"/>
      <w:szCs w:val="24"/>
    </w:rPr>
  </w:style>
  <w:style w:type="paragraph" w:customStyle="1" w:styleId="content-blocksdiv">
    <w:name w:val="content-blocks&gt;div"/>
    <w:basedOn w:val="Normal"/>
    <w:rsid w:val="00C80421"/>
    <w:pPr>
      <w:spacing w:before="100" w:beforeAutospacing="1" w:after="210" w:line="240" w:lineRule="auto"/>
    </w:pPr>
    <w:rPr>
      <w:rFonts w:eastAsia="Times New Roman" w:cs="Times New Roman"/>
      <w:sz w:val="24"/>
      <w:szCs w:val="24"/>
    </w:rPr>
  </w:style>
  <w:style w:type="paragraph" w:customStyle="1" w:styleId="video-blocks">
    <w:name w:val="video-blocks"/>
    <w:basedOn w:val="Normal"/>
    <w:rsid w:val="00C80421"/>
    <w:pPr>
      <w:spacing w:before="100" w:beforeAutospacing="1" w:after="210" w:line="240" w:lineRule="auto"/>
    </w:pPr>
    <w:rPr>
      <w:rFonts w:eastAsia="Times New Roman" w:cs="Times New Roman"/>
      <w:sz w:val="24"/>
      <w:szCs w:val="24"/>
    </w:rPr>
  </w:style>
  <w:style w:type="paragraph" w:customStyle="1" w:styleId="background-mask">
    <w:name w:val="background-mask"/>
    <w:basedOn w:val="Normal"/>
    <w:rsid w:val="00C80421"/>
    <w:pPr>
      <w:spacing w:before="100" w:beforeAutospacing="1" w:after="210" w:line="240" w:lineRule="auto"/>
    </w:pPr>
    <w:rPr>
      <w:rFonts w:eastAsia="Times New Roman" w:cs="Times New Roman"/>
      <w:sz w:val="24"/>
      <w:szCs w:val="24"/>
    </w:rPr>
  </w:style>
  <w:style w:type="paragraph" w:customStyle="1" w:styleId="tagline-link">
    <w:name w:val="tagline-link"/>
    <w:basedOn w:val="Normal"/>
    <w:rsid w:val="00C80421"/>
    <w:pPr>
      <w:spacing w:before="100" w:beforeAutospacing="1" w:after="210" w:line="240" w:lineRule="auto"/>
    </w:pPr>
    <w:rPr>
      <w:rFonts w:eastAsia="Times New Roman" w:cs="Times New Roman"/>
      <w:sz w:val="24"/>
      <w:szCs w:val="24"/>
    </w:rPr>
  </w:style>
  <w:style w:type="paragraph" w:customStyle="1" w:styleId="article">
    <w:name w:val="article"/>
    <w:basedOn w:val="Normal"/>
    <w:rsid w:val="00C80421"/>
    <w:pPr>
      <w:spacing w:before="100" w:beforeAutospacing="1" w:after="210" w:line="240" w:lineRule="auto"/>
    </w:pPr>
    <w:rPr>
      <w:rFonts w:eastAsia="Times New Roman" w:cs="Times New Roman"/>
      <w:sz w:val="24"/>
      <w:szCs w:val="24"/>
    </w:rPr>
  </w:style>
  <w:style w:type="paragraph" w:customStyle="1" w:styleId="floating-jump-to-nav">
    <w:name w:val="floating-jump-to-nav"/>
    <w:basedOn w:val="Normal"/>
    <w:rsid w:val="00C80421"/>
    <w:pPr>
      <w:spacing w:before="100" w:beforeAutospacing="1" w:after="210" w:line="240" w:lineRule="auto"/>
    </w:pPr>
    <w:rPr>
      <w:rFonts w:eastAsia="Times New Roman" w:cs="Times New Roman"/>
      <w:sz w:val="24"/>
      <w:szCs w:val="24"/>
    </w:rPr>
  </w:style>
  <w:style w:type="paragraph" w:customStyle="1" w:styleId="overflow-article-div">
    <w:name w:val="overflow-article-div"/>
    <w:basedOn w:val="Normal"/>
    <w:rsid w:val="00C80421"/>
    <w:pPr>
      <w:spacing w:before="100" w:beforeAutospacing="1" w:after="210" w:line="240" w:lineRule="auto"/>
    </w:pPr>
    <w:rPr>
      <w:rFonts w:eastAsia="Times New Roman" w:cs="Times New Roman"/>
      <w:sz w:val="24"/>
      <w:szCs w:val="24"/>
    </w:rPr>
  </w:style>
  <w:style w:type="paragraph" w:customStyle="1" w:styleId="article-group">
    <w:name w:val="article-group"/>
    <w:basedOn w:val="Normal"/>
    <w:rsid w:val="00C80421"/>
    <w:pPr>
      <w:spacing w:before="100" w:beforeAutospacing="1" w:after="210" w:line="240" w:lineRule="auto"/>
    </w:pPr>
    <w:rPr>
      <w:rFonts w:eastAsia="Times New Roman" w:cs="Times New Roman"/>
      <w:sz w:val="24"/>
      <w:szCs w:val="24"/>
    </w:rPr>
  </w:style>
  <w:style w:type="paragraph" w:customStyle="1" w:styleId="horz-rule">
    <w:name w:val="horz-rule"/>
    <w:basedOn w:val="Normal"/>
    <w:rsid w:val="00C80421"/>
    <w:pPr>
      <w:spacing w:before="100" w:beforeAutospacing="1" w:after="210" w:line="240" w:lineRule="auto"/>
    </w:pPr>
    <w:rPr>
      <w:rFonts w:eastAsia="Times New Roman" w:cs="Times New Roman"/>
      <w:sz w:val="24"/>
      <w:szCs w:val="24"/>
    </w:rPr>
  </w:style>
  <w:style w:type="paragraph" w:customStyle="1" w:styleId="seemorelink">
    <w:name w:val="seemorelink"/>
    <w:basedOn w:val="Normal"/>
    <w:rsid w:val="00C80421"/>
    <w:pPr>
      <w:spacing w:before="100" w:beforeAutospacing="1" w:after="210" w:line="240" w:lineRule="auto"/>
    </w:pPr>
    <w:rPr>
      <w:rFonts w:eastAsia="Times New Roman" w:cs="Times New Roman"/>
      <w:sz w:val="24"/>
      <w:szCs w:val="24"/>
    </w:rPr>
  </w:style>
  <w:style w:type="paragraph" w:customStyle="1" w:styleId="seelesslink">
    <w:name w:val="seelesslink"/>
    <w:basedOn w:val="Normal"/>
    <w:rsid w:val="00C80421"/>
    <w:pPr>
      <w:spacing w:before="100" w:beforeAutospacing="1" w:after="210" w:line="240" w:lineRule="auto"/>
    </w:pPr>
    <w:rPr>
      <w:rFonts w:eastAsia="Times New Roman" w:cs="Times New Roman"/>
      <w:sz w:val="24"/>
      <w:szCs w:val="24"/>
    </w:rPr>
  </w:style>
  <w:style w:type="paragraph" w:customStyle="1" w:styleId="group-toggle">
    <w:name w:val="group-toggle"/>
    <w:basedOn w:val="Normal"/>
    <w:rsid w:val="00C80421"/>
    <w:pPr>
      <w:spacing w:before="100" w:beforeAutospacing="1" w:after="210" w:line="240" w:lineRule="auto"/>
    </w:pPr>
    <w:rPr>
      <w:rFonts w:eastAsia="Times New Roman" w:cs="Times New Roman"/>
      <w:sz w:val="24"/>
      <w:szCs w:val="24"/>
    </w:rPr>
  </w:style>
  <w:style w:type="paragraph" w:customStyle="1" w:styleId="select-language">
    <w:name w:val="select-language"/>
    <w:basedOn w:val="Normal"/>
    <w:rsid w:val="00C80421"/>
    <w:pPr>
      <w:spacing w:before="100" w:beforeAutospacing="1" w:after="210" w:line="240" w:lineRule="auto"/>
    </w:pPr>
    <w:rPr>
      <w:rFonts w:eastAsia="Times New Roman" w:cs="Times New Roman"/>
      <w:sz w:val="24"/>
      <w:szCs w:val="24"/>
    </w:rPr>
  </w:style>
  <w:style w:type="paragraph" w:customStyle="1" w:styleId="gallery-frame">
    <w:name w:val="gallery-frame"/>
    <w:basedOn w:val="Normal"/>
    <w:rsid w:val="00C80421"/>
    <w:pPr>
      <w:spacing w:before="100" w:beforeAutospacing="1" w:after="210" w:line="240" w:lineRule="auto"/>
    </w:pPr>
    <w:rPr>
      <w:rFonts w:eastAsia="Times New Roman" w:cs="Times New Roman"/>
      <w:sz w:val="24"/>
      <w:szCs w:val="24"/>
    </w:rPr>
  </w:style>
  <w:style w:type="paragraph" w:customStyle="1" w:styleId="hero-content">
    <w:name w:val="hero-content"/>
    <w:basedOn w:val="Normal"/>
    <w:rsid w:val="00C80421"/>
    <w:pPr>
      <w:spacing w:before="100" w:beforeAutospacing="1" w:after="210" w:line="240" w:lineRule="auto"/>
    </w:pPr>
    <w:rPr>
      <w:rFonts w:eastAsia="Times New Roman" w:cs="Times New Roman"/>
      <w:sz w:val="24"/>
      <w:szCs w:val="24"/>
    </w:rPr>
  </w:style>
  <w:style w:type="paragraph" w:customStyle="1" w:styleId="tabs">
    <w:name w:val="tabs"/>
    <w:basedOn w:val="Normal"/>
    <w:rsid w:val="00C80421"/>
    <w:pPr>
      <w:spacing w:before="100" w:beforeAutospacing="1" w:after="210" w:line="240" w:lineRule="auto"/>
    </w:pPr>
    <w:rPr>
      <w:rFonts w:eastAsia="Times New Roman" w:cs="Times New Roman"/>
      <w:sz w:val="24"/>
      <w:szCs w:val="24"/>
    </w:rPr>
  </w:style>
  <w:style w:type="paragraph" w:customStyle="1" w:styleId="sectiondiv">
    <w:name w:val="section&gt;div"/>
    <w:basedOn w:val="Normal"/>
    <w:rsid w:val="00C80421"/>
    <w:pPr>
      <w:spacing w:before="100" w:beforeAutospacing="1" w:after="210" w:line="240" w:lineRule="auto"/>
    </w:pPr>
    <w:rPr>
      <w:rFonts w:eastAsia="Times New Roman" w:cs="Times New Roman"/>
      <w:sz w:val="24"/>
      <w:szCs w:val="24"/>
    </w:rPr>
  </w:style>
  <w:style w:type="paragraph" w:customStyle="1" w:styleId="services">
    <w:name w:val="services"/>
    <w:basedOn w:val="Normal"/>
    <w:rsid w:val="00C80421"/>
    <w:pPr>
      <w:spacing w:before="100" w:beforeAutospacing="1" w:after="210" w:line="240" w:lineRule="auto"/>
    </w:pPr>
    <w:rPr>
      <w:rFonts w:eastAsia="Times New Roman" w:cs="Times New Roman"/>
      <w:sz w:val="24"/>
      <w:szCs w:val="24"/>
    </w:rPr>
  </w:style>
  <w:style w:type="paragraph" w:customStyle="1" w:styleId="three-col-floatdiv">
    <w:name w:val="three-col-float&gt;div"/>
    <w:basedOn w:val="Normal"/>
    <w:rsid w:val="00C80421"/>
    <w:pPr>
      <w:spacing w:before="100" w:beforeAutospacing="1" w:after="210" w:line="240" w:lineRule="auto"/>
    </w:pPr>
    <w:rPr>
      <w:rFonts w:eastAsia="Times New Roman" w:cs="Times New Roman"/>
      <w:sz w:val="24"/>
      <w:szCs w:val="24"/>
    </w:rPr>
  </w:style>
  <w:style w:type="paragraph" w:customStyle="1" w:styleId="three-col-float">
    <w:name w:val="three-col-float"/>
    <w:basedOn w:val="Normal"/>
    <w:rsid w:val="00C80421"/>
    <w:pPr>
      <w:spacing w:before="100" w:beforeAutospacing="1" w:after="210" w:line="240" w:lineRule="auto"/>
    </w:pPr>
    <w:rPr>
      <w:rFonts w:eastAsia="Times New Roman" w:cs="Times New Roman"/>
      <w:sz w:val="24"/>
      <w:szCs w:val="24"/>
    </w:rPr>
  </w:style>
  <w:style w:type="paragraph" w:customStyle="1" w:styleId="close-btn">
    <w:name w:val="close-btn"/>
    <w:basedOn w:val="Normal"/>
    <w:rsid w:val="00C80421"/>
    <w:pPr>
      <w:spacing w:before="100" w:beforeAutospacing="1" w:after="210" w:line="240" w:lineRule="auto"/>
    </w:pPr>
    <w:rPr>
      <w:rFonts w:eastAsia="Times New Roman" w:cs="Times New Roman"/>
      <w:sz w:val="24"/>
      <w:szCs w:val="24"/>
    </w:rPr>
  </w:style>
  <w:style w:type="paragraph" w:customStyle="1" w:styleId="vwrap">
    <w:name w:val="vwrap"/>
    <w:basedOn w:val="Normal"/>
    <w:rsid w:val="00C80421"/>
    <w:pPr>
      <w:spacing w:before="100" w:beforeAutospacing="1" w:after="210" w:line="240" w:lineRule="auto"/>
    </w:pPr>
    <w:rPr>
      <w:rFonts w:eastAsia="Times New Roman" w:cs="Times New Roman"/>
      <w:sz w:val="24"/>
      <w:szCs w:val="24"/>
    </w:rPr>
  </w:style>
  <w:style w:type="paragraph" w:customStyle="1" w:styleId="virtual-machines">
    <w:name w:val="virtual-machines"/>
    <w:basedOn w:val="Normal"/>
    <w:rsid w:val="00C80421"/>
    <w:pPr>
      <w:spacing w:before="100" w:beforeAutospacing="1" w:after="210" w:line="240" w:lineRule="auto"/>
    </w:pPr>
    <w:rPr>
      <w:rFonts w:eastAsia="Times New Roman" w:cs="Times New Roman"/>
      <w:sz w:val="24"/>
      <w:szCs w:val="24"/>
    </w:rPr>
  </w:style>
  <w:style w:type="paragraph" w:customStyle="1" w:styleId="cloud-services">
    <w:name w:val="cloud-services"/>
    <w:basedOn w:val="Normal"/>
    <w:rsid w:val="00C80421"/>
    <w:pPr>
      <w:spacing w:before="100" w:beforeAutospacing="1" w:after="210" w:line="240" w:lineRule="auto"/>
    </w:pPr>
    <w:rPr>
      <w:rFonts w:eastAsia="Times New Roman" w:cs="Times New Roman"/>
      <w:sz w:val="24"/>
      <w:szCs w:val="24"/>
    </w:rPr>
  </w:style>
  <w:style w:type="paragraph" w:customStyle="1" w:styleId="websites">
    <w:name w:val="websites"/>
    <w:basedOn w:val="Normal"/>
    <w:rsid w:val="00C80421"/>
    <w:pPr>
      <w:spacing w:before="100" w:beforeAutospacing="1" w:after="210" w:line="240" w:lineRule="auto"/>
    </w:pPr>
    <w:rPr>
      <w:rFonts w:eastAsia="Times New Roman" w:cs="Times New Roman"/>
      <w:sz w:val="24"/>
      <w:szCs w:val="24"/>
    </w:rPr>
  </w:style>
  <w:style w:type="paragraph" w:customStyle="1" w:styleId="mobile-services">
    <w:name w:val="mobile-services"/>
    <w:basedOn w:val="Normal"/>
    <w:rsid w:val="00C80421"/>
    <w:pPr>
      <w:spacing w:before="100" w:beforeAutospacing="1" w:after="210" w:line="240" w:lineRule="auto"/>
    </w:pPr>
    <w:rPr>
      <w:rFonts w:eastAsia="Times New Roman" w:cs="Times New Roman"/>
      <w:sz w:val="24"/>
      <w:szCs w:val="24"/>
    </w:rPr>
  </w:style>
  <w:style w:type="paragraph" w:customStyle="1" w:styleId="storage">
    <w:name w:val="storage"/>
    <w:basedOn w:val="Normal"/>
    <w:rsid w:val="00C80421"/>
    <w:pPr>
      <w:spacing w:before="100" w:beforeAutospacing="1" w:after="210" w:line="240" w:lineRule="auto"/>
    </w:pPr>
    <w:rPr>
      <w:rFonts w:eastAsia="Times New Roman" w:cs="Times New Roman"/>
      <w:sz w:val="24"/>
      <w:szCs w:val="24"/>
    </w:rPr>
  </w:style>
  <w:style w:type="paragraph" w:customStyle="1" w:styleId="sql-database">
    <w:name w:val="sql-database"/>
    <w:basedOn w:val="Normal"/>
    <w:rsid w:val="00C80421"/>
    <w:pPr>
      <w:spacing w:before="100" w:beforeAutospacing="1" w:after="210" w:line="240" w:lineRule="auto"/>
    </w:pPr>
    <w:rPr>
      <w:rFonts w:eastAsia="Times New Roman" w:cs="Times New Roman"/>
      <w:sz w:val="24"/>
      <w:szCs w:val="24"/>
    </w:rPr>
  </w:style>
  <w:style w:type="paragraph" w:customStyle="1" w:styleId="sql-reporting">
    <w:name w:val="sql-reporting"/>
    <w:basedOn w:val="Normal"/>
    <w:rsid w:val="00C80421"/>
    <w:pPr>
      <w:spacing w:before="100" w:beforeAutospacing="1" w:after="210" w:line="240" w:lineRule="auto"/>
    </w:pPr>
    <w:rPr>
      <w:rFonts w:eastAsia="Times New Roman" w:cs="Times New Roman"/>
      <w:sz w:val="24"/>
      <w:szCs w:val="24"/>
    </w:rPr>
  </w:style>
  <w:style w:type="paragraph" w:customStyle="1" w:styleId="backup">
    <w:name w:val="backup"/>
    <w:basedOn w:val="Normal"/>
    <w:rsid w:val="00C80421"/>
    <w:pPr>
      <w:spacing w:before="100" w:beforeAutospacing="1" w:after="210" w:line="240" w:lineRule="auto"/>
    </w:pPr>
    <w:rPr>
      <w:rFonts w:eastAsia="Times New Roman" w:cs="Times New Roman"/>
      <w:sz w:val="24"/>
      <w:szCs w:val="24"/>
    </w:rPr>
  </w:style>
  <w:style w:type="paragraph" w:customStyle="1" w:styleId="hdinsight">
    <w:name w:val="hdinsight"/>
    <w:basedOn w:val="Normal"/>
    <w:rsid w:val="00C80421"/>
    <w:pPr>
      <w:spacing w:before="100" w:beforeAutospacing="1" w:after="210" w:line="240" w:lineRule="auto"/>
    </w:pPr>
    <w:rPr>
      <w:rFonts w:eastAsia="Times New Roman" w:cs="Times New Roman"/>
      <w:sz w:val="24"/>
      <w:szCs w:val="24"/>
    </w:rPr>
  </w:style>
  <w:style w:type="paragraph" w:customStyle="1" w:styleId="recovery-manager">
    <w:name w:val="recovery-manager"/>
    <w:basedOn w:val="Normal"/>
    <w:rsid w:val="00C80421"/>
    <w:pPr>
      <w:spacing w:before="100" w:beforeAutospacing="1" w:after="210" w:line="240" w:lineRule="auto"/>
    </w:pPr>
    <w:rPr>
      <w:rFonts w:eastAsia="Times New Roman" w:cs="Times New Roman"/>
      <w:sz w:val="24"/>
      <w:szCs w:val="24"/>
    </w:rPr>
  </w:style>
  <w:style w:type="paragraph" w:customStyle="1" w:styleId="media-services">
    <w:name w:val="media-services"/>
    <w:basedOn w:val="Normal"/>
    <w:rsid w:val="00C80421"/>
    <w:pPr>
      <w:spacing w:before="100" w:beforeAutospacing="1" w:after="210" w:line="240" w:lineRule="auto"/>
    </w:pPr>
    <w:rPr>
      <w:rFonts w:eastAsia="Times New Roman" w:cs="Times New Roman"/>
      <w:sz w:val="24"/>
      <w:szCs w:val="24"/>
    </w:rPr>
  </w:style>
  <w:style w:type="paragraph" w:customStyle="1" w:styleId="active-directory">
    <w:name w:val="active-directory"/>
    <w:basedOn w:val="Normal"/>
    <w:rsid w:val="00C80421"/>
    <w:pPr>
      <w:spacing w:before="100" w:beforeAutospacing="1" w:after="210" w:line="240" w:lineRule="auto"/>
    </w:pPr>
    <w:rPr>
      <w:rFonts w:eastAsia="Times New Roman" w:cs="Times New Roman"/>
      <w:sz w:val="24"/>
      <w:szCs w:val="24"/>
    </w:rPr>
  </w:style>
  <w:style w:type="paragraph" w:customStyle="1" w:styleId="multi-factor-authentication">
    <w:name w:val="multi-factor-authentication"/>
    <w:basedOn w:val="Normal"/>
    <w:rsid w:val="00C80421"/>
    <w:pPr>
      <w:spacing w:before="100" w:beforeAutospacing="1" w:after="210" w:line="240" w:lineRule="auto"/>
    </w:pPr>
    <w:rPr>
      <w:rFonts w:eastAsia="Times New Roman" w:cs="Times New Roman"/>
      <w:sz w:val="24"/>
      <w:szCs w:val="24"/>
    </w:rPr>
  </w:style>
  <w:style w:type="paragraph" w:customStyle="1" w:styleId="service-bus">
    <w:name w:val="service-bus"/>
    <w:basedOn w:val="Normal"/>
    <w:rsid w:val="00C80421"/>
    <w:pPr>
      <w:spacing w:before="100" w:beforeAutospacing="1" w:after="210" w:line="240" w:lineRule="auto"/>
    </w:pPr>
    <w:rPr>
      <w:rFonts w:eastAsia="Times New Roman" w:cs="Times New Roman"/>
      <w:sz w:val="24"/>
      <w:szCs w:val="24"/>
    </w:rPr>
  </w:style>
  <w:style w:type="paragraph" w:customStyle="1" w:styleId="notification-hubs">
    <w:name w:val="notification-hubs"/>
    <w:basedOn w:val="Normal"/>
    <w:rsid w:val="00C80421"/>
    <w:pPr>
      <w:spacing w:before="100" w:beforeAutospacing="1" w:after="210" w:line="240" w:lineRule="auto"/>
    </w:pPr>
    <w:rPr>
      <w:rFonts w:eastAsia="Times New Roman" w:cs="Times New Roman"/>
      <w:sz w:val="24"/>
      <w:szCs w:val="24"/>
    </w:rPr>
  </w:style>
  <w:style w:type="paragraph" w:customStyle="1" w:styleId="cache">
    <w:name w:val="cache"/>
    <w:basedOn w:val="Normal"/>
    <w:rsid w:val="00C80421"/>
    <w:pPr>
      <w:spacing w:before="100" w:beforeAutospacing="1" w:after="210" w:line="240" w:lineRule="auto"/>
    </w:pPr>
    <w:rPr>
      <w:rFonts w:eastAsia="Times New Roman" w:cs="Times New Roman"/>
      <w:sz w:val="24"/>
      <w:szCs w:val="24"/>
    </w:rPr>
  </w:style>
  <w:style w:type="paragraph" w:customStyle="1" w:styleId="biztalk-services">
    <w:name w:val="biztalk-services"/>
    <w:basedOn w:val="Normal"/>
    <w:rsid w:val="00C80421"/>
    <w:pPr>
      <w:spacing w:before="100" w:beforeAutospacing="1" w:after="210" w:line="240" w:lineRule="auto"/>
    </w:pPr>
    <w:rPr>
      <w:rFonts w:eastAsia="Times New Roman" w:cs="Times New Roman"/>
      <w:sz w:val="24"/>
      <w:szCs w:val="24"/>
    </w:rPr>
  </w:style>
  <w:style w:type="paragraph" w:customStyle="1" w:styleId="virtual-network">
    <w:name w:val="virtual-network"/>
    <w:basedOn w:val="Normal"/>
    <w:rsid w:val="00C80421"/>
    <w:pPr>
      <w:spacing w:before="100" w:beforeAutospacing="1" w:after="210" w:line="240" w:lineRule="auto"/>
    </w:pPr>
    <w:rPr>
      <w:rFonts w:eastAsia="Times New Roman" w:cs="Times New Roman"/>
      <w:sz w:val="24"/>
      <w:szCs w:val="24"/>
    </w:rPr>
  </w:style>
  <w:style w:type="paragraph" w:customStyle="1" w:styleId="traffic-manager">
    <w:name w:val="traffic-manager"/>
    <w:basedOn w:val="Normal"/>
    <w:rsid w:val="00C80421"/>
    <w:pPr>
      <w:spacing w:before="100" w:beforeAutospacing="1" w:after="210" w:line="240" w:lineRule="auto"/>
    </w:pPr>
    <w:rPr>
      <w:rFonts w:eastAsia="Times New Roman" w:cs="Times New Roman"/>
      <w:sz w:val="24"/>
      <w:szCs w:val="24"/>
    </w:rPr>
  </w:style>
  <w:style w:type="paragraph" w:customStyle="1" w:styleId="scheduler">
    <w:name w:val="scheduler"/>
    <w:basedOn w:val="Normal"/>
    <w:rsid w:val="00C80421"/>
    <w:pPr>
      <w:spacing w:before="100" w:beforeAutospacing="1" w:after="210" w:line="240" w:lineRule="auto"/>
    </w:pPr>
    <w:rPr>
      <w:rFonts w:eastAsia="Times New Roman" w:cs="Times New Roman"/>
      <w:sz w:val="24"/>
      <w:szCs w:val="24"/>
    </w:rPr>
  </w:style>
  <w:style w:type="paragraph" w:customStyle="1" w:styleId="vso">
    <w:name w:val="vso"/>
    <w:basedOn w:val="Normal"/>
    <w:rsid w:val="00C80421"/>
    <w:pPr>
      <w:spacing w:before="100" w:beforeAutospacing="1" w:after="210" w:line="240" w:lineRule="auto"/>
    </w:pPr>
    <w:rPr>
      <w:rFonts w:eastAsia="Times New Roman" w:cs="Times New Roman"/>
      <w:sz w:val="24"/>
      <w:szCs w:val="24"/>
    </w:rPr>
  </w:style>
  <w:style w:type="paragraph" w:customStyle="1" w:styleId="solution-cta-link">
    <w:name w:val="solution-cta-link"/>
    <w:basedOn w:val="Normal"/>
    <w:rsid w:val="00C80421"/>
    <w:pPr>
      <w:spacing w:before="100" w:beforeAutospacing="1" w:after="210" w:line="240" w:lineRule="auto"/>
    </w:pPr>
    <w:rPr>
      <w:rFonts w:eastAsia="Times New Roman" w:cs="Times New Roman"/>
      <w:sz w:val="24"/>
      <w:szCs w:val="24"/>
    </w:rPr>
  </w:style>
  <w:style w:type="paragraph" w:customStyle="1" w:styleId="divvideo">
    <w:name w:val="divvideo"/>
    <w:basedOn w:val="Normal"/>
    <w:rsid w:val="00C80421"/>
    <w:pPr>
      <w:spacing w:before="100" w:beforeAutospacing="1" w:after="210" w:line="240" w:lineRule="auto"/>
    </w:pPr>
    <w:rPr>
      <w:rFonts w:eastAsia="Times New Roman" w:cs="Times New Roman"/>
      <w:sz w:val="24"/>
      <w:szCs w:val="24"/>
    </w:rPr>
  </w:style>
  <w:style w:type="paragraph" w:customStyle="1" w:styleId="divvideodiv">
    <w:name w:val="divvideo&gt;div"/>
    <w:basedOn w:val="Normal"/>
    <w:rsid w:val="00C80421"/>
    <w:pPr>
      <w:spacing w:before="100" w:beforeAutospacing="1" w:after="210" w:line="240" w:lineRule="auto"/>
    </w:pPr>
    <w:rPr>
      <w:rFonts w:eastAsia="Times New Roman" w:cs="Times New Roman"/>
      <w:sz w:val="24"/>
      <w:szCs w:val="24"/>
    </w:rPr>
  </w:style>
  <w:style w:type="paragraph" w:customStyle="1" w:styleId="divvideolength">
    <w:name w:val="divvideolength"/>
    <w:basedOn w:val="Normal"/>
    <w:rsid w:val="00C80421"/>
    <w:pPr>
      <w:spacing w:before="100" w:beforeAutospacing="1" w:after="210" w:line="240" w:lineRule="auto"/>
    </w:pPr>
    <w:rPr>
      <w:rFonts w:eastAsia="Times New Roman" w:cs="Times New Roman"/>
      <w:sz w:val="24"/>
      <w:szCs w:val="24"/>
    </w:rPr>
  </w:style>
  <w:style w:type="paragraph" w:customStyle="1" w:styleId="legend">
    <w:name w:val="legend"/>
    <w:basedOn w:val="Normal"/>
    <w:rsid w:val="00C80421"/>
    <w:pPr>
      <w:spacing w:before="100" w:beforeAutospacing="1" w:after="210" w:line="240" w:lineRule="auto"/>
    </w:pPr>
    <w:rPr>
      <w:rFonts w:eastAsia="Times New Roman" w:cs="Times New Roman"/>
      <w:sz w:val="24"/>
      <w:szCs w:val="24"/>
    </w:rPr>
  </w:style>
  <w:style w:type="paragraph" w:customStyle="1" w:styleId="default">
    <w:name w:val="default"/>
    <w:basedOn w:val="Normal"/>
    <w:rsid w:val="00C80421"/>
    <w:pPr>
      <w:spacing w:before="100" w:beforeAutospacing="1" w:after="210" w:line="240" w:lineRule="auto"/>
    </w:pPr>
    <w:rPr>
      <w:rFonts w:eastAsia="Times New Roman" w:cs="Times New Roman"/>
      <w:sz w:val="24"/>
      <w:szCs w:val="24"/>
    </w:rPr>
  </w:style>
  <w:style w:type="paragraph" w:customStyle="1" w:styleId="guide-stepsdiv">
    <w:name w:val="guide-steps&gt;div"/>
    <w:basedOn w:val="Normal"/>
    <w:rsid w:val="00C80421"/>
    <w:pPr>
      <w:spacing w:before="100" w:beforeAutospacing="1" w:after="210" w:line="240" w:lineRule="auto"/>
    </w:pPr>
    <w:rPr>
      <w:rFonts w:eastAsia="Times New Roman" w:cs="Times New Roman"/>
      <w:sz w:val="24"/>
      <w:szCs w:val="24"/>
    </w:rPr>
  </w:style>
  <w:style w:type="paragraph" w:customStyle="1" w:styleId="thumbnails">
    <w:name w:val="thumbnails"/>
    <w:basedOn w:val="Normal"/>
    <w:rsid w:val="00C80421"/>
    <w:pPr>
      <w:spacing w:before="100" w:beforeAutospacing="1" w:after="210" w:line="240" w:lineRule="auto"/>
    </w:pPr>
    <w:rPr>
      <w:rFonts w:eastAsia="Times New Roman" w:cs="Times New Roman"/>
      <w:sz w:val="24"/>
      <w:szCs w:val="24"/>
    </w:rPr>
  </w:style>
  <w:style w:type="paragraph" w:customStyle="1" w:styleId="img">
    <w:name w:val="img"/>
    <w:basedOn w:val="Normal"/>
    <w:rsid w:val="00C80421"/>
    <w:pPr>
      <w:spacing w:before="100" w:beforeAutospacing="1" w:after="210" w:line="240" w:lineRule="auto"/>
    </w:pPr>
    <w:rPr>
      <w:rFonts w:eastAsia="Times New Roman" w:cs="Times New Roman"/>
      <w:sz w:val="24"/>
      <w:szCs w:val="24"/>
    </w:rPr>
  </w:style>
  <w:style w:type="paragraph" w:customStyle="1" w:styleId="step-links">
    <w:name w:val="step-links"/>
    <w:basedOn w:val="Normal"/>
    <w:rsid w:val="00C80421"/>
    <w:pPr>
      <w:spacing w:before="100" w:beforeAutospacing="1" w:after="210" w:line="240" w:lineRule="auto"/>
    </w:pPr>
    <w:rPr>
      <w:rFonts w:eastAsia="Times New Roman" w:cs="Times New Roman"/>
      <w:sz w:val="24"/>
      <w:szCs w:val="24"/>
    </w:rPr>
  </w:style>
  <w:style w:type="paragraph" w:customStyle="1" w:styleId="previous">
    <w:name w:val="previous"/>
    <w:basedOn w:val="Normal"/>
    <w:rsid w:val="00C80421"/>
    <w:pPr>
      <w:spacing w:before="100" w:beforeAutospacing="1" w:after="210" w:line="240" w:lineRule="auto"/>
    </w:pPr>
    <w:rPr>
      <w:rFonts w:eastAsia="Times New Roman" w:cs="Times New Roman"/>
      <w:sz w:val="24"/>
      <w:szCs w:val="24"/>
    </w:rPr>
  </w:style>
  <w:style w:type="paragraph" w:customStyle="1" w:styleId="next">
    <w:name w:val="next"/>
    <w:basedOn w:val="Normal"/>
    <w:rsid w:val="00C80421"/>
    <w:pPr>
      <w:spacing w:before="100" w:beforeAutospacing="1" w:after="210" w:line="240" w:lineRule="auto"/>
    </w:pPr>
    <w:rPr>
      <w:rFonts w:eastAsia="Times New Roman" w:cs="Times New Roman"/>
      <w:sz w:val="24"/>
      <w:szCs w:val="24"/>
    </w:rPr>
  </w:style>
  <w:style w:type="paragraph" w:customStyle="1" w:styleId="view-all">
    <w:name w:val="view-all"/>
    <w:basedOn w:val="Normal"/>
    <w:rsid w:val="00C80421"/>
    <w:pPr>
      <w:spacing w:before="100" w:beforeAutospacing="1" w:after="210" w:line="240" w:lineRule="auto"/>
    </w:pPr>
    <w:rPr>
      <w:rFonts w:eastAsia="Times New Roman" w:cs="Times New Roman"/>
      <w:sz w:val="24"/>
      <w:szCs w:val="24"/>
    </w:rPr>
  </w:style>
  <w:style w:type="paragraph" w:customStyle="1" w:styleId="slideshow-control">
    <w:name w:val="slideshow-control"/>
    <w:basedOn w:val="Normal"/>
    <w:rsid w:val="00C80421"/>
    <w:pPr>
      <w:spacing w:before="100" w:beforeAutospacing="1" w:after="210" w:line="240" w:lineRule="auto"/>
    </w:pPr>
    <w:rPr>
      <w:rFonts w:eastAsia="Times New Roman" w:cs="Times New Roman"/>
      <w:sz w:val="24"/>
      <w:szCs w:val="24"/>
    </w:rPr>
  </w:style>
  <w:style w:type="paragraph" w:customStyle="1" w:styleId="s4">
    <w:name w:val="s4"/>
    <w:basedOn w:val="Normal"/>
    <w:rsid w:val="00C80421"/>
    <w:pPr>
      <w:spacing w:before="100" w:beforeAutospacing="1" w:after="210" w:line="240" w:lineRule="auto"/>
    </w:pPr>
    <w:rPr>
      <w:rFonts w:eastAsia="Times New Roman" w:cs="Times New Roman"/>
      <w:sz w:val="24"/>
      <w:szCs w:val="24"/>
    </w:rPr>
  </w:style>
  <w:style w:type="paragraph" w:customStyle="1" w:styleId="s5">
    <w:name w:val="s5"/>
    <w:basedOn w:val="Normal"/>
    <w:rsid w:val="00C80421"/>
    <w:pPr>
      <w:spacing w:before="100" w:beforeAutospacing="1" w:after="210" w:line="240" w:lineRule="auto"/>
    </w:pPr>
    <w:rPr>
      <w:rFonts w:eastAsia="Times New Roman" w:cs="Times New Roman"/>
      <w:sz w:val="24"/>
      <w:szCs w:val="24"/>
    </w:rPr>
  </w:style>
  <w:style w:type="paragraph" w:customStyle="1" w:styleId="s6">
    <w:name w:val="s6"/>
    <w:basedOn w:val="Normal"/>
    <w:rsid w:val="00C80421"/>
    <w:pPr>
      <w:spacing w:before="100" w:beforeAutospacing="1" w:after="210" w:line="240" w:lineRule="auto"/>
    </w:pPr>
    <w:rPr>
      <w:rFonts w:eastAsia="Times New Roman" w:cs="Times New Roman"/>
      <w:sz w:val="24"/>
      <w:szCs w:val="24"/>
    </w:rPr>
  </w:style>
  <w:style w:type="paragraph" w:customStyle="1" w:styleId="wa-scriptcenter-controlcontainer">
    <w:name w:val="wa-scriptcenter-controlcontainer"/>
    <w:basedOn w:val="Normal"/>
    <w:rsid w:val="00C80421"/>
    <w:pPr>
      <w:spacing w:before="100" w:beforeAutospacing="1" w:after="210" w:line="240" w:lineRule="auto"/>
    </w:pPr>
    <w:rPr>
      <w:rFonts w:eastAsia="Times New Roman" w:cs="Times New Roman"/>
      <w:sz w:val="24"/>
      <w:szCs w:val="24"/>
    </w:rPr>
  </w:style>
  <w:style w:type="paragraph" w:customStyle="1" w:styleId="wa-scriptcenter-contentmain">
    <w:name w:val="wa-scriptcenter-contentmain"/>
    <w:basedOn w:val="Normal"/>
    <w:rsid w:val="00C80421"/>
    <w:pPr>
      <w:spacing w:before="100" w:beforeAutospacing="1" w:after="210" w:line="240" w:lineRule="auto"/>
    </w:pPr>
    <w:rPr>
      <w:rFonts w:eastAsia="Times New Roman" w:cs="Times New Roman"/>
      <w:sz w:val="24"/>
      <w:szCs w:val="24"/>
    </w:rPr>
  </w:style>
  <w:style w:type="paragraph" w:customStyle="1" w:styleId="wa-scriptcenter-contentaside">
    <w:name w:val="wa-scriptcenter-contentaside"/>
    <w:basedOn w:val="Normal"/>
    <w:rsid w:val="00C80421"/>
    <w:pPr>
      <w:spacing w:before="100" w:beforeAutospacing="1" w:after="210" w:line="240" w:lineRule="auto"/>
    </w:pPr>
    <w:rPr>
      <w:rFonts w:eastAsia="Times New Roman" w:cs="Times New Roman"/>
      <w:sz w:val="24"/>
      <w:szCs w:val="24"/>
    </w:rPr>
  </w:style>
  <w:style w:type="paragraph" w:customStyle="1" w:styleId="wa-scriptcenter-scriptcontainer">
    <w:name w:val="wa-scriptcenter-scriptcontainer"/>
    <w:basedOn w:val="Normal"/>
    <w:rsid w:val="00C80421"/>
    <w:pPr>
      <w:spacing w:before="100" w:beforeAutospacing="1" w:after="210" w:line="240" w:lineRule="auto"/>
    </w:pPr>
    <w:rPr>
      <w:rFonts w:eastAsia="Times New Roman" w:cs="Times New Roman"/>
      <w:sz w:val="24"/>
      <w:szCs w:val="24"/>
    </w:rPr>
  </w:style>
  <w:style w:type="paragraph" w:customStyle="1" w:styleId="wa-scriptcenter-furtherreading">
    <w:name w:val="wa-scriptcenter-furtherreading"/>
    <w:basedOn w:val="Normal"/>
    <w:rsid w:val="00C80421"/>
    <w:pPr>
      <w:spacing w:before="100" w:beforeAutospacing="1" w:after="210" w:line="240" w:lineRule="auto"/>
    </w:pPr>
    <w:rPr>
      <w:rFonts w:eastAsia="Times New Roman" w:cs="Times New Roman"/>
      <w:sz w:val="24"/>
      <w:szCs w:val="24"/>
    </w:rPr>
  </w:style>
  <w:style w:type="paragraph" w:customStyle="1" w:styleId="wa-box">
    <w:name w:val="wa-box"/>
    <w:basedOn w:val="Normal"/>
    <w:rsid w:val="00C80421"/>
    <w:pPr>
      <w:spacing w:before="100" w:beforeAutospacing="1" w:after="210" w:line="240" w:lineRule="auto"/>
    </w:pPr>
    <w:rPr>
      <w:rFonts w:eastAsia="Times New Roman" w:cs="Times New Roman"/>
      <w:sz w:val="24"/>
      <w:szCs w:val="24"/>
    </w:rPr>
  </w:style>
  <w:style w:type="paragraph" w:customStyle="1" w:styleId="wa-box-active">
    <w:name w:val="wa-box-active"/>
    <w:basedOn w:val="Normal"/>
    <w:rsid w:val="00C80421"/>
    <w:pPr>
      <w:spacing w:before="100" w:beforeAutospacing="1" w:after="210" w:line="240" w:lineRule="auto"/>
    </w:pPr>
    <w:rPr>
      <w:rFonts w:eastAsia="Times New Roman" w:cs="Times New Roman"/>
      <w:sz w:val="24"/>
      <w:szCs w:val="24"/>
    </w:rPr>
  </w:style>
  <w:style w:type="paragraph" w:customStyle="1" w:styleId="wa-box-disabled">
    <w:name w:val="wa-box-disabled"/>
    <w:basedOn w:val="Normal"/>
    <w:rsid w:val="00C80421"/>
    <w:pPr>
      <w:spacing w:before="100" w:beforeAutospacing="1" w:after="210" w:line="240" w:lineRule="auto"/>
    </w:pPr>
    <w:rPr>
      <w:rFonts w:eastAsia="Times New Roman" w:cs="Times New Roman"/>
      <w:sz w:val="24"/>
      <w:szCs w:val="24"/>
    </w:rPr>
  </w:style>
  <w:style w:type="paragraph" w:customStyle="1" w:styleId="wa-faq-answer">
    <w:name w:val="wa-faq-answer"/>
    <w:basedOn w:val="Normal"/>
    <w:rsid w:val="00C80421"/>
    <w:pPr>
      <w:spacing w:before="100" w:beforeAutospacing="1" w:after="210" w:line="240" w:lineRule="auto"/>
    </w:pPr>
    <w:rPr>
      <w:rFonts w:eastAsia="Times New Roman" w:cs="Times New Roman"/>
      <w:sz w:val="24"/>
      <w:szCs w:val="24"/>
    </w:rPr>
  </w:style>
  <w:style w:type="paragraph" w:customStyle="1" w:styleId="wa-tab">
    <w:name w:val="wa-tab"/>
    <w:basedOn w:val="Normal"/>
    <w:rsid w:val="00C80421"/>
    <w:pPr>
      <w:spacing w:before="100" w:beforeAutospacing="1" w:after="210" w:line="240" w:lineRule="auto"/>
    </w:pPr>
    <w:rPr>
      <w:rFonts w:eastAsia="Times New Roman" w:cs="Times New Roman"/>
      <w:sz w:val="24"/>
      <w:szCs w:val="24"/>
    </w:rPr>
  </w:style>
  <w:style w:type="paragraph" w:customStyle="1" w:styleId="wa-tab-active">
    <w:name w:val="wa-tab-active"/>
    <w:basedOn w:val="Normal"/>
    <w:rsid w:val="00C80421"/>
    <w:pPr>
      <w:spacing w:before="100" w:beforeAutospacing="1" w:after="210" w:line="240" w:lineRule="auto"/>
    </w:pPr>
    <w:rPr>
      <w:rFonts w:eastAsia="Times New Roman" w:cs="Times New Roman"/>
      <w:sz w:val="24"/>
      <w:szCs w:val="24"/>
    </w:rPr>
  </w:style>
  <w:style w:type="paragraph" w:customStyle="1" w:styleId="hide">
    <w:name w:val="hide"/>
    <w:basedOn w:val="Normal"/>
    <w:rsid w:val="00C80421"/>
    <w:pPr>
      <w:spacing w:before="100" w:beforeAutospacing="1" w:after="210" w:line="240" w:lineRule="auto"/>
    </w:pPr>
    <w:rPr>
      <w:rFonts w:eastAsia="Times New Roman" w:cs="Times New Roman"/>
      <w:sz w:val="24"/>
      <w:szCs w:val="24"/>
    </w:rPr>
  </w:style>
  <w:style w:type="paragraph" w:customStyle="1" w:styleId="toggle">
    <w:name w:val="toggle"/>
    <w:basedOn w:val="Normal"/>
    <w:rsid w:val="00C80421"/>
    <w:pPr>
      <w:spacing w:before="100" w:beforeAutospacing="1" w:after="210" w:line="240" w:lineRule="auto"/>
    </w:pPr>
    <w:rPr>
      <w:rFonts w:eastAsia="Times New Roman" w:cs="Times New Roman"/>
      <w:sz w:val="24"/>
      <w:szCs w:val="24"/>
    </w:rPr>
  </w:style>
  <w:style w:type="paragraph" w:customStyle="1" w:styleId="tri-block-title">
    <w:name w:val="tri-block-title"/>
    <w:basedOn w:val="Normal"/>
    <w:rsid w:val="00C80421"/>
    <w:pPr>
      <w:spacing w:before="100" w:beforeAutospacing="1" w:after="210" w:line="240" w:lineRule="auto"/>
    </w:pPr>
    <w:rPr>
      <w:rFonts w:eastAsia="Times New Roman" w:cs="Times New Roman"/>
      <w:sz w:val="24"/>
      <w:szCs w:val="24"/>
    </w:rPr>
  </w:style>
  <w:style w:type="paragraph" w:customStyle="1" w:styleId="wa-resourceblocks-header">
    <w:name w:val="wa-resourceblocks-header"/>
    <w:basedOn w:val="Normal"/>
    <w:rsid w:val="00C80421"/>
    <w:pPr>
      <w:spacing w:before="100" w:beforeAutospacing="1" w:after="210" w:line="240" w:lineRule="auto"/>
    </w:pPr>
    <w:rPr>
      <w:rFonts w:eastAsia="Times New Roman" w:cs="Times New Roman"/>
      <w:sz w:val="24"/>
      <w:szCs w:val="24"/>
    </w:rPr>
  </w:style>
  <w:style w:type="paragraph" w:customStyle="1" w:styleId="pagination-ellipses">
    <w:name w:val="pagination-ellipses"/>
    <w:basedOn w:val="Normal"/>
    <w:rsid w:val="00C80421"/>
    <w:pPr>
      <w:spacing w:before="100" w:beforeAutospacing="1" w:after="210" w:line="240" w:lineRule="auto"/>
    </w:pPr>
    <w:rPr>
      <w:rFonts w:eastAsia="Times New Roman" w:cs="Times New Roman"/>
      <w:sz w:val="24"/>
      <w:szCs w:val="24"/>
    </w:rPr>
  </w:style>
  <w:style w:type="paragraph" w:customStyle="1" w:styleId="pagination-prev">
    <w:name w:val="pagination-prev"/>
    <w:basedOn w:val="Normal"/>
    <w:rsid w:val="00C80421"/>
    <w:pPr>
      <w:spacing w:before="100" w:beforeAutospacing="1" w:after="210" w:line="240" w:lineRule="auto"/>
    </w:pPr>
    <w:rPr>
      <w:rFonts w:eastAsia="Times New Roman" w:cs="Times New Roman"/>
      <w:sz w:val="24"/>
      <w:szCs w:val="24"/>
    </w:rPr>
  </w:style>
  <w:style w:type="paragraph" w:customStyle="1" w:styleId="pagination-next">
    <w:name w:val="pagination-next"/>
    <w:basedOn w:val="Normal"/>
    <w:rsid w:val="00C80421"/>
    <w:pPr>
      <w:spacing w:before="100" w:beforeAutospacing="1" w:after="210" w:line="240" w:lineRule="auto"/>
    </w:pPr>
    <w:rPr>
      <w:rFonts w:eastAsia="Times New Roman" w:cs="Times New Roman"/>
      <w:sz w:val="24"/>
      <w:szCs w:val="24"/>
    </w:rPr>
  </w:style>
  <w:style w:type="paragraph" w:customStyle="1" w:styleId="disabled">
    <w:name w:val="disabled"/>
    <w:basedOn w:val="Normal"/>
    <w:rsid w:val="00C80421"/>
    <w:pPr>
      <w:spacing w:before="100" w:beforeAutospacing="1" w:after="210" w:line="240" w:lineRule="auto"/>
    </w:pPr>
    <w:rPr>
      <w:rFonts w:eastAsia="Times New Roman" w:cs="Times New Roman"/>
      <w:sz w:val="24"/>
      <w:szCs w:val="24"/>
    </w:rPr>
  </w:style>
  <w:style w:type="paragraph" w:customStyle="1" w:styleId="wa-resourceblock-header">
    <w:name w:val="wa-resourceblock-header"/>
    <w:basedOn w:val="Normal"/>
    <w:rsid w:val="00C80421"/>
    <w:pPr>
      <w:spacing w:before="100" w:beforeAutospacing="1" w:after="210" w:line="240" w:lineRule="auto"/>
    </w:pPr>
    <w:rPr>
      <w:rFonts w:eastAsia="Times New Roman" w:cs="Times New Roman"/>
      <w:sz w:val="24"/>
      <w:szCs w:val="24"/>
    </w:rPr>
  </w:style>
  <w:style w:type="paragraph" w:customStyle="1" w:styleId="wa-step-next">
    <w:name w:val="wa-step-next"/>
    <w:basedOn w:val="Normal"/>
    <w:rsid w:val="00C80421"/>
    <w:pPr>
      <w:spacing w:before="100" w:beforeAutospacing="1" w:after="210" w:line="240" w:lineRule="auto"/>
    </w:pPr>
    <w:rPr>
      <w:rFonts w:eastAsia="Times New Roman" w:cs="Times New Roman"/>
      <w:sz w:val="24"/>
      <w:szCs w:val="24"/>
    </w:rPr>
  </w:style>
  <w:style w:type="paragraph" w:customStyle="1" w:styleId="wa-step-prev">
    <w:name w:val="wa-step-prev"/>
    <w:basedOn w:val="Normal"/>
    <w:rsid w:val="00C80421"/>
    <w:pPr>
      <w:spacing w:before="100" w:beforeAutospacing="1" w:after="210" w:line="240" w:lineRule="auto"/>
    </w:pPr>
    <w:rPr>
      <w:rFonts w:eastAsia="Times New Roman" w:cs="Times New Roman"/>
      <w:sz w:val="24"/>
      <w:szCs w:val="24"/>
    </w:rPr>
  </w:style>
  <w:style w:type="paragraph" w:customStyle="1" w:styleId="wa-customerstorydetail-visual">
    <w:name w:val="wa-customerstorydetail-visual"/>
    <w:basedOn w:val="Normal"/>
    <w:rsid w:val="00C80421"/>
    <w:pPr>
      <w:spacing w:before="100" w:beforeAutospacing="1" w:after="210" w:line="240" w:lineRule="auto"/>
    </w:pPr>
    <w:rPr>
      <w:rFonts w:eastAsia="Times New Roman" w:cs="Times New Roman"/>
      <w:sz w:val="24"/>
      <w:szCs w:val="24"/>
    </w:rPr>
  </w:style>
  <w:style w:type="paragraph" w:customStyle="1" w:styleId="posted-date">
    <w:name w:val="posted-date"/>
    <w:basedOn w:val="Normal"/>
    <w:rsid w:val="00C80421"/>
    <w:pPr>
      <w:spacing w:before="100" w:beforeAutospacing="1" w:after="210" w:line="240" w:lineRule="auto"/>
    </w:pPr>
    <w:rPr>
      <w:rFonts w:eastAsia="Times New Roman" w:cs="Times New Roman"/>
      <w:sz w:val="24"/>
      <w:szCs w:val="24"/>
    </w:rPr>
  </w:style>
  <w:style w:type="paragraph" w:customStyle="1" w:styleId="wa-gallery-storeplans">
    <w:name w:val="wa-gallery-storeplans"/>
    <w:basedOn w:val="Normal"/>
    <w:rsid w:val="00C80421"/>
    <w:pPr>
      <w:spacing w:before="100" w:beforeAutospacing="1" w:after="210" w:line="240" w:lineRule="auto"/>
    </w:pPr>
    <w:rPr>
      <w:rFonts w:eastAsia="Times New Roman" w:cs="Times New Roman"/>
      <w:sz w:val="24"/>
      <w:szCs w:val="24"/>
    </w:rPr>
  </w:style>
  <w:style w:type="paragraph" w:customStyle="1" w:styleId="wa-section-spacerhorizontala">
    <w:name w:val="wa-section-spacerhorizontal&gt;a"/>
    <w:basedOn w:val="Normal"/>
    <w:rsid w:val="00C80421"/>
    <w:pPr>
      <w:spacing w:before="100" w:beforeAutospacing="1" w:after="210" w:line="240" w:lineRule="auto"/>
    </w:pPr>
    <w:rPr>
      <w:rFonts w:eastAsia="Times New Roman" w:cs="Times New Roman"/>
      <w:sz w:val="24"/>
      <w:szCs w:val="24"/>
    </w:rPr>
  </w:style>
  <w:style w:type="paragraph" w:customStyle="1" w:styleId="yellow">
    <w:name w:val="yellow"/>
    <w:basedOn w:val="Normal"/>
    <w:rsid w:val="00C80421"/>
    <w:pPr>
      <w:spacing w:before="100" w:beforeAutospacing="1" w:after="210" w:line="240" w:lineRule="auto"/>
    </w:pPr>
    <w:rPr>
      <w:rFonts w:eastAsia="Times New Roman" w:cs="Times New Roman"/>
      <w:sz w:val="24"/>
      <w:szCs w:val="24"/>
    </w:rPr>
  </w:style>
  <w:style w:type="paragraph" w:customStyle="1" w:styleId="tri-block-image-links">
    <w:name w:val="tri-block-image-links"/>
    <w:basedOn w:val="Normal"/>
    <w:rsid w:val="00C80421"/>
    <w:pPr>
      <w:spacing w:before="100" w:beforeAutospacing="1" w:after="210" w:line="240" w:lineRule="auto"/>
    </w:pPr>
    <w:rPr>
      <w:rFonts w:eastAsia="Times New Roman" w:cs="Times New Roman"/>
      <w:sz w:val="24"/>
      <w:szCs w:val="24"/>
    </w:rPr>
  </w:style>
  <w:style w:type="paragraph" w:customStyle="1" w:styleId="partner-logo">
    <w:name w:val="partner-logo"/>
    <w:basedOn w:val="Normal"/>
    <w:rsid w:val="00C80421"/>
    <w:pPr>
      <w:spacing w:before="100" w:beforeAutospacing="1" w:after="210" w:line="240" w:lineRule="auto"/>
    </w:pPr>
    <w:rPr>
      <w:rFonts w:eastAsia="Times New Roman" w:cs="Times New Roman"/>
      <w:sz w:val="24"/>
      <w:szCs w:val="24"/>
    </w:rPr>
  </w:style>
  <w:style w:type="paragraph" w:customStyle="1" w:styleId="logo">
    <w:name w:val="logo"/>
    <w:basedOn w:val="Normal"/>
    <w:rsid w:val="00C80421"/>
    <w:pPr>
      <w:spacing w:before="100" w:beforeAutospacing="1" w:after="210" w:line="240" w:lineRule="auto"/>
    </w:pPr>
    <w:rPr>
      <w:rFonts w:eastAsia="Times New Roman" w:cs="Times New Roman"/>
      <w:sz w:val="24"/>
      <w:szCs w:val="24"/>
    </w:rPr>
  </w:style>
  <w:style w:type="paragraph" w:customStyle="1" w:styleId="label">
    <w:name w:val="label"/>
    <w:basedOn w:val="Normal"/>
    <w:rsid w:val="00C80421"/>
    <w:pPr>
      <w:spacing w:before="100" w:beforeAutospacing="1" w:after="210" w:line="240" w:lineRule="auto"/>
    </w:pPr>
    <w:rPr>
      <w:rFonts w:eastAsia="Times New Roman" w:cs="Times New Roman"/>
      <w:sz w:val="24"/>
      <w:szCs w:val="24"/>
    </w:rPr>
  </w:style>
  <w:style w:type="paragraph" w:customStyle="1" w:styleId="time">
    <w:name w:val="time"/>
    <w:basedOn w:val="Normal"/>
    <w:rsid w:val="00C80421"/>
    <w:pPr>
      <w:spacing w:before="100" w:beforeAutospacing="1" w:after="210" w:line="240" w:lineRule="auto"/>
    </w:pPr>
    <w:rPr>
      <w:rFonts w:eastAsia="Times New Roman" w:cs="Times New Roman"/>
      <w:sz w:val="24"/>
      <w:szCs w:val="24"/>
    </w:rPr>
  </w:style>
  <w:style w:type="paragraph" w:customStyle="1" w:styleId="selector-os">
    <w:name w:val="selector-os"/>
    <w:basedOn w:val="Normal"/>
    <w:rsid w:val="00C80421"/>
    <w:pPr>
      <w:spacing w:before="100" w:beforeAutospacing="1" w:after="210" w:line="240" w:lineRule="auto"/>
    </w:pPr>
    <w:rPr>
      <w:rFonts w:eastAsia="Times New Roman" w:cs="Times New Roman"/>
      <w:sz w:val="24"/>
      <w:szCs w:val="24"/>
    </w:rPr>
  </w:style>
  <w:style w:type="paragraph" w:customStyle="1" w:styleId="c1">
    <w:name w:val="c1"/>
    <w:basedOn w:val="Normal"/>
    <w:rsid w:val="00C80421"/>
    <w:pPr>
      <w:spacing w:before="100" w:beforeAutospacing="1" w:after="210" w:line="240" w:lineRule="auto"/>
    </w:pPr>
    <w:rPr>
      <w:rFonts w:eastAsia="Times New Roman" w:cs="Times New Roman"/>
      <w:sz w:val="24"/>
      <w:szCs w:val="24"/>
    </w:rPr>
  </w:style>
  <w:style w:type="paragraph" w:customStyle="1" w:styleId="c2">
    <w:name w:val="c2"/>
    <w:basedOn w:val="Normal"/>
    <w:rsid w:val="00C80421"/>
    <w:pPr>
      <w:spacing w:before="100" w:beforeAutospacing="1" w:after="210" w:line="240" w:lineRule="auto"/>
    </w:pPr>
    <w:rPr>
      <w:rFonts w:eastAsia="Times New Roman" w:cs="Times New Roman"/>
      <w:sz w:val="24"/>
      <w:szCs w:val="24"/>
    </w:rPr>
  </w:style>
  <w:style w:type="paragraph" w:customStyle="1" w:styleId="c3">
    <w:name w:val="c3"/>
    <w:basedOn w:val="Normal"/>
    <w:rsid w:val="00C80421"/>
    <w:pPr>
      <w:spacing w:before="100" w:beforeAutospacing="1" w:after="210" w:line="240" w:lineRule="auto"/>
    </w:pPr>
    <w:rPr>
      <w:rFonts w:eastAsia="Times New Roman" w:cs="Times New Roman"/>
      <w:sz w:val="24"/>
      <w:szCs w:val="24"/>
    </w:rPr>
  </w:style>
  <w:style w:type="paragraph" w:customStyle="1" w:styleId="c4">
    <w:name w:val="c4"/>
    <w:basedOn w:val="Normal"/>
    <w:rsid w:val="00C80421"/>
    <w:pPr>
      <w:spacing w:before="100" w:beforeAutospacing="1" w:after="210" w:line="240" w:lineRule="auto"/>
    </w:pPr>
    <w:rPr>
      <w:rFonts w:eastAsia="Times New Roman" w:cs="Times New Roman"/>
      <w:sz w:val="24"/>
      <w:szCs w:val="24"/>
    </w:rPr>
  </w:style>
  <w:style w:type="paragraph" w:customStyle="1" w:styleId="c5">
    <w:name w:val="c5"/>
    <w:basedOn w:val="Normal"/>
    <w:rsid w:val="00C80421"/>
    <w:pPr>
      <w:spacing w:before="100" w:beforeAutospacing="1" w:after="210" w:line="240" w:lineRule="auto"/>
    </w:pPr>
    <w:rPr>
      <w:rFonts w:eastAsia="Times New Roman" w:cs="Times New Roman"/>
      <w:sz w:val="24"/>
      <w:szCs w:val="24"/>
    </w:rPr>
  </w:style>
  <w:style w:type="paragraph" w:customStyle="1" w:styleId="c6">
    <w:name w:val="c6"/>
    <w:basedOn w:val="Normal"/>
    <w:rsid w:val="00C80421"/>
    <w:pPr>
      <w:spacing w:before="100" w:beforeAutospacing="1" w:after="210" w:line="240" w:lineRule="auto"/>
    </w:pPr>
    <w:rPr>
      <w:rFonts w:eastAsia="Times New Roman" w:cs="Times New Roman"/>
      <w:sz w:val="24"/>
      <w:szCs w:val="24"/>
    </w:rPr>
  </w:style>
  <w:style w:type="paragraph" w:customStyle="1" w:styleId="c8">
    <w:name w:val="c8"/>
    <w:basedOn w:val="Normal"/>
    <w:rsid w:val="00C80421"/>
    <w:pPr>
      <w:spacing w:before="100" w:beforeAutospacing="1" w:after="210" w:line="240" w:lineRule="auto"/>
    </w:pPr>
    <w:rPr>
      <w:rFonts w:eastAsia="Times New Roman" w:cs="Times New Roman"/>
      <w:sz w:val="24"/>
      <w:szCs w:val="24"/>
    </w:rPr>
  </w:style>
  <w:style w:type="paragraph" w:customStyle="1" w:styleId="c9">
    <w:name w:val="c9"/>
    <w:basedOn w:val="Normal"/>
    <w:rsid w:val="00C80421"/>
    <w:pPr>
      <w:spacing w:before="100" w:beforeAutospacing="1" w:after="210" w:line="240" w:lineRule="auto"/>
    </w:pPr>
    <w:rPr>
      <w:rFonts w:eastAsia="Times New Roman" w:cs="Times New Roman"/>
      <w:sz w:val="24"/>
      <w:szCs w:val="24"/>
    </w:rPr>
  </w:style>
  <w:style w:type="paragraph" w:customStyle="1" w:styleId="cno">
    <w:name w:val="cno"/>
    <w:basedOn w:val="Normal"/>
    <w:rsid w:val="00C80421"/>
    <w:pPr>
      <w:spacing w:before="100" w:beforeAutospacing="1" w:after="210" w:line="240" w:lineRule="auto"/>
    </w:pPr>
    <w:rPr>
      <w:rFonts w:eastAsia="Times New Roman" w:cs="Times New Roman"/>
      <w:sz w:val="24"/>
      <w:szCs w:val="24"/>
    </w:rPr>
  </w:style>
  <w:style w:type="paragraph" w:customStyle="1" w:styleId="cnoa">
    <w:name w:val="cno&gt;a"/>
    <w:basedOn w:val="Normal"/>
    <w:rsid w:val="00C80421"/>
    <w:pPr>
      <w:spacing w:before="100" w:beforeAutospacing="1" w:after="210" w:line="240" w:lineRule="auto"/>
    </w:pPr>
    <w:rPr>
      <w:rFonts w:eastAsia="Times New Roman" w:cs="Times New Roman"/>
      <w:sz w:val="24"/>
      <w:szCs w:val="24"/>
    </w:rPr>
  </w:style>
  <w:style w:type="paragraph" w:customStyle="1" w:styleId="plus">
    <w:name w:val="plus"/>
    <w:basedOn w:val="Normal"/>
    <w:rsid w:val="00C80421"/>
    <w:pPr>
      <w:spacing w:before="100" w:beforeAutospacing="1" w:after="210" w:line="240" w:lineRule="auto"/>
    </w:pPr>
    <w:rPr>
      <w:rFonts w:eastAsia="Times New Roman" w:cs="Times New Roman"/>
      <w:sz w:val="24"/>
      <w:szCs w:val="24"/>
    </w:rPr>
  </w:style>
  <w:style w:type="paragraph" w:customStyle="1" w:styleId="block">
    <w:name w:val="block"/>
    <w:basedOn w:val="Normal"/>
    <w:rsid w:val="00C80421"/>
    <w:pPr>
      <w:spacing w:before="100" w:beforeAutospacing="1" w:after="210" w:line="240" w:lineRule="auto"/>
    </w:pPr>
    <w:rPr>
      <w:rFonts w:eastAsia="Times New Roman" w:cs="Times New Roman"/>
      <w:sz w:val="24"/>
      <w:szCs w:val="24"/>
    </w:rPr>
  </w:style>
  <w:style w:type="paragraph" w:customStyle="1" w:styleId="app-links">
    <w:name w:val="app-links"/>
    <w:basedOn w:val="Normal"/>
    <w:rsid w:val="00C80421"/>
    <w:pPr>
      <w:spacing w:before="100" w:beforeAutospacing="1" w:after="210" w:line="240" w:lineRule="auto"/>
    </w:pPr>
    <w:rPr>
      <w:rFonts w:eastAsia="Times New Roman" w:cs="Times New Roman"/>
      <w:sz w:val="24"/>
      <w:szCs w:val="24"/>
    </w:rPr>
  </w:style>
  <w:style w:type="paragraph" w:customStyle="1" w:styleId="purchase">
    <w:name w:val="purchase"/>
    <w:basedOn w:val="Normal"/>
    <w:rsid w:val="00C80421"/>
    <w:pPr>
      <w:spacing w:before="100" w:beforeAutospacing="1" w:after="210" w:line="240" w:lineRule="auto"/>
    </w:pPr>
    <w:rPr>
      <w:rFonts w:eastAsia="Times New Roman" w:cs="Times New Roman"/>
      <w:sz w:val="24"/>
      <w:szCs w:val="24"/>
    </w:rPr>
  </w:style>
  <w:style w:type="paragraph" w:customStyle="1" w:styleId="store-slideshow">
    <w:name w:val="store-slideshow"/>
    <w:basedOn w:val="Normal"/>
    <w:rsid w:val="00C80421"/>
    <w:pPr>
      <w:spacing w:before="100" w:beforeAutospacing="1" w:after="210" w:line="240" w:lineRule="auto"/>
    </w:pPr>
    <w:rPr>
      <w:rFonts w:eastAsia="Times New Roman" w:cs="Times New Roman"/>
      <w:sz w:val="24"/>
      <w:szCs w:val="24"/>
    </w:rPr>
  </w:style>
  <w:style w:type="paragraph" w:customStyle="1" w:styleId="triangle">
    <w:name w:val="triangle"/>
    <w:basedOn w:val="Normal"/>
    <w:rsid w:val="00C80421"/>
    <w:pPr>
      <w:spacing w:before="100" w:beforeAutospacing="1" w:after="210" w:line="240" w:lineRule="auto"/>
    </w:pPr>
    <w:rPr>
      <w:rFonts w:eastAsia="Times New Roman" w:cs="Times New Roman"/>
      <w:sz w:val="24"/>
      <w:szCs w:val="24"/>
    </w:rPr>
  </w:style>
  <w:style w:type="paragraph" w:customStyle="1" w:styleId="currency-label">
    <w:name w:val="currency-label"/>
    <w:basedOn w:val="Normal"/>
    <w:rsid w:val="00C80421"/>
    <w:pPr>
      <w:spacing w:before="100" w:beforeAutospacing="1" w:after="210" w:line="240" w:lineRule="auto"/>
    </w:pPr>
    <w:rPr>
      <w:rFonts w:eastAsia="Times New Roman" w:cs="Times New Roman"/>
      <w:sz w:val="24"/>
      <w:szCs w:val="24"/>
    </w:rPr>
  </w:style>
  <w:style w:type="paragraph" w:customStyle="1" w:styleId="section-boxes">
    <w:name w:val="section-boxes"/>
    <w:basedOn w:val="Normal"/>
    <w:rsid w:val="00C80421"/>
    <w:pPr>
      <w:spacing w:before="100" w:beforeAutospacing="1" w:after="210" w:line="240" w:lineRule="auto"/>
    </w:pPr>
    <w:rPr>
      <w:rFonts w:eastAsia="Times New Roman" w:cs="Times New Roman"/>
      <w:sz w:val="24"/>
      <w:szCs w:val="24"/>
    </w:rPr>
  </w:style>
  <w:style w:type="paragraph" w:customStyle="1" w:styleId="box">
    <w:name w:val="box"/>
    <w:basedOn w:val="Normal"/>
    <w:rsid w:val="00C80421"/>
    <w:pPr>
      <w:spacing w:before="100" w:beforeAutospacing="1" w:after="210" w:line="240" w:lineRule="auto"/>
    </w:pPr>
    <w:rPr>
      <w:rFonts w:eastAsia="Times New Roman" w:cs="Times New Roman"/>
      <w:sz w:val="24"/>
      <w:szCs w:val="24"/>
    </w:rPr>
  </w:style>
  <w:style w:type="paragraph" w:customStyle="1" w:styleId="event">
    <w:name w:val="event"/>
    <w:basedOn w:val="Normal"/>
    <w:rsid w:val="00C80421"/>
    <w:pPr>
      <w:spacing w:before="100" w:beforeAutospacing="1" w:after="210" w:line="240" w:lineRule="auto"/>
    </w:pPr>
    <w:rPr>
      <w:rFonts w:eastAsia="Times New Roman" w:cs="Times New Roman"/>
      <w:sz w:val="24"/>
      <w:szCs w:val="24"/>
    </w:rPr>
  </w:style>
  <w:style w:type="paragraph" w:customStyle="1" w:styleId="hero-title">
    <w:name w:val="hero-title"/>
    <w:basedOn w:val="Normal"/>
    <w:rsid w:val="00C80421"/>
    <w:pPr>
      <w:spacing w:before="100" w:beforeAutospacing="1" w:after="210" w:line="240" w:lineRule="auto"/>
    </w:pPr>
    <w:rPr>
      <w:rFonts w:eastAsia="Times New Roman" w:cs="Times New Roman"/>
      <w:sz w:val="24"/>
      <w:szCs w:val="24"/>
    </w:rPr>
  </w:style>
  <w:style w:type="paragraph" w:customStyle="1" w:styleId="banner-1">
    <w:name w:val="banner-1"/>
    <w:basedOn w:val="Normal"/>
    <w:rsid w:val="00C80421"/>
    <w:pPr>
      <w:spacing w:before="100" w:beforeAutospacing="1" w:after="210" w:line="240" w:lineRule="auto"/>
    </w:pPr>
    <w:rPr>
      <w:rFonts w:eastAsia="Times New Roman" w:cs="Times New Roman"/>
      <w:sz w:val="24"/>
      <w:szCs w:val="24"/>
    </w:rPr>
  </w:style>
  <w:style w:type="paragraph" w:customStyle="1" w:styleId="banner-2">
    <w:name w:val="banner-2"/>
    <w:basedOn w:val="Normal"/>
    <w:rsid w:val="00C80421"/>
    <w:pPr>
      <w:spacing w:before="100" w:beforeAutospacing="1" w:after="210" w:line="240" w:lineRule="auto"/>
    </w:pPr>
    <w:rPr>
      <w:rFonts w:eastAsia="Times New Roman" w:cs="Times New Roman"/>
      <w:sz w:val="24"/>
      <w:szCs w:val="24"/>
    </w:rPr>
  </w:style>
  <w:style w:type="paragraph" w:customStyle="1" w:styleId="banner-3">
    <w:name w:val="banner-3"/>
    <w:basedOn w:val="Normal"/>
    <w:rsid w:val="00C80421"/>
    <w:pPr>
      <w:spacing w:before="100" w:beforeAutospacing="1" w:after="210" w:line="240" w:lineRule="auto"/>
    </w:pPr>
    <w:rPr>
      <w:rFonts w:eastAsia="Times New Roman" w:cs="Times New Roman"/>
      <w:sz w:val="24"/>
      <w:szCs w:val="24"/>
    </w:rPr>
  </w:style>
  <w:style w:type="paragraph" w:customStyle="1" w:styleId="banner-4">
    <w:name w:val="banner-4"/>
    <w:basedOn w:val="Normal"/>
    <w:rsid w:val="00C80421"/>
    <w:pPr>
      <w:spacing w:before="100" w:beforeAutospacing="1" w:after="210" w:line="240" w:lineRule="auto"/>
    </w:pPr>
    <w:rPr>
      <w:rFonts w:eastAsia="Times New Roman" w:cs="Times New Roman"/>
      <w:sz w:val="24"/>
      <w:szCs w:val="24"/>
    </w:rPr>
  </w:style>
  <w:style w:type="paragraph" w:customStyle="1" w:styleId="banner-5">
    <w:name w:val="banner-5"/>
    <w:basedOn w:val="Normal"/>
    <w:rsid w:val="00C80421"/>
    <w:pPr>
      <w:spacing w:before="100" w:beforeAutospacing="1" w:after="210" w:line="240" w:lineRule="auto"/>
    </w:pPr>
    <w:rPr>
      <w:rFonts w:eastAsia="Times New Roman" w:cs="Times New Roman"/>
      <w:sz w:val="24"/>
      <w:szCs w:val="24"/>
    </w:rPr>
  </w:style>
  <w:style w:type="paragraph" w:customStyle="1" w:styleId="banner-6">
    <w:name w:val="banner-6"/>
    <w:basedOn w:val="Normal"/>
    <w:rsid w:val="00C80421"/>
    <w:pPr>
      <w:spacing w:before="100" w:beforeAutospacing="1" w:after="210" w:line="240" w:lineRule="auto"/>
    </w:pPr>
    <w:rPr>
      <w:rFonts w:eastAsia="Times New Roman" w:cs="Times New Roman"/>
      <w:sz w:val="24"/>
      <w:szCs w:val="24"/>
    </w:rPr>
  </w:style>
  <w:style w:type="paragraph" w:customStyle="1" w:styleId="case-study-thumb">
    <w:name w:val="case-study-thumb"/>
    <w:basedOn w:val="Normal"/>
    <w:rsid w:val="00C80421"/>
    <w:pPr>
      <w:spacing w:before="100" w:beforeAutospacing="1" w:after="210" w:line="240" w:lineRule="auto"/>
    </w:pPr>
    <w:rPr>
      <w:rFonts w:eastAsia="Times New Roman" w:cs="Times New Roman"/>
      <w:sz w:val="24"/>
      <w:szCs w:val="24"/>
    </w:rPr>
  </w:style>
  <w:style w:type="paragraph" w:customStyle="1" w:styleId="footnote">
    <w:name w:val="footnote"/>
    <w:basedOn w:val="Normal"/>
    <w:rsid w:val="00C80421"/>
    <w:pPr>
      <w:spacing w:before="100" w:beforeAutospacing="1" w:after="210" w:line="240" w:lineRule="auto"/>
    </w:pPr>
    <w:rPr>
      <w:rFonts w:eastAsia="Times New Roman" w:cs="Times New Roman"/>
      <w:sz w:val="24"/>
      <w:szCs w:val="24"/>
    </w:rPr>
  </w:style>
  <w:style w:type="paragraph" w:customStyle="1" w:styleId="service-blocks">
    <w:name w:val="service-blocks"/>
    <w:basedOn w:val="Normal"/>
    <w:rsid w:val="00C80421"/>
    <w:pPr>
      <w:spacing w:before="100" w:beforeAutospacing="1" w:after="210" w:line="240" w:lineRule="auto"/>
    </w:pPr>
    <w:rPr>
      <w:rFonts w:eastAsia="Times New Roman" w:cs="Times New Roman"/>
      <w:sz w:val="24"/>
      <w:szCs w:val="24"/>
    </w:rPr>
  </w:style>
  <w:style w:type="paragraph" w:customStyle="1" w:styleId="arrow">
    <w:name w:val="arrow"/>
    <w:basedOn w:val="Normal"/>
    <w:rsid w:val="00C80421"/>
    <w:pPr>
      <w:spacing w:before="100" w:beforeAutospacing="1" w:after="210" w:line="240" w:lineRule="auto"/>
    </w:pPr>
    <w:rPr>
      <w:rFonts w:eastAsia="Times New Roman" w:cs="Times New Roman"/>
      <w:sz w:val="24"/>
      <w:szCs w:val="24"/>
    </w:rPr>
  </w:style>
  <w:style w:type="paragraph" w:customStyle="1" w:styleId="left-cont">
    <w:name w:val="left-cont"/>
    <w:basedOn w:val="Normal"/>
    <w:rsid w:val="00C80421"/>
    <w:pPr>
      <w:spacing w:before="100" w:beforeAutospacing="1" w:after="210" w:line="240" w:lineRule="auto"/>
    </w:pPr>
    <w:rPr>
      <w:rFonts w:eastAsia="Times New Roman" w:cs="Times New Roman"/>
      <w:sz w:val="24"/>
      <w:szCs w:val="24"/>
    </w:rPr>
  </w:style>
  <w:style w:type="paragraph" w:customStyle="1" w:styleId="video">
    <w:name w:val="video"/>
    <w:basedOn w:val="Normal"/>
    <w:rsid w:val="00C80421"/>
    <w:pPr>
      <w:spacing w:before="100" w:beforeAutospacing="1" w:after="210" w:line="240" w:lineRule="auto"/>
    </w:pPr>
    <w:rPr>
      <w:rFonts w:eastAsia="Times New Roman" w:cs="Times New Roman"/>
      <w:sz w:val="24"/>
      <w:szCs w:val="24"/>
    </w:rPr>
  </w:style>
  <w:style w:type="paragraph" w:customStyle="1" w:styleId="gallery-vid">
    <w:name w:val="gallery-vid"/>
    <w:basedOn w:val="Normal"/>
    <w:rsid w:val="00C80421"/>
    <w:pPr>
      <w:spacing w:before="100" w:beforeAutospacing="1" w:after="210" w:line="240" w:lineRule="auto"/>
    </w:pPr>
    <w:rPr>
      <w:rFonts w:eastAsia="Times New Roman" w:cs="Times New Roman"/>
      <w:sz w:val="24"/>
      <w:szCs w:val="24"/>
    </w:rPr>
  </w:style>
  <w:style w:type="paragraph" w:customStyle="1" w:styleId="gallery-img">
    <w:name w:val="gallery-img"/>
    <w:basedOn w:val="Normal"/>
    <w:rsid w:val="00C80421"/>
    <w:pPr>
      <w:spacing w:before="100" w:beforeAutospacing="1" w:after="210" w:line="240" w:lineRule="auto"/>
    </w:pPr>
    <w:rPr>
      <w:rFonts w:eastAsia="Times New Roman" w:cs="Times New Roman"/>
      <w:sz w:val="24"/>
      <w:szCs w:val="24"/>
    </w:rPr>
  </w:style>
  <w:style w:type="paragraph" w:customStyle="1" w:styleId="iaas">
    <w:name w:val="iaas"/>
    <w:basedOn w:val="Normal"/>
    <w:rsid w:val="00C80421"/>
    <w:pPr>
      <w:spacing w:before="100" w:beforeAutospacing="1" w:after="210" w:line="240" w:lineRule="auto"/>
    </w:pPr>
    <w:rPr>
      <w:rFonts w:eastAsia="Times New Roman" w:cs="Times New Roman"/>
      <w:sz w:val="24"/>
      <w:szCs w:val="24"/>
    </w:rPr>
  </w:style>
  <w:style w:type="paragraph" w:customStyle="1" w:styleId="integration">
    <w:name w:val="integration"/>
    <w:basedOn w:val="Normal"/>
    <w:rsid w:val="00C80421"/>
    <w:pPr>
      <w:spacing w:before="100" w:beforeAutospacing="1" w:after="210" w:line="240" w:lineRule="auto"/>
    </w:pPr>
    <w:rPr>
      <w:rFonts w:eastAsia="Times New Roman" w:cs="Times New Roman"/>
      <w:sz w:val="24"/>
      <w:szCs w:val="24"/>
    </w:rPr>
  </w:style>
  <w:style w:type="paragraph" w:customStyle="1" w:styleId="media">
    <w:name w:val="media"/>
    <w:basedOn w:val="Normal"/>
    <w:rsid w:val="00C80421"/>
    <w:pPr>
      <w:spacing w:before="100" w:beforeAutospacing="1" w:after="210" w:line="240" w:lineRule="auto"/>
    </w:pPr>
    <w:rPr>
      <w:rFonts w:eastAsia="Times New Roman" w:cs="Times New Roman"/>
      <w:sz w:val="24"/>
      <w:szCs w:val="24"/>
    </w:rPr>
  </w:style>
  <w:style w:type="paragraph" w:customStyle="1" w:styleId="mobile-gaming">
    <w:name w:val="mobile-gaming"/>
    <w:basedOn w:val="Normal"/>
    <w:rsid w:val="00C80421"/>
    <w:pPr>
      <w:spacing w:before="100" w:beforeAutospacing="1" w:after="210" w:line="240" w:lineRule="auto"/>
    </w:pPr>
    <w:rPr>
      <w:rFonts w:eastAsia="Times New Roman" w:cs="Times New Roman"/>
      <w:sz w:val="24"/>
      <w:szCs w:val="24"/>
    </w:rPr>
  </w:style>
  <w:style w:type="paragraph" w:customStyle="1" w:styleId="azure">
    <w:name w:val="azure"/>
    <w:basedOn w:val="Normal"/>
    <w:rsid w:val="00C80421"/>
    <w:pPr>
      <w:spacing w:before="100" w:beforeAutospacing="1" w:after="210" w:line="240" w:lineRule="auto"/>
    </w:pPr>
    <w:rPr>
      <w:rFonts w:eastAsia="Times New Roman" w:cs="Times New Roman"/>
      <w:sz w:val="24"/>
      <w:szCs w:val="24"/>
    </w:rPr>
  </w:style>
  <w:style w:type="paragraph" w:customStyle="1" w:styleId="buttons">
    <w:name w:val="buttons"/>
    <w:basedOn w:val="Normal"/>
    <w:rsid w:val="00C80421"/>
    <w:pPr>
      <w:spacing w:before="100" w:beforeAutospacing="1" w:after="210" w:line="240" w:lineRule="auto"/>
    </w:pPr>
    <w:rPr>
      <w:rFonts w:eastAsia="Times New Roman" w:cs="Times New Roman"/>
      <w:sz w:val="24"/>
      <w:szCs w:val="24"/>
    </w:rPr>
  </w:style>
  <w:style w:type="paragraph" w:customStyle="1" w:styleId="evidence">
    <w:name w:val="evidence"/>
    <w:basedOn w:val="Normal"/>
    <w:rsid w:val="00C80421"/>
    <w:pPr>
      <w:spacing w:before="100" w:beforeAutospacing="1" w:after="210" w:line="240" w:lineRule="auto"/>
    </w:pPr>
    <w:rPr>
      <w:rFonts w:eastAsia="Times New Roman" w:cs="Times New Roman"/>
      <w:sz w:val="24"/>
      <w:szCs w:val="24"/>
    </w:rPr>
  </w:style>
  <w:style w:type="paragraph" w:customStyle="1" w:styleId="customers">
    <w:name w:val="customers"/>
    <w:basedOn w:val="Normal"/>
    <w:rsid w:val="00C80421"/>
    <w:pPr>
      <w:spacing w:before="100" w:beforeAutospacing="1" w:after="210" w:line="240" w:lineRule="auto"/>
    </w:pPr>
    <w:rPr>
      <w:rFonts w:eastAsia="Times New Roman" w:cs="Times New Roman"/>
      <w:sz w:val="24"/>
      <w:szCs w:val="24"/>
    </w:rPr>
  </w:style>
  <w:style w:type="paragraph" w:customStyle="1" w:styleId="divvideotitle">
    <w:name w:val="divvideotitle"/>
    <w:basedOn w:val="Normal"/>
    <w:rsid w:val="00C80421"/>
    <w:pPr>
      <w:spacing w:before="100" w:beforeAutospacing="1" w:after="210" w:line="240" w:lineRule="auto"/>
    </w:pPr>
    <w:rPr>
      <w:rFonts w:eastAsia="Times New Roman" w:cs="Times New Roman"/>
      <w:sz w:val="24"/>
      <w:szCs w:val="24"/>
    </w:rPr>
  </w:style>
  <w:style w:type="paragraph" w:customStyle="1" w:styleId="divvideodescription">
    <w:name w:val="divvideodescription"/>
    <w:basedOn w:val="Normal"/>
    <w:rsid w:val="00C80421"/>
    <w:pPr>
      <w:spacing w:before="100" w:beforeAutospacing="1" w:after="210" w:line="240" w:lineRule="auto"/>
    </w:pPr>
    <w:rPr>
      <w:rFonts w:eastAsia="Times New Roman" w:cs="Times New Roman"/>
      <w:sz w:val="24"/>
      <w:szCs w:val="24"/>
    </w:rPr>
  </w:style>
  <w:style w:type="paragraph" w:customStyle="1" w:styleId="divvideopublishdate">
    <w:name w:val="divvideopublishdate"/>
    <w:basedOn w:val="Normal"/>
    <w:rsid w:val="00C80421"/>
    <w:pPr>
      <w:spacing w:before="100" w:beforeAutospacing="1" w:after="210" w:line="240" w:lineRule="auto"/>
    </w:pPr>
    <w:rPr>
      <w:rFonts w:eastAsia="Times New Roman" w:cs="Times New Roman"/>
      <w:sz w:val="24"/>
      <w:szCs w:val="24"/>
    </w:rPr>
  </w:style>
  <w:style w:type="paragraph" w:customStyle="1" w:styleId="content">
    <w:name w:val="content"/>
    <w:basedOn w:val="Normal"/>
    <w:rsid w:val="00C80421"/>
    <w:pPr>
      <w:spacing w:before="100" w:beforeAutospacing="1" w:after="210" w:line="240" w:lineRule="auto"/>
    </w:pPr>
    <w:rPr>
      <w:rFonts w:eastAsia="Times New Roman" w:cs="Times New Roman"/>
      <w:sz w:val="24"/>
      <w:szCs w:val="24"/>
    </w:rPr>
  </w:style>
  <w:style w:type="paragraph" w:customStyle="1" w:styleId="Caption1">
    <w:name w:val="Caption1"/>
    <w:basedOn w:val="Normal"/>
    <w:rsid w:val="00C80421"/>
    <w:pPr>
      <w:spacing w:before="100" w:beforeAutospacing="1" w:after="210" w:line="240" w:lineRule="auto"/>
    </w:pPr>
    <w:rPr>
      <w:rFonts w:eastAsia="Times New Roman" w:cs="Times New Roman"/>
      <w:sz w:val="24"/>
      <w:szCs w:val="24"/>
    </w:rPr>
  </w:style>
  <w:style w:type="paragraph" w:customStyle="1" w:styleId="wa-scriptcenter-control">
    <w:name w:val="wa-scriptcenter-control"/>
    <w:basedOn w:val="Normal"/>
    <w:rsid w:val="00C80421"/>
    <w:pPr>
      <w:spacing w:before="100" w:beforeAutospacing="1" w:after="210" w:line="240" w:lineRule="auto"/>
    </w:pPr>
    <w:rPr>
      <w:rFonts w:eastAsia="Times New Roman" w:cs="Times New Roman"/>
      <w:sz w:val="24"/>
      <w:szCs w:val="24"/>
    </w:rPr>
  </w:style>
  <w:style w:type="paragraph" w:customStyle="1" w:styleId="wa-scriptcenter-script">
    <w:name w:val="wa-scriptcenter-script"/>
    <w:basedOn w:val="Normal"/>
    <w:rsid w:val="00C80421"/>
    <w:pPr>
      <w:spacing w:before="100" w:beforeAutospacing="1" w:after="210" w:line="240" w:lineRule="auto"/>
    </w:pPr>
    <w:rPr>
      <w:rFonts w:eastAsia="Times New Roman" w:cs="Times New Roman"/>
      <w:sz w:val="24"/>
      <w:szCs w:val="24"/>
    </w:rPr>
  </w:style>
  <w:style w:type="paragraph" w:customStyle="1" w:styleId="author">
    <w:name w:val="author"/>
    <w:basedOn w:val="Normal"/>
    <w:rsid w:val="00C80421"/>
    <w:pPr>
      <w:spacing w:before="100" w:beforeAutospacing="1" w:after="210" w:line="240" w:lineRule="auto"/>
    </w:pPr>
    <w:rPr>
      <w:rFonts w:eastAsia="Times New Roman" w:cs="Times New Roman"/>
      <w:sz w:val="24"/>
      <w:szCs w:val="24"/>
    </w:rPr>
  </w:style>
  <w:style w:type="paragraph" w:customStyle="1" w:styleId="minus">
    <w:name w:val="minus"/>
    <w:basedOn w:val="Normal"/>
    <w:rsid w:val="00C80421"/>
    <w:pPr>
      <w:spacing w:before="100" w:beforeAutospacing="1" w:after="210" w:line="240" w:lineRule="auto"/>
    </w:pPr>
    <w:rPr>
      <w:rFonts w:eastAsia="Times New Roman" w:cs="Times New Roman"/>
      <w:sz w:val="24"/>
      <w:szCs w:val="24"/>
    </w:rPr>
  </w:style>
  <w:style w:type="paragraph" w:customStyle="1" w:styleId="hourly-price">
    <w:name w:val="hourly-price"/>
    <w:basedOn w:val="Normal"/>
    <w:rsid w:val="00C80421"/>
    <w:pPr>
      <w:spacing w:before="100" w:beforeAutospacing="1" w:after="210" w:line="240" w:lineRule="auto"/>
    </w:pPr>
    <w:rPr>
      <w:rFonts w:eastAsia="Times New Roman" w:cs="Times New Roman"/>
      <w:sz w:val="24"/>
      <w:szCs w:val="24"/>
    </w:rPr>
  </w:style>
  <w:style w:type="paragraph" w:customStyle="1" w:styleId="more-resources-h">
    <w:name w:val="more-resources-h"/>
    <w:basedOn w:val="Normal"/>
    <w:rsid w:val="00C80421"/>
    <w:pPr>
      <w:spacing w:before="100" w:beforeAutospacing="1" w:after="210" w:line="240" w:lineRule="auto"/>
    </w:pPr>
    <w:rPr>
      <w:rFonts w:eastAsia="Times New Roman" w:cs="Times New Roman"/>
      <w:sz w:val="24"/>
      <w:szCs w:val="24"/>
    </w:rPr>
  </w:style>
  <w:style w:type="paragraph" w:customStyle="1" w:styleId="wa-gallery-storeplans-details">
    <w:name w:val="wa-gallery-storeplans-details"/>
    <w:basedOn w:val="Normal"/>
    <w:rsid w:val="00C80421"/>
    <w:pPr>
      <w:spacing w:before="100" w:beforeAutospacing="1" w:after="210" w:line="240" w:lineRule="auto"/>
    </w:pPr>
    <w:rPr>
      <w:rFonts w:eastAsia="Times New Roman" w:cs="Times New Roman"/>
      <w:sz w:val="24"/>
      <w:szCs w:val="24"/>
    </w:rPr>
  </w:style>
  <w:style w:type="paragraph" w:customStyle="1" w:styleId="wa-gallery-storeplans-price">
    <w:name w:val="wa-gallery-storeplans-price"/>
    <w:basedOn w:val="Normal"/>
    <w:rsid w:val="00C80421"/>
    <w:pPr>
      <w:spacing w:before="100" w:beforeAutospacing="1" w:after="210" w:line="240" w:lineRule="auto"/>
    </w:pPr>
    <w:rPr>
      <w:rFonts w:eastAsia="Times New Roman" w:cs="Times New Roman"/>
      <w:sz w:val="24"/>
      <w:szCs w:val="24"/>
    </w:rPr>
  </w:style>
  <w:style w:type="paragraph" w:customStyle="1" w:styleId="app-title">
    <w:name w:val="app-title"/>
    <w:basedOn w:val="Normal"/>
    <w:rsid w:val="00C80421"/>
    <w:pPr>
      <w:spacing w:before="100" w:beforeAutospacing="1" w:after="210" w:line="240" w:lineRule="auto"/>
    </w:pPr>
    <w:rPr>
      <w:rFonts w:eastAsia="Times New Roman" w:cs="Times New Roman"/>
      <w:sz w:val="24"/>
      <w:szCs w:val="24"/>
    </w:rPr>
  </w:style>
  <w:style w:type="paragraph" w:customStyle="1" w:styleId="short-description">
    <w:name w:val="short-description"/>
    <w:basedOn w:val="Normal"/>
    <w:rsid w:val="00C80421"/>
    <w:pPr>
      <w:spacing w:before="100" w:beforeAutospacing="1" w:after="210" w:line="240" w:lineRule="auto"/>
    </w:pPr>
    <w:rPr>
      <w:rFonts w:eastAsia="Times New Roman" w:cs="Times New Roman"/>
      <w:sz w:val="24"/>
      <w:szCs w:val="24"/>
    </w:rPr>
  </w:style>
  <w:style w:type="paragraph" w:customStyle="1" w:styleId="spacer">
    <w:name w:val="spacer"/>
    <w:basedOn w:val="Normal"/>
    <w:rsid w:val="00C80421"/>
    <w:pPr>
      <w:spacing w:before="100" w:beforeAutospacing="1" w:after="210" w:line="240" w:lineRule="auto"/>
    </w:pPr>
    <w:rPr>
      <w:rFonts w:eastAsia="Times New Roman" w:cs="Times New Roman"/>
      <w:sz w:val="24"/>
      <w:szCs w:val="24"/>
    </w:rPr>
  </w:style>
  <w:style w:type="paragraph" w:customStyle="1" w:styleId="price">
    <w:name w:val="price"/>
    <w:basedOn w:val="Normal"/>
    <w:rsid w:val="00C80421"/>
    <w:pPr>
      <w:spacing w:before="100" w:beforeAutospacing="1" w:after="210" w:line="240" w:lineRule="auto"/>
    </w:pPr>
    <w:rPr>
      <w:rFonts w:eastAsia="Times New Roman" w:cs="Times New Roman"/>
      <w:sz w:val="24"/>
      <w:szCs w:val="24"/>
    </w:rPr>
  </w:style>
  <w:style w:type="paragraph" w:customStyle="1" w:styleId="thumbnail">
    <w:name w:val="thumbnail"/>
    <w:basedOn w:val="Normal"/>
    <w:rsid w:val="00C80421"/>
    <w:pPr>
      <w:spacing w:before="100" w:beforeAutospacing="1" w:after="210" w:line="240" w:lineRule="auto"/>
    </w:pPr>
    <w:rPr>
      <w:rFonts w:eastAsia="Times New Roman" w:cs="Times New Roman"/>
      <w:sz w:val="24"/>
      <w:szCs w:val="24"/>
    </w:rPr>
  </w:style>
  <w:style w:type="paragraph" w:customStyle="1" w:styleId="relwrap">
    <w:name w:val="relwrap"/>
    <w:basedOn w:val="Normal"/>
    <w:rsid w:val="00C80421"/>
    <w:pPr>
      <w:spacing w:before="100" w:beforeAutospacing="1" w:after="210" w:line="240" w:lineRule="auto"/>
    </w:pPr>
    <w:rPr>
      <w:rFonts w:eastAsia="Times New Roman" w:cs="Times New Roman"/>
      <w:sz w:val="24"/>
      <w:szCs w:val="24"/>
    </w:rPr>
  </w:style>
  <w:style w:type="paragraph" w:customStyle="1" w:styleId="customer-link">
    <w:name w:val="customer-link"/>
    <w:basedOn w:val="Normal"/>
    <w:rsid w:val="00C80421"/>
    <w:pPr>
      <w:spacing w:before="100" w:beforeAutospacing="1" w:after="210" w:line="240" w:lineRule="auto"/>
    </w:pPr>
    <w:rPr>
      <w:rFonts w:eastAsia="Times New Roman" w:cs="Times New Roman"/>
      <w:sz w:val="24"/>
      <w:szCs w:val="24"/>
    </w:rPr>
  </w:style>
  <w:style w:type="paragraph" w:customStyle="1" w:styleId="step-1">
    <w:name w:val="step-1"/>
    <w:basedOn w:val="Normal"/>
    <w:rsid w:val="00C80421"/>
    <w:pPr>
      <w:spacing w:before="100" w:beforeAutospacing="1" w:after="210" w:line="240" w:lineRule="auto"/>
    </w:pPr>
    <w:rPr>
      <w:rFonts w:eastAsia="Times New Roman" w:cs="Times New Roman"/>
      <w:sz w:val="24"/>
      <w:szCs w:val="24"/>
    </w:rPr>
  </w:style>
  <w:style w:type="paragraph" w:customStyle="1" w:styleId="step-2">
    <w:name w:val="step-2"/>
    <w:basedOn w:val="Normal"/>
    <w:rsid w:val="00C80421"/>
    <w:pPr>
      <w:spacing w:before="100" w:beforeAutospacing="1" w:after="210" w:line="240" w:lineRule="auto"/>
    </w:pPr>
    <w:rPr>
      <w:rFonts w:eastAsia="Times New Roman" w:cs="Times New Roman"/>
      <w:sz w:val="24"/>
      <w:szCs w:val="24"/>
    </w:rPr>
  </w:style>
  <w:style w:type="paragraph" w:customStyle="1" w:styleId="step-3">
    <w:name w:val="step-3"/>
    <w:basedOn w:val="Normal"/>
    <w:rsid w:val="00C80421"/>
    <w:pPr>
      <w:spacing w:before="100" w:beforeAutospacing="1" w:after="210" w:line="240" w:lineRule="auto"/>
    </w:pPr>
    <w:rPr>
      <w:rFonts w:eastAsia="Times New Roman" w:cs="Times New Roman"/>
      <w:sz w:val="24"/>
      <w:szCs w:val="24"/>
    </w:rPr>
  </w:style>
  <w:style w:type="paragraph" w:customStyle="1" w:styleId="step-4">
    <w:name w:val="step-4"/>
    <w:basedOn w:val="Normal"/>
    <w:rsid w:val="00C80421"/>
    <w:pPr>
      <w:spacing w:before="100" w:beforeAutospacing="1" w:after="210" w:line="240" w:lineRule="auto"/>
    </w:pPr>
    <w:rPr>
      <w:rFonts w:eastAsia="Times New Roman" w:cs="Times New Roman"/>
      <w:sz w:val="24"/>
      <w:szCs w:val="24"/>
    </w:rPr>
  </w:style>
  <w:style w:type="paragraph" w:customStyle="1" w:styleId="step-5">
    <w:name w:val="step-5"/>
    <w:basedOn w:val="Normal"/>
    <w:rsid w:val="00C80421"/>
    <w:pPr>
      <w:spacing w:before="100" w:beforeAutospacing="1" w:after="210" w:line="240" w:lineRule="auto"/>
    </w:pPr>
    <w:rPr>
      <w:rFonts w:eastAsia="Times New Roman" w:cs="Times New Roman"/>
      <w:sz w:val="24"/>
      <w:szCs w:val="24"/>
    </w:rPr>
  </w:style>
  <w:style w:type="paragraph" w:customStyle="1" w:styleId="step-6">
    <w:name w:val="step-6"/>
    <w:basedOn w:val="Normal"/>
    <w:rsid w:val="00C80421"/>
    <w:pPr>
      <w:spacing w:before="100" w:beforeAutospacing="1" w:after="210" w:line="240" w:lineRule="auto"/>
    </w:pPr>
    <w:rPr>
      <w:rFonts w:eastAsia="Times New Roman" w:cs="Times New Roman"/>
      <w:sz w:val="24"/>
      <w:szCs w:val="24"/>
    </w:rPr>
  </w:style>
  <w:style w:type="paragraph" w:customStyle="1" w:styleId="b1">
    <w:name w:val="b1"/>
    <w:basedOn w:val="Normal"/>
    <w:rsid w:val="00C80421"/>
    <w:pPr>
      <w:spacing w:before="100" w:beforeAutospacing="1" w:after="210" w:line="240" w:lineRule="auto"/>
    </w:pPr>
    <w:rPr>
      <w:rFonts w:eastAsia="Times New Roman" w:cs="Times New Roman"/>
      <w:sz w:val="24"/>
      <w:szCs w:val="24"/>
    </w:rPr>
  </w:style>
  <w:style w:type="paragraph" w:customStyle="1" w:styleId="b2">
    <w:name w:val="b2"/>
    <w:basedOn w:val="Normal"/>
    <w:rsid w:val="00C80421"/>
    <w:pPr>
      <w:spacing w:before="100" w:beforeAutospacing="1" w:after="210" w:line="240" w:lineRule="auto"/>
    </w:pPr>
    <w:rPr>
      <w:rFonts w:eastAsia="Times New Roman" w:cs="Times New Roman"/>
      <w:sz w:val="24"/>
      <w:szCs w:val="24"/>
    </w:rPr>
  </w:style>
  <w:style w:type="paragraph" w:customStyle="1" w:styleId="b3">
    <w:name w:val="b3"/>
    <w:basedOn w:val="Normal"/>
    <w:rsid w:val="00C80421"/>
    <w:pPr>
      <w:spacing w:before="100" w:beforeAutospacing="1" w:after="210" w:line="240" w:lineRule="auto"/>
    </w:pPr>
    <w:rPr>
      <w:rFonts w:eastAsia="Times New Roman" w:cs="Times New Roman"/>
      <w:sz w:val="24"/>
      <w:szCs w:val="24"/>
    </w:rPr>
  </w:style>
  <w:style w:type="paragraph" w:customStyle="1" w:styleId="header-freetrial">
    <w:name w:val="header-freetrial"/>
    <w:basedOn w:val="Normal"/>
    <w:rsid w:val="00C80421"/>
    <w:pPr>
      <w:spacing w:before="100" w:beforeAutospacing="1" w:after="210" w:line="240" w:lineRule="auto"/>
    </w:pPr>
    <w:rPr>
      <w:rFonts w:eastAsia="Times New Roman" w:cs="Times New Roman"/>
      <w:sz w:val="24"/>
      <w:szCs w:val="24"/>
    </w:rPr>
  </w:style>
  <w:style w:type="paragraph" w:customStyle="1" w:styleId="trigger">
    <w:name w:val="trigger"/>
    <w:basedOn w:val="Normal"/>
    <w:rsid w:val="00C80421"/>
    <w:pPr>
      <w:spacing w:before="100" w:beforeAutospacing="1" w:after="210" w:line="240" w:lineRule="auto"/>
    </w:pPr>
    <w:rPr>
      <w:rFonts w:eastAsia="Times New Roman" w:cs="Times New Roman"/>
      <w:sz w:val="24"/>
      <w:szCs w:val="24"/>
    </w:rPr>
  </w:style>
  <w:style w:type="paragraph" w:customStyle="1" w:styleId="usd">
    <w:name w:val="usd"/>
    <w:basedOn w:val="Normal"/>
    <w:rsid w:val="00C80421"/>
    <w:pPr>
      <w:spacing w:before="100" w:beforeAutospacing="1" w:after="210" w:line="240" w:lineRule="auto"/>
    </w:pPr>
    <w:rPr>
      <w:rFonts w:eastAsia="Times New Roman" w:cs="Times New Roman"/>
      <w:sz w:val="24"/>
      <w:szCs w:val="24"/>
    </w:rPr>
  </w:style>
  <w:style w:type="paragraph" w:customStyle="1" w:styleId="dev-callout">
    <w:name w:val="dev-callout"/>
    <w:basedOn w:val="Normal"/>
    <w:rsid w:val="00C80421"/>
    <w:pPr>
      <w:spacing w:before="100" w:beforeAutospacing="1" w:after="210" w:line="240" w:lineRule="auto"/>
    </w:pPr>
    <w:rPr>
      <w:rFonts w:eastAsia="Times New Roman" w:cs="Times New Roman"/>
      <w:sz w:val="24"/>
      <w:szCs w:val="24"/>
    </w:rPr>
  </w:style>
  <w:style w:type="paragraph" w:customStyle="1" w:styleId="gray-btn">
    <w:name w:val="gray-btn"/>
    <w:basedOn w:val="Normal"/>
    <w:rsid w:val="00C80421"/>
    <w:pPr>
      <w:spacing w:before="100" w:beforeAutospacing="1" w:after="210" w:line="240" w:lineRule="auto"/>
    </w:pPr>
    <w:rPr>
      <w:rFonts w:eastAsia="Times New Roman" w:cs="Times New Roman"/>
      <w:sz w:val="24"/>
      <w:szCs w:val="24"/>
    </w:rPr>
  </w:style>
  <w:style w:type="paragraph" w:customStyle="1" w:styleId="rss">
    <w:name w:val="rss"/>
    <w:basedOn w:val="Normal"/>
    <w:rsid w:val="00C80421"/>
    <w:pPr>
      <w:spacing w:before="100" w:beforeAutospacing="1" w:after="210" w:line="240" w:lineRule="auto"/>
    </w:pPr>
    <w:rPr>
      <w:rFonts w:eastAsia="Times New Roman" w:cs="Times New Roman"/>
      <w:sz w:val="24"/>
      <w:szCs w:val="24"/>
    </w:rPr>
  </w:style>
  <w:style w:type="paragraph" w:customStyle="1" w:styleId="calendar">
    <w:name w:val="calendar"/>
    <w:basedOn w:val="Normal"/>
    <w:rsid w:val="00C80421"/>
    <w:pPr>
      <w:spacing w:before="100" w:beforeAutospacing="1" w:after="210" w:line="240" w:lineRule="auto"/>
    </w:pPr>
    <w:rPr>
      <w:rFonts w:eastAsia="Times New Roman" w:cs="Times New Roman"/>
      <w:sz w:val="24"/>
      <w:szCs w:val="24"/>
    </w:rPr>
  </w:style>
  <w:style w:type="paragraph" w:customStyle="1" w:styleId="live-chat">
    <w:name w:val="live-chat"/>
    <w:basedOn w:val="Normal"/>
    <w:rsid w:val="00C80421"/>
    <w:pPr>
      <w:spacing w:before="100" w:beforeAutospacing="1" w:after="210" w:line="240" w:lineRule="auto"/>
    </w:pPr>
    <w:rPr>
      <w:rFonts w:eastAsia="Times New Roman" w:cs="Times New Roman"/>
      <w:sz w:val="24"/>
      <w:szCs w:val="24"/>
    </w:rPr>
  </w:style>
  <w:style w:type="paragraph" w:customStyle="1" w:styleId="vs13">
    <w:name w:val="vs13"/>
    <w:basedOn w:val="Normal"/>
    <w:rsid w:val="00C80421"/>
    <w:pPr>
      <w:spacing w:before="100" w:beforeAutospacing="1" w:after="210" w:line="240" w:lineRule="auto"/>
    </w:pPr>
    <w:rPr>
      <w:rFonts w:eastAsia="Times New Roman" w:cs="Times New Roman"/>
      <w:sz w:val="24"/>
      <w:szCs w:val="24"/>
    </w:rPr>
  </w:style>
  <w:style w:type="paragraph" w:customStyle="1" w:styleId="select-event">
    <w:name w:val="select-event"/>
    <w:basedOn w:val="Normal"/>
    <w:rsid w:val="00C80421"/>
    <w:pPr>
      <w:spacing w:before="100" w:beforeAutospacing="1" w:after="210" w:line="240" w:lineRule="auto"/>
    </w:pPr>
    <w:rPr>
      <w:rFonts w:eastAsia="Times New Roman" w:cs="Times New Roman"/>
      <w:sz w:val="24"/>
      <w:szCs w:val="24"/>
    </w:rPr>
  </w:style>
  <w:style w:type="paragraph" w:customStyle="1" w:styleId="select-series">
    <w:name w:val="select-series"/>
    <w:basedOn w:val="Normal"/>
    <w:rsid w:val="00C80421"/>
    <w:pPr>
      <w:spacing w:before="100" w:beforeAutospacing="1" w:after="210" w:line="240" w:lineRule="auto"/>
    </w:pPr>
    <w:rPr>
      <w:rFonts w:eastAsia="Times New Roman" w:cs="Times New Roman"/>
      <w:sz w:val="24"/>
      <w:szCs w:val="24"/>
    </w:rPr>
  </w:style>
  <w:style w:type="paragraph" w:customStyle="1" w:styleId="series-separator">
    <w:name w:val="series-separator"/>
    <w:basedOn w:val="Normal"/>
    <w:rsid w:val="00C80421"/>
    <w:pPr>
      <w:spacing w:before="100" w:beforeAutospacing="1" w:after="210" w:line="240" w:lineRule="auto"/>
    </w:pPr>
    <w:rPr>
      <w:rFonts w:eastAsia="Times New Roman" w:cs="Times New Roman"/>
      <w:sz w:val="24"/>
      <w:szCs w:val="24"/>
    </w:rPr>
  </w:style>
  <w:style w:type="paragraph" w:customStyle="1" w:styleId="divseriesmeta">
    <w:name w:val="divseriesmeta"/>
    <w:basedOn w:val="Normal"/>
    <w:rsid w:val="00C80421"/>
    <w:pPr>
      <w:spacing w:before="100" w:beforeAutospacing="1" w:after="210" w:line="240" w:lineRule="auto"/>
    </w:pPr>
    <w:rPr>
      <w:rFonts w:eastAsia="Times New Roman" w:cs="Times New Roman"/>
      <w:sz w:val="24"/>
      <w:szCs w:val="24"/>
    </w:rPr>
  </w:style>
  <w:style w:type="paragraph" w:customStyle="1" w:styleId="divvideoseriesvideo">
    <w:name w:val="divvideoseriesvideo"/>
    <w:basedOn w:val="Normal"/>
    <w:rsid w:val="00C80421"/>
    <w:pPr>
      <w:spacing w:before="100" w:beforeAutospacing="1" w:after="210" w:line="240" w:lineRule="auto"/>
    </w:pPr>
    <w:rPr>
      <w:rFonts w:eastAsia="Times New Roman" w:cs="Times New Roman"/>
      <w:sz w:val="24"/>
      <w:szCs w:val="24"/>
    </w:rPr>
  </w:style>
  <w:style w:type="paragraph" w:customStyle="1" w:styleId="divthumbnail">
    <w:name w:val="divthumbnail"/>
    <w:basedOn w:val="Normal"/>
    <w:rsid w:val="00C80421"/>
    <w:pPr>
      <w:spacing w:before="100" w:beforeAutospacing="1" w:after="210" w:line="240" w:lineRule="auto"/>
    </w:pPr>
    <w:rPr>
      <w:rFonts w:eastAsia="Times New Roman" w:cs="Times New Roman"/>
      <w:sz w:val="24"/>
      <w:szCs w:val="24"/>
    </w:rPr>
  </w:style>
  <w:style w:type="paragraph" w:customStyle="1" w:styleId="diviframewrapper">
    <w:name w:val="diviframewrapper"/>
    <w:basedOn w:val="Normal"/>
    <w:rsid w:val="00C80421"/>
    <w:pPr>
      <w:spacing w:before="100" w:beforeAutospacing="1" w:after="210" w:line="240" w:lineRule="auto"/>
    </w:pPr>
    <w:rPr>
      <w:rFonts w:eastAsia="Times New Roman" w:cs="Times New Roman"/>
      <w:sz w:val="24"/>
      <w:szCs w:val="24"/>
    </w:rPr>
  </w:style>
  <w:style w:type="paragraph" w:customStyle="1" w:styleId="download">
    <w:name w:val="download"/>
    <w:basedOn w:val="Normal"/>
    <w:rsid w:val="00C80421"/>
    <w:pPr>
      <w:spacing w:before="100" w:beforeAutospacing="1" w:after="210" w:line="240" w:lineRule="auto"/>
    </w:pPr>
    <w:rPr>
      <w:rFonts w:eastAsia="Times New Roman" w:cs="Times New Roman"/>
      <w:sz w:val="24"/>
      <w:szCs w:val="24"/>
    </w:rPr>
  </w:style>
  <w:style w:type="paragraph" w:customStyle="1" w:styleId="divseriesdescription">
    <w:name w:val="divseriesdescription"/>
    <w:basedOn w:val="Normal"/>
    <w:rsid w:val="00C80421"/>
    <w:pPr>
      <w:spacing w:before="100" w:beforeAutospacing="1" w:after="210" w:line="240" w:lineRule="auto"/>
    </w:pPr>
    <w:rPr>
      <w:rFonts w:eastAsia="Times New Roman" w:cs="Times New Roman"/>
      <w:sz w:val="24"/>
      <w:szCs w:val="24"/>
    </w:rPr>
  </w:style>
  <w:style w:type="paragraph" w:customStyle="1" w:styleId="divserieslink">
    <w:name w:val="divserieslink"/>
    <w:basedOn w:val="Normal"/>
    <w:rsid w:val="00C80421"/>
    <w:pPr>
      <w:spacing w:before="100" w:beforeAutospacing="1" w:after="210" w:line="240" w:lineRule="auto"/>
    </w:pPr>
    <w:rPr>
      <w:rFonts w:eastAsia="Times New Roman" w:cs="Times New Roman"/>
      <w:sz w:val="24"/>
      <w:szCs w:val="24"/>
    </w:rPr>
  </w:style>
  <w:style w:type="paragraph" w:customStyle="1" w:styleId="divthumbnailmeta">
    <w:name w:val="divthumbnailmeta"/>
    <w:basedOn w:val="Normal"/>
    <w:rsid w:val="00C80421"/>
    <w:pPr>
      <w:spacing w:before="100" w:beforeAutospacing="1" w:after="210" w:line="240" w:lineRule="auto"/>
    </w:pPr>
    <w:rPr>
      <w:rFonts w:eastAsia="Times New Roman" w:cs="Times New Roman"/>
      <w:sz w:val="24"/>
      <w:szCs w:val="24"/>
    </w:rPr>
  </w:style>
  <w:style w:type="paragraph" w:customStyle="1" w:styleId="teaser">
    <w:name w:val="teaser"/>
    <w:basedOn w:val="Normal"/>
    <w:rsid w:val="00C80421"/>
    <w:pPr>
      <w:spacing w:before="100" w:beforeAutospacing="1" w:after="210" w:line="240" w:lineRule="auto"/>
    </w:pPr>
    <w:rPr>
      <w:rFonts w:eastAsia="Times New Roman" w:cs="Times New Roman"/>
      <w:sz w:val="24"/>
      <w:szCs w:val="24"/>
    </w:rPr>
  </w:style>
  <w:style w:type="paragraph" w:customStyle="1" w:styleId="spanresultsloading">
    <w:name w:val="spanresultsloading"/>
    <w:basedOn w:val="Normal"/>
    <w:rsid w:val="00C80421"/>
    <w:pPr>
      <w:spacing w:before="100" w:beforeAutospacing="1" w:after="210" w:line="240" w:lineRule="auto"/>
    </w:pPr>
    <w:rPr>
      <w:rFonts w:eastAsia="Times New Roman" w:cs="Times New Roman"/>
      <w:sz w:val="24"/>
      <w:szCs w:val="24"/>
    </w:rPr>
  </w:style>
  <w:style w:type="paragraph" w:customStyle="1" w:styleId="divmeta">
    <w:name w:val="divmeta"/>
    <w:basedOn w:val="Normal"/>
    <w:rsid w:val="00C80421"/>
    <w:pPr>
      <w:spacing w:before="100" w:beforeAutospacing="1" w:after="210" w:line="240" w:lineRule="auto"/>
    </w:pPr>
    <w:rPr>
      <w:rFonts w:eastAsia="Times New Roman" w:cs="Times New Roman"/>
      <w:sz w:val="24"/>
      <w:szCs w:val="24"/>
    </w:rPr>
  </w:style>
  <w:style w:type="paragraph" w:customStyle="1" w:styleId="social-buttons">
    <w:name w:val="social-buttons"/>
    <w:basedOn w:val="Normal"/>
    <w:rsid w:val="00C80421"/>
    <w:pPr>
      <w:spacing w:before="100" w:beforeAutospacing="1" w:after="210" w:line="240" w:lineRule="auto"/>
    </w:pPr>
    <w:rPr>
      <w:rFonts w:eastAsia="Times New Roman" w:cs="Times New Roman"/>
      <w:sz w:val="24"/>
      <w:szCs w:val="24"/>
    </w:rPr>
  </w:style>
  <w:style w:type="paragraph" w:customStyle="1" w:styleId="social-buttonsiframe">
    <w:name w:val="social-buttons&gt;iframe"/>
    <w:basedOn w:val="Normal"/>
    <w:rsid w:val="00C80421"/>
    <w:pPr>
      <w:spacing w:before="100" w:beforeAutospacing="1" w:after="210" w:line="240" w:lineRule="auto"/>
    </w:pPr>
    <w:rPr>
      <w:rFonts w:eastAsia="Times New Roman" w:cs="Times New Roman"/>
      <w:sz w:val="24"/>
      <w:szCs w:val="24"/>
    </w:rPr>
  </w:style>
  <w:style w:type="paragraph" w:customStyle="1" w:styleId="social-buttonsdiv">
    <w:name w:val="social-buttons&gt;div"/>
    <w:basedOn w:val="Normal"/>
    <w:rsid w:val="00C80421"/>
    <w:pPr>
      <w:spacing w:before="100" w:beforeAutospacing="1" w:after="210" w:line="240" w:lineRule="auto"/>
    </w:pPr>
    <w:rPr>
      <w:rFonts w:eastAsia="Times New Roman" w:cs="Times New Roman"/>
      <w:sz w:val="24"/>
      <w:szCs w:val="24"/>
    </w:rPr>
  </w:style>
  <w:style w:type="paragraph" w:customStyle="1" w:styleId="tab-panel">
    <w:name w:val="tab-panel"/>
    <w:basedOn w:val="Normal"/>
    <w:rsid w:val="00C80421"/>
    <w:pPr>
      <w:spacing w:before="100" w:beforeAutospacing="1" w:after="210" w:line="240" w:lineRule="auto"/>
    </w:pPr>
    <w:rPr>
      <w:rFonts w:eastAsia="Times New Roman" w:cs="Times New Roman"/>
      <w:sz w:val="24"/>
      <w:szCs w:val="24"/>
    </w:rPr>
  </w:style>
  <w:style w:type="paragraph" w:customStyle="1" w:styleId="service-picker">
    <w:name w:val="service-picker"/>
    <w:basedOn w:val="Normal"/>
    <w:rsid w:val="00C80421"/>
    <w:pPr>
      <w:spacing w:before="100" w:beforeAutospacing="1" w:after="210" w:line="240" w:lineRule="auto"/>
    </w:pPr>
    <w:rPr>
      <w:rFonts w:eastAsia="Times New Roman" w:cs="Times New Roman"/>
      <w:sz w:val="24"/>
      <w:szCs w:val="24"/>
    </w:rPr>
  </w:style>
  <w:style w:type="paragraph" w:customStyle="1" w:styleId="service-pickerp">
    <w:name w:val="service-picker&gt;p"/>
    <w:basedOn w:val="Normal"/>
    <w:rsid w:val="00C80421"/>
    <w:pPr>
      <w:spacing w:before="100" w:beforeAutospacing="1" w:after="210" w:line="240" w:lineRule="auto"/>
    </w:pPr>
    <w:rPr>
      <w:rFonts w:eastAsia="Times New Roman" w:cs="Times New Roman"/>
      <w:sz w:val="24"/>
      <w:szCs w:val="24"/>
    </w:rPr>
  </w:style>
  <w:style w:type="paragraph" w:customStyle="1" w:styleId="solution-picker">
    <w:name w:val="solution-picker"/>
    <w:basedOn w:val="Normal"/>
    <w:rsid w:val="00C80421"/>
    <w:pPr>
      <w:spacing w:before="100" w:beforeAutospacing="1" w:after="210" w:line="240" w:lineRule="auto"/>
    </w:pPr>
    <w:rPr>
      <w:rFonts w:eastAsia="Times New Roman" w:cs="Times New Roman"/>
      <w:sz w:val="24"/>
      <w:szCs w:val="24"/>
    </w:rPr>
  </w:style>
  <w:style w:type="paragraph" w:customStyle="1" w:styleId="videodiv">
    <w:name w:val="video&gt;div"/>
    <w:basedOn w:val="Normal"/>
    <w:rsid w:val="00C80421"/>
    <w:pPr>
      <w:spacing w:before="100" w:beforeAutospacing="1" w:after="210" w:line="240" w:lineRule="auto"/>
    </w:pPr>
    <w:rPr>
      <w:rFonts w:eastAsia="Times New Roman" w:cs="Times New Roman"/>
      <w:sz w:val="24"/>
      <w:szCs w:val="24"/>
    </w:rPr>
  </w:style>
  <w:style w:type="paragraph" w:customStyle="1" w:styleId="divsocial">
    <w:name w:val="divsocial"/>
    <w:basedOn w:val="Normal"/>
    <w:rsid w:val="00C80421"/>
    <w:pPr>
      <w:spacing w:before="100" w:beforeAutospacing="1" w:after="210" w:line="240" w:lineRule="auto"/>
    </w:pPr>
    <w:rPr>
      <w:rFonts w:eastAsia="Times New Roman" w:cs="Times New Roman"/>
      <w:sz w:val="24"/>
      <w:szCs w:val="24"/>
    </w:rPr>
  </w:style>
  <w:style w:type="paragraph" w:customStyle="1" w:styleId="related-content">
    <w:name w:val="related-content"/>
    <w:basedOn w:val="Normal"/>
    <w:rsid w:val="00C80421"/>
    <w:pPr>
      <w:spacing w:before="100" w:beforeAutospacing="1" w:after="210" w:line="240" w:lineRule="auto"/>
    </w:pPr>
    <w:rPr>
      <w:rFonts w:eastAsia="Times New Roman" w:cs="Times New Roman"/>
      <w:sz w:val="24"/>
      <w:szCs w:val="24"/>
    </w:rPr>
  </w:style>
  <w:style w:type="paragraph" w:customStyle="1" w:styleId="meta">
    <w:name w:val="meta"/>
    <w:basedOn w:val="Normal"/>
    <w:rsid w:val="00C80421"/>
    <w:pPr>
      <w:spacing w:before="100" w:beforeAutospacing="1" w:after="210" w:line="240" w:lineRule="auto"/>
    </w:pPr>
    <w:rPr>
      <w:rFonts w:eastAsia="Times New Roman" w:cs="Times New Roman"/>
      <w:sz w:val="24"/>
      <w:szCs w:val="24"/>
    </w:rPr>
  </w:style>
  <w:style w:type="paragraph" w:customStyle="1" w:styleId="metaspan">
    <w:name w:val="meta&gt;span"/>
    <w:basedOn w:val="Normal"/>
    <w:rsid w:val="00C80421"/>
    <w:pPr>
      <w:spacing w:before="100" w:beforeAutospacing="1" w:after="210" w:line="240" w:lineRule="auto"/>
    </w:pPr>
    <w:rPr>
      <w:rFonts w:eastAsia="Times New Roman" w:cs="Times New Roman"/>
      <w:sz w:val="24"/>
      <w:szCs w:val="24"/>
    </w:rPr>
  </w:style>
  <w:style w:type="paragraph" w:customStyle="1" w:styleId="compute">
    <w:name w:val="compute"/>
    <w:basedOn w:val="Normal"/>
    <w:rsid w:val="00C80421"/>
    <w:pPr>
      <w:spacing w:before="100" w:beforeAutospacing="1" w:after="210" w:line="240" w:lineRule="auto"/>
    </w:pPr>
    <w:rPr>
      <w:rFonts w:eastAsia="Times New Roman" w:cs="Times New Roman"/>
      <w:sz w:val="24"/>
      <w:szCs w:val="24"/>
    </w:rPr>
  </w:style>
  <w:style w:type="paragraph" w:customStyle="1" w:styleId="search">
    <w:name w:val="search"/>
    <w:basedOn w:val="Normal"/>
    <w:rsid w:val="00C80421"/>
    <w:pPr>
      <w:spacing w:before="100" w:beforeAutospacing="1" w:after="210" w:line="240" w:lineRule="auto"/>
    </w:pPr>
    <w:rPr>
      <w:rFonts w:eastAsia="Times New Roman" w:cs="Times New Roman"/>
      <w:sz w:val="24"/>
      <w:szCs w:val="24"/>
    </w:rPr>
  </w:style>
  <w:style w:type="paragraph" w:customStyle="1" w:styleId="captionspan">
    <w:name w:val="caption&gt;span"/>
    <w:basedOn w:val="Normal"/>
    <w:rsid w:val="00C80421"/>
    <w:pPr>
      <w:spacing w:before="100" w:beforeAutospacing="1" w:after="210" w:line="240" w:lineRule="auto"/>
    </w:pPr>
    <w:rPr>
      <w:rFonts w:eastAsia="Times New Roman" w:cs="Times New Roman"/>
      <w:sz w:val="24"/>
      <w:szCs w:val="24"/>
    </w:rPr>
  </w:style>
  <w:style w:type="paragraph" w:customStyle="1" w:styleId="iframe-wrapper">
    <w:name w:val="iframe-wrapper"/>
    <w:basedOn w:val="Normal"/>
    <w:rsid w:val="00C80421"/>
    <w:pPr>
      <w:spacing w:before="100" w:beforeAutospacing="1" w:after="210" w:line="240" w:lineRule="auto"/>
    </w:pPr>
    <w:rPr>
      <w:rFonts w:eastAsia="Times New Roman" w:cs="Times New Roman"/>
      <w:sz w:val="24"/>
      <w:szCs w:val="24"/>
    </w:rPr>
  </w:style>
  <w:style w:type="paragraph" w:customStyle="1" w:styleId="thumbnail-meta">
    <w:name w:val="thumbnail-meta"/>
    <w:basedOn w:val="Normal"/>
    <w:rsid w:val="00C80421"/>
    <w:pPr>
      <w:spacing w:before="100" w:beforeAutospacing="1" w:after="210" w:line="240" w:lineRule="auto"/>
    </w:pPr>
    <w:rPr>
      <w:rFonts w:eastAsia="Times New Roman" w:cs="Times New Roman"/>
      <w:sz w:val="24"/>
      <w:szCs w:val="24"/>
    </w:rPr>
  </w:style>
  <w:style w:type="paragraph" w:customStyle="1" w:styleId="service-label">
    <w:name w:val="service-label"/>
    <w:basedOn w:val="Normal"/>
    <w:rsid w:val="00C80421"/>
    <w:pPr>
      <w:spacing w:before="100" w:beforeAutospacing="1" w:after="210" w:line="240" w:lineRule="auto"/>
    </w:pPr>
    <w:rPr>
      <w:rFonts w:eastAsia="Times New Roman" w:cs="Times New Roman"/>
      <w:sz w:val="24"/>
      <w:szCs w:val="24"/>
    </w:rPr>
  </w:style>
  <w:style w:type="character" w:customStyle="1" w:styleId="play-btn1">
    <w:name w:val="play-btn1"/>
    <w:basedOn w:val="DefaultParagraphFont"/>
    <w:rsid w:val="00C80421"/>
  </w:style>
  <w:style w:type="character" w:customStyle="1" w:styleId="thumbnail1">
    <w:name w:val="thumbnail1"/>
    <w:basedOn w:val="DefaultParagraphFont"/>
    <w:rsid w:val="00C80421"/>
  </w:style>
  <w:style w:type="character" w:customStyle="1" w:styleId="title10">
    <w:name w:val="title1"/>
    <w:basedOn w:val="DefaultParagraphFont"/>
    <w:rsid w:val="00C80421"/>
  </w:style>
  <w:style w:type="character" w:customStyle="1" w:styleId="desc1">
    <w:name w:val="desc1"/>
    <w:basedOn w:val="DefaultParagraphFont"/>
    <w:rsid w:val="00C80421"/>
  </w:style>
  <w:style w:type="character" w:customStyle="1" w:styleId="more">
    <w:name w:val="more"/>
    <w:basedOn w:val="DefaultParagraphFont"/>
    <w:rsid w:val="00C80421"/>
  </w:style>
  <w:style w:type="character" w:customStyle="1" w:styleId="less">
    <w:name w:val="less"/>
    <w:basedOn w:val="DefaultParagraphFont"/>
    <w:rsid w:val="00C80421"/>
  </w:style>
  <w:style w:type="character" w:customStyle="1" w:styleId="selected1">
    <w:name w:val="selected1"/>
    <w:basedOn w:val="DefaultParagraphFont"/>
    <w:rsid w:val="00C80421"/>
  </w:style>
  <w:style w:type="character" w:customStyle="1" w:styleId="small1">
    <w:name w:val="small1"/>
    <w:basedOn w:val="DefaultParagraphFont"/>
    <w:rsid w:val="00C80421"/>
  </w:style>
  <w:style w:type="character" w:customStyle="1" w:styleId="image-subtitle">
    <w:name w:val="image-subtitle"/>
    <w:basedOn w:val="DefaultParagraphFont"/>
    <w:rsid w:val="00C80421"/>
  </w:style>
  <w:style w:type="character" w:customStyle="1" w:styleId="video-icon1">
    <w:name w:val="video-icon1"/>
    <w:basedOn w:val="DefaultParagraphFont"/>
    <w:rsid w:val="00C80421"/>
  </w:style>
  <w:style w:type="character" w:customStyle="1" w:styleId="minus1">
    <w:name w:val="minus1"/>
    <w:basedOn w:val="DefaultParagraphFont"/>
    <w:rsid w:val="00C80421"/>
  </w:style>
  <w:style w:type="character" w:customStyle="1" w:styleId="trianglelink1">
    <w:name w:val="trianglelink1"/>
    <w:basedOn w:val="DefaultParagraphFont"/>
    <w:rsid w:val="00C80421"/>
    <w:rPr>
      <w:sz w:val="24"/>
      <w:szCs w:val="24"/>
    </w:rPr>
  </w:style>
  <w:style w:type="paragraph" w:customStyle="1" w:styleId="ui-datepicker-header1">
    <w:name w:val="ui-datepicker-header1"/>
    <w:basedOn w:val="Normal"/>
    <w:rsid w:val="00C80421"/>
    <w:pPr>
      <w:spacing w:before="100" w:beforeAutospacing="1" w:after="210" w:line="240" w:lineRule="auto"/>
    </w:pPr>
    <w:rPr>
      <w:rFonts w:eastAsia="Times New Roman" w:cs="Times New Roman"/>
      <w:sz w:val="24"/>
      <w:szCs w:val="24"/>
    </w:rPr>
  </w:style>
  <w:style w:type="paragraph" w:customStyle="1" w:styleId="ui-datepicker-prev1">
    <w:name w:val="ui-datepicker-prev1"/>
    <w:basedOn w:val="Normal"/>
    <w:rsid w:val="00C80421"/>
    <w:pPr>
      <w:spacing w:before="100" w:beforeAutospacing="1" w:after="210" w:line="240" w:lineRule="auto"/>
    </w:pPr>
    <w:rPr>
      <w:rFonts w:eastAsia="Times New Roman" w:cs="Times New Roman"/>
      <w:sz w:val="24"/>
      <w:szCs w:val="24"/>
    </w:rPr>
  </w:style>
  <w:style w:type="paragraph" w:customStyle="1" w:styleId="ui-datepicker-next1">
    <w:name w:val="ui-datepicker-next1"/>
    <w:basedOn w:val="Normal"/>
    <w:rsid w:val="00C80421"/>
    <w:pPr>
      <w:spacing w:before="100" w:beforeAutospacing="1" w:after="210" w:line="240" w:lineRule="auto"/>
    </w:pPr>
    <w:rPr>
      <w:rFonts w:eastAsia="Times New Roman" w:cs="Times New Roman"/>
      <w:sz w:val="24"/>
      <w:szCs w:val="24"/>
    </w:rPr>
  </w:style>
  <w:style w:type="paragraph" w:customStyle="1" w:styleId="ui-datepicker-title1">
    <w:name w:val="ui-datepicker-title1"/>
    <w:basedOn w:val="Normal"/>
    <w:rsid w:val="00C80421"/>
    <w:pPr>
      <w:spacing w:line="432" w:lineRule="atLeast"/>
      <w:ind w:left="552" w:right="552"/>
      <w:jc w:val="center"/>
    </w:pPr>
    <w:rPr>
      <w:rFonts w:eastAsia="Times New Roman" w:cs="Times New Roman"/>
      <w:sz w:val="24"/>
      <w:szCs w:val="24"/>
    </w:rPr>
  </w:style>
  <w:style w:type="paragraph" w:customStyle="1" w:styleId="ui-datepicker-buttonpane1">
    <w:name w:val="ui-datepicker-buttonpane1"/>
    <w:basedOn w:val="Normal"/>
    <w:rsid w:val="00C80421"/>
    <w:pPr>
      <w:spacing w:before="168" w:line="240" w:lineRule="auto"/>
    </w:pPr>
    <w:rPr>
      <w:rFonts w:eastAsia="Times New Roman" w:cs="Times New Roman"/>
      <w:sz w:val="24"/>
      <w:szCs w:val="24"/>
    </w:rPr>
  </w:style>
  <w:style w:type="paragraph" w:customStyle="1" w:styleId="ui-datepicker-group1">
    <w:name w:val="ui-datepicker-group1"/>
    <w:basedOn w:val="Normal"/>
    <w:rsid w:val="00C80421"/>
    <w:pPr>
      <w:spacing w:before="100" w:beforeAutospacing="1" w:after="210" w:line="240" w:lineRule="auto"/>
    </w:pPr>
    <w:rPr>
      <w:rFonts w:eastAsia="Times New Roman" w:cs="Times New Roman"/>
      <w:sz w:val="24"/>
      <w:szCs w:val="24"/>
    </w:rPr>
  </w:style>
  <w:style w:type="paragraph" w:customStyle="1" w:styleId="ui-datepicker-group2">
    <w:name w:val="ui-datepicker-group2"/>
    <w:basedOn w:val="Normal"/>
    <w:rsid w:val="00C80421"/>
    <w:pPr>
      <w:spacing w:before="100" w:beforeAutospacing="1" w:after="210" w:line="240" w:lineRule="auto"/>
    </w:pPr>
    <w:rPr>
      <w:rFonts w:eastAsia="Times New Roman" w:cs="Times New Roman"/>
      <w:sz w:val="24"/>
      <w:szCs w:val="24"/>
    </w:rPr>
  </w:style>
  <w:style w:type="paragraph" w:customStyle="1" w:styleId="ui-datepicker-group3">
    <w:name w:val="ui-datepicker-group3"/>
    <w:basedOn w:val="Normal"/>
    <w:rsid w:val="00C80421"/>
    <w:pPr>
      <w:spacing w:before="100" w:beforeAutospacing="1" w:after="210" w:line="240" w:lineRule="auto"/>
    </w:pPr>
    <w:rPr>
      <w:rFonts w:eastAsia="Times New Roman" w:cs="Times New Roman"/>
      <w:sz w:val="24"/>
      <w:szCs w:val="24"/>
    </w:rPr>
  </w:style>
  <w:style w:type="paragraph" w:customStyle="1" w:styleId="ui-datepicker-header2">
    <w:name w:val="ui-datepicker-header2"/>
    <w:basedOn w:val="Normal"/>
    <w:rsid w:val="00C80421"/>
    <w:pPr>
      <w:spacing w:before="100" w:beforeAutospacing="1" w:after="210" w:line="240" w:lineRule="auto"/>
    </w:pPr>
    <w:rPr>
      <w:rFonts w:eastAsia="Times New Roman" w:cs="Times New Roman"/>
      <w:sz w:val="24"/>
      <w:szCs w:val="24"/>
    </w:rPr>
  </w:style>
  <w:style w:type="paragraph" w:customStyle="1" w:styleId="ui-datepicker-header3">
    <w:name w:val="ui-datepicker-header3"/>
    <w:basedOn w:val="Normal"/>
    <w:rsid w:val="00C80421"/>
    <w:pPr>
      <w:spacing w:before="100" w:beforeAutospacing="1" w:after="210" w:line="240" w:lineRule="auto"/>
    </w:pPr>
    <w:rPr>
      <w:rFonts w:eastAsia="Times New Roman" w:cs="Times New Roman"/>
      <w:sz w:val="24"/>
      <w:szCs w:val="24"/>
    </w:rPr>
  </w:style>
  <w:style w:type="paragraph" w:customStyle="1" w:styleId="ui-datepicker-buttonpane2">
    <w:name w:val="ui-datepicker-buttonpane2"/>
    <w:basedOn w:val="Normal"/>
    <w:rsid w:val="00C80421"/>
    <w:pPr>
      <w:spacing w:before="100" w:beforeAutospacing="1" w:after="210" w:line="240" w:lineRule="auto"/>
    </w:pPr>
    <w:rPr>
      <w:rFonts w:eastAsia="Times New Roman" w:cs="Times New Roman"/>
      <w:sz w:val="24"/>
      <w:szCs w:val="24"/>
    </w:rPr>
  </w:style>
  <w:style w:type="paragraph" w:customStyle="1" w:styleId="ui-datepicker-buttonpane3">
    <w:name w:val="ui-datepicker-buttonpane3"/>
    <w:basedOn w:val="Normal"/>
    <w:rsid w:val="00C80421"/>
    <w:pPr>
      <w:spacing w:before="100" w:beforeAutospacing="1" w:after="210" w:line="240" w:lineRule="auto"/>
    </w:pPr>
    <w:rPr>
      <w:rFonts w:eastAsia="Times New Roman" w:cs="Times New Roman"/>
      <w:sz w:val="24"/>
      <w:szCs w:val="24"/>
    </w:rPr>
  </w:style>
  <w:style w:type="paragraph" w:customStyle="1" w:styleId="ui-datepicker-header4">
    <w:name w:val="ui-datepicker-header4"/>
    <w:basedOn w:val="Normal"/>
    <w:rsid w:val="00C80421"/>
    <w:pPr>
      <w:spacing w:before="100" w:beforeAutospacing="1" w:after="210" w:line="240" w:lineRule="auto"/>
    </w:pPr>
    <w:rPr>
      <w:rFonts w:eastAsia="Times New Roman" w:cs="Times New Roman"/>
      <w:sz w:val="24"/>
      <w:szCs w:val="24"/>
    </w:rPr>
  </w:style>
  <w:style w:type="paragraph" w:customStyle="1" w:styleId="ui-datepicker-header5">
    <w:name w:val="ui-datepicker-header5"/>
    <w:basedOn w:val="Normal"/>
    <w:rsid w:val="00C80421"/>
    <w:pPr>
      <w:spacing w:before="100" w:beforeAutospacing="1" w:after="210" w:line="240" w:lineRule="auto"/>
    </w:pPr>
    <w:rPr>
      <w:rFonts w:eastAsia="Times New Roman" w:cs="Times New Roman"/>
      <w:sz w:val="24"/>
      <w:szCs w:val="24"/>
    </w:rPr>
  </w:style>
  <w:style w:type="paragraph" w:customStyle="1" w:styleId="ui-slider-handle1">
    <w:name w:val="ui-slider-handle1"/>
    <w:basedOn w:val="Normal"/>
    <w:rsid w:val="00C80421"/>
    <w:pPr>
      <w:spacing w:before="100" w:beforeAutospacing="1" w:after="210" w:line="240" w:lineRule="auto"/>
    </w:pPr>
    <w:rPr>
      <w:rFonts w:eastAsia="Times New Roman" w:cs="Times New Roman"/>
      <w:sz w:val="24"/>
      <w:szCs w:val="24"/>
    </w:rPr>
  </w:style>
  <w:style w:type="paragraph" w:customStyle="1" w:styleId="ui-slider-range1">
    <w:name w:val="ui-slider-range1"/>
    <w:basedOn w:val="Normal"/>
    <w:rsid w:val="00C80421"/>
    <w:pPr>
      <w:spacing w:before="100" w:beforeAutospacing="1" w:after="210" w:line="240" w:lineRule="auto"/>
    </w:pPr>
    <w:rPr>
      <w:rFonts w:eastAsia="Times New Roman" w:cs="Times New Roman"/>
      <w:sz w:val="17"/>
      <w:szCs w:val="17"/>
    </w:rPr>
  </w:style>
  <w:style w:type="paragraph" w:customStyle="1" w:styleId="ui-slider-handle2">
    <w:name w:val="ui-slider-handle2"/>
    <w:basedOn w:val="Normal"/>
    <w:rsid w:val="00C80421"/>
    <w:pPr>
      <w:spacing w:before="100" w:beforeAutospacing="1" w:after="210" w:line="240" w:lineRule="auto"/>
      <w:ind w:left="-144"/>
    </w:pPr>
    <w:rPr>
      <w:rFonts w:eastAsia="Times New Roman" w:cs="Times New Roman"/>
      <w:sz w:val="24"/>
      <w:szCs w:val="24"/>
    </w:rPr>
  </w:style>
  <w:style w:type="paragraph" w:customStyle="1" w:styleId="ui-slider-handle3">
    <w:name w:val="ui-slider-handle3"/>
    <w:basedOn w:val="Normal"/>
    <w:rsid w:val="00C80421"/>
    <w:pPr>
      <w:spacing w:before="100" w:beforeAutospacing="1" w:line="240" w:lineRule="auto"/>
    </w:pPr>
    <w:rPr>
      <w:rFonts w:eastAsia="Times New Roman" w:cs="Times New Roman"/>
      <w:sz w:val="24"/>
      <w:szCs w:val="24"/>
    </w:rPr>
  </w:style>
  <w:style w:type="paragraph" w:customStyle="1" w:styleId="ui-slider-range2">
    <w:name w:val="ui-slider-range2"/>
    <w:basedOn w:val="Normal"/>
    <w:rsid w:val="00C80421"/>
    <w:pPr>
      <w:spacing w:before="100" w:beforeAutospacing="1" w:after="210" w:line="240" w:lineRule="auto"/>
    </w:pPr>
    <w:rPr>
      <w:rFonts w:eastAsia="Times New Roman" w:cs="Times New Roman"/>
      <w:sz w:val="24"/>
      <w:szCs w:val="24"/>
    </w:rPr>
  </w:style>
  <w:style w:type="paragraph" w:customStyle="1" w:styleId="ui-widget1">
    <w:name w:val="ui-widget1"/>
    <w:basedOn w:val="Normal"/>
    <w:rsid w:val="00C80421"/>
    <w:pPr>
      <w:spacing w:before="100" w:beforeAutospacing="1" w:after="210" w:line="240" w:lineRule="auto"/>
    </w:pPr>
    <w:rPr>
      <w:rFonts w:ascii="Trebuchet MS" w:eastAsia="Times New Roman" w:hAnsi="Trebuchet MS" w:cs="Times New Roman"/>
      <w:sz w:val="24"/>
      <w:szCs w:val="24"/>
    </w:rPr>
  </w:style>
  <w:style w:type="paragraph" w:customStyle="1" w:styleId="ui-state-default1">
    <w:name w:val="ui-state-default1"/>
    <w:basedOn w:val="Normal"/>
    <w:rsid w:val="00C80421"/>
    <w:pPr>
      <w:pBdr>
        <w:top w:val="single" w:sz="6" w:space="0" w:color="CCCCCC"/>
        <w:left w:val="single" w:sz="6" w:space="0" w:color="CCCCCC"/>
        <w:bottom w:val="single" w:sz="6" w:space="0" w:color="CCCCCC"/>
        <w:right w:val="single" w:sz="6" w:space="0" w:color="CCCCCC"/>
      </w:pBdr>
      <w:shd w:val="clear" w:color="auto" w:fill="F6F6F6"/>
      <w:spacing w:before="100" w:beforeAutospacing="1" w:after="210" w:line="240" w:lineRule="auto"/>
    </w:pPr>
    <w:rPr>
      <w:rFonts w:eastAsia="Times New Roman" w:cs="Times New Roman"/>
      <w:b/>
      <w:bCs/>
      <w:color w:val="1C94C4"/>
      <w:sz w:val="24"/>
      <w:szCs w:val="24"/>
    </w:rPr>
  </w:style>
  <w:style w:type="paragraph" w:customStyle="1" w:styleId="ui-state-default2">
    <w:name w:val="ui-state-default2"/>
    <w:basedOn w:val="Normal"/>
    <w:rsid w:val="00C80421"/>
    <w:pPr>
      <w:pBdr>
        <w:top w:val="single" w:sz="6" w:space="0" w:color="CCCCCC"/>
        <w:left w:val="single" w:sz="6" w:space="0" w:color="CCCCCC"/>
        <w:bottom w:val="single" w:sz="6" w:space="0" w:color="CCCCCC"/>
        <w:right w:val="single" w:sz="6" w:space="0" w:color="CCCCCC"/>
      </w:pBdr>
      <w:shd w:val="clear" w:color="auto" w:fill="F6F6F6"/>
      <w:spacing w:before="100" w:beforeAutospacing="1" w:after="210" w:line="240" w:lineRule="auto"/>
    </w:pPr>
    <w:rPr>
      <w:rFonts w:eastAsia="Times New Roman" w:cs="Times New Roman"/>
      <w:b/>
      <w:bCs/>
      <w:color w:val="1C94C4"/>
      <w:sz w:val="24"/>
      <w:szCs w:val="24"/>
    </w:rPr>
  </w:style>
  <w:style w:type="paragraph" w:customStyle="1" w:styleId="ui-state-hover1">
    <w:name w:val="ui-state-hover1"/>
    <w:basedOn w:val="Normal"/>
    <w:rsid w:val="00C80421"/>
    <w:pPr>
      <w:pBdr>
        <w:top w:val="single" w:sz="6" w:space="0" w:color="FBCB09"/>
        <w:left w:val="single" w:sz="6" w:space="0" w:color="FBCB09"/>
        <w:bottom w:val="single" w:sz="6" w:space="0" w:color="FBCB09"/>
        <w:right w:val="single" w:sz="6" w:space="0" w:color="FBCB09"/>
      </w:pBdr>
      <w:shd w:val="clear" w:color="auto" w:fill="FDF5CE"/>
      <w:spacing w:before="100" w:beforeAutospacing="1" w:after="210" w:line="240" w:lineRule="auto"/>
    </w:pPr>
    <w:rPr>
      <w:rFonts w:eastAsia="Times New Roman" w:cs="Times New Roman"/>
      <w:b/>
      <w:bCs/>
      <w:color w:val="C77405"/>
      <w:sz w:val="24"/>
      <w:szCs w:val="24"/>
    </w:rPr>
  </w:style>
  <w:style w:type="paragraph" w:customStyle="1" w:styleId="ui-state-hover2">
    <w:name w:val="ui-state-hover2"/>
    <w:basedOn w:val="Normal"/>
    <w:rsid w:val="00C80421"/>
    <w:pPr>
      <w:pBdr>
        <w:top w:val="single" w:sz="6" w:space="0" w:color="FBCB09"/>
        <w:left w:val="single" w:sz="6" w:space="0" w:color="FBCB09"/>
        <w:bottom w:val="single" w:sz="6" w:space="0" w:color="FBCB09"/>
        <w:right w:val="single" w:sz="6" w:space="0" w:color="FBCB09"/>
      </w:pBdr>
      <w:shd w:val="clear" w:color="auto" w:fill="FDF5CE"/>
      <w:spacing w:before="100" w:beforeAutospacing="1" w:after="210" w:line="240" w:lineRule="auto"/>
    </w:pPr>
    <w:rPr>
      <w:rFonts w:eastAsia="Times New Roman" w:cs="Times New Roman"/>
      <w:b/>
      <w:bCs/>
      <w:color w:val="C77405"/>
      <w:sz w:val="24"/>
      <w:szCs w:val="24"/>
    </w:rPr>
  </w:style>
  <w:style w:type="paragraph" w:customStyle="1" w:styleId="ui-state-focus1">
    <w:name w:val="ui-state-focus1"/>
    <w:basedOn w:val="Normal"/>
    <w:rsid w:val="00C80421"/>
    <w:pPr>
      <w:pBdr>
        <w:top w:val="single" w:sz="6" w:space="0" w:color="FBCB09"/>
        <w:left w:val="single" w:sz="6" w:space="0" w:color="FBCB09"/>
        <w:bottom w:val="single" w:sz="6" w:space="0" w:color="FBCB09"/>
        <w:right w:val="single" w:sz="6" w:space="0" w:color="FBCB09"/>
      </w:pBdr>
      <w:shd w:val="clear" w:color="auto" w:fill="FDF5CE"/>
      <w:spacing w:before="100" w:beforeAutospacing="1" w:after="210" w:line="240" w:lineRule="auto"/>
    </w:pPr>
    <w:rPr>
      <w:rFonts w:eastAsia="Times New Roman" w:cs="Times New Roman"/>
      <w:b/>
      <w:bCs/>
      <w:color w:val="C77405"/>
      <w:sz w:val="24"/>
      <w:szCs w:val="24"/>
    </w:rPr>
  </w:style>
  <w:style w:type="paragraph" w:customStyle="1" w:styleId="ui-state-focus2">
    <w:name w:val="ui-state-focus2"/>
    <w:basedOn w:val="Normal"/>
    <w:rsid w:val="00C80421"/>
    <w:pPr>
      <w:pBdr>
        <w:top w:val="single" w:sz="6" w:space="0" w:color="FBCB09"/>
        <w:left w:val="single" w:sz="6" w:space="0" w:color="FBCB09"/>
        <w:bottom w:val="single" w:sz="6" w:space="0" w:color="FBCB09"/>
        <w:right w:val="single" w:sz="6" w:space="0" w:color="FBCB09"/>
      </w:pBdr>
      <w:shd w:val="clear" w:color="auto" w:fill="FDF5CE"/>
      <w:spacing w:before="100" w:beforeAutospacing="1" w:after="210" w:line="240" w:lineRule="auto"/>
    </w:pPr>
    <w:rPr>
      <w:rFonts w:eastAsia="Times New Roman" w:cs="Times New Roman"/>
      <w:b/>
      <w:bCs/>
      <w:color w:val="C77405"/>
      <w:sz w:val="24"/>
      <w:szCs w:val="24"/>
    </w:rPr>
  </w:style>
  <w:style w:type="paragraph" w:customStyle="1" w:styleId="ui-state-active1">
    <w:name w:val="ui-state-active1"/>
    <w:basedOn w:val="Normal"/>
    <w:rsid w:val="00C80421"/>
    <w:pPr>
      <w:pBdr>
        <w:top w:val="single" w:sz="6" w:space="0" w:color="FBD850"/>
        <w:left w:val="single" w:sz="6" w:space="0" w:color="FBD850"/>
        <w:bottom w:val="single" w:sz="6" w:space="0" w:color="FBD850"/>
        <w:right w:val="single" w:sz="6" w:space="0" w:color="FBD850"/>
      </w:pBdr>
      <w:shd w:val="clear" w:color="auto" w:fill="FFFFFF"/>
      <w:spacing w:before="100" w:beforeAutospacing="1" w:after="210" w:line="240" w:lineRule="auto"/>
    </w:pPr>
    <w:rPr>
      <w:rFonts w:eastAsia="Times New Roman" w:cs="Times New Roman"/>
      <w:b/>
      <w:bCs/>
      <w:color w:val="EB8F00"/>
      <w:sz w:val="24"/>
      <w:szCs w:val="24"/>
    </w:rPr>
  </w:style>
  <w:style w:type="paragraph" w:customStyle="1" w:styleId="ui-state-active2">
    <w:name w:val="ui-state-active2"/>
    <w:basedOn w:val="Normal"/>
    <w:rsid w:val="00C80421"/>
    <w:pPr>
      <w:pBdr>
        <w:top w:val="single" w:sz="6" w:space="0" w:color="FBD850"/>
        <w:left w:val="single" w:sz="6" w:space="0" w:color="FBD850"/>
        <w:bottom w:val="single" w:sz="6" w:space="0" w:color="FBD850"/>
        <w:right w:val="single" w:sz="6" w:space="0" w:color="FBD850"/>
      </w:pBdr>
      <w:shd w:val="clear" w:color="auto" w:fill="FFFFFF"/>
      <w:spacing w:before="100" w:beforeAutospacing="1" w:after="210" w:line="240" w:lineRule="auto"/>
    </w:pPr>
    <w:rPr>
      <w:rFonts w:eastAsia="Times New Roman" w:cs="Times New Roman"/>
      <w:b/>
      <w:bCs/>
      <w:color w:val="EB8F00"/>
      <w:sz w:val="24"/>
      <w:szCs w:val="24"/>
    </w:rPr>
  </w:style>
  <w:style w:type="paragraph" w:customStyle="1" w:styleId="ui-state-highlight1">
    <w:name w:val="ui-state-highlight1"/>
    <w:basedOn w:val="Normal"/>
    <w:rsid w:val="00C80421"/>
    <w:pPr>
      <w:pBdr>
        <w:top w:val="single" w:sz="6" w:space="0" w:color="FED22F"/>
        <w:left w:val="single" w:sz="6" w:space="0" w:color="FED22F"/>
        <w:bottom w:val="single" w:sz="6" w:space="0" w:color="FED22F"/>
        <w:right w:val="single" w:sz="6" w:space="0" w:color="FED22F"/>
      </w:pBdr>
      <w:spacing w:before="100" w:beforeAutospacing="1" w:after="210" w:line="240" w:lineRule="auto"/>
    </w:pPr>
    <w:rPr>
      <w:rFonts w:eastAsia="Times New Roman" w:cs="Times New Roman"/>
      <w:color w:val="363636"/>
      <w:sz w:val="24"/>
      <w:szCs w:val="24"/>
    </w:rPr>
  </w:style>
  <w:style w:type="paragraph" w:customStyle="1" w:styleId="ui-state-highlight2">
    <w:name w:val="ui-state-highlight2"/>
    <w:basedOn w:val="Normal"/>
    <w:rsid w:val="00C80421"/>
    <w:pPr>
      <w:pBdr>
        <w:top w:val="single" w:sz="6" w:space="0" w:color="FED22F"/>
        <w:left w:val="single" w:sz="6" w:space="0" w:color="FED22F"/>
        <w:bottom w:val="single" w:sz="6" w:space="0" w:color="FED22F"/>
        <w:right w:val="single" w:sz="6" w:space="0" w:color="FED22F"/>
      </w:pBdr>
      <w:spacing w:before="100" w:beforeAutospacing="1" w:after="210" w:line="240" w:lineRule="auto"/>
    </w:pPr>
    <w:rPr>
      <w:rFonts w:eastAsia="Times New Roman" w:cs="Times New Roman"/>
      <w:color w:val="363636"/>
      <w:sz w:val="24"/>
      <w:szCs w:val="24"/>
    </w:rPr>
  </w:style>
  <w:style w:type="paragraph" w:customStyle="1" w:styleId="ui-state-error1">
    <w:name w:val="ui-state-error1"/>
    <w:basedOn w:val="Normal"/>
    <w:rsid w:val="00C80421"/>
    <w:pPr>
      <w:pBdr>
        <w:top w:val="single" w:sz="6" w:space="0" w:color="CD0A0A"/>
        <w:left w:val="single" w:sz="6" w:space="0" w:color="CD0A0A"/>
        <w:bottom w:val="single" w:sz="6" w:space="0" w:color="CD0A0A"/>
        <w:right w:val="single" w:sz="6" w:space="0" w:color="CD0A0A"/>
      </w:pBdr>
      <w:shd w:val="clear" w:color="auto" w:fill="B81900"/>
      <w:spacing w:before="100" w:beforeAutospacing="1" w:after="210" w:line="240" w:lineRule="auto"/>
    </w:pPr>
    <w:rPr>
      <w:rFonts w:eastAsia="Times New Roman" w:cs="Times New Roman"/>
      <w:color w:val="FFFFFF"/>
      <w:sz w:val="24"/>
      <w:szCs w:val="24"/>
    </w:rPr>
  </w:style>
  <w:style w:type="paragraph" w:customStyle="1" w:styleId="ui-state-error2">
    <w:name w:val="ui-state-error2"/>
    <w:basedOn w:val="Normal"/>
    <w:rsid w:val="00C80421"/>
    <w:pPr>
      <w:pBdr>
        <w:top w:val="single" w:sz="6" w:space="0" w:color="CD0A0A"/>
        <w:left w:val="single" w:sz="6" w:space="0" w:color="CD0A0A"/>
        <w:bottom w:val="single" w:sz="6" w:space="0" w:color="CD0A0A"/>
        <w:right w:val="single" w:sz="6" w:space="0" w:color="CD0A0A"/>
      </w:pBdr>
      <w:shd w:val="clear" w:color="auto" w:fill="B81900"/>
      <w:spacing w:before="100" w:beforeAutospacing="1" w:after="210" w:line="240" w:lineRule="auto"/>
    </w:pPr>
    <w:rPr>
      <w:rFonts w:eastAsia="Times New Roman" w:cs="Times New Roman"/>
      <w:color w:val="FFFFFF"/>
      <w:sz w:val="24"/>
      <w:szCs w:val="24"/>
    </w:rPr>
  </w:style>
  <w:style w:type="paragraph" w:customStyle="1" w:styleId="ui-state-error-text1">
    <w:name w:val="ui-state-error-text1"/>
    <w:basedOn w:val="Normal"/>
    <w:rsid w:val="00C80421"/>
    <w:pPr>
      <w:spacing w:before="100" w:beforeAutospacing="1" w:after="210" w:line="240" w:lineRule="auto"/>
    </w:pPr>
    <w:rPr>
      <w:rFonts w:eastAsia="Times New Roman" w:cs="Times New Roman"/>
      <w:color w:val="FFFFFF"/>
      <w:sz w:val="24"/>
      <w:szCs w:val="24"/>
    </w:rPr>
  </w:style>
  <w:style w:type="paragraph" w:customStyle="1" w:styleId="ui-state-error-text2">
    <w:name w:val="ui-state-error-text2"/>
    <w:basedOn w:val="Normal"/>
    <w:rsid w:val="00C80421"/>
    <w:pPr>
      <w:spacing w:before="100" w:beforeAutospacing="1" w:after="210" w:line="240" w:lineRule="auto"/>
    </w:pPr>
    <w:rPr>
      <w:rFonts w:eastAsia="Times New Roman" w:cs="Times New Roman"/>
      <w:color w:val="FFFFFF"/>
      <w:sz w:val="24"/>
      <w:szCs w:val="24"/>
    </w:rPr>
  </w:style>
  <w:style w:type="paragraph" w:customStyle="1" w:styleId="ui-priority-primary1">
    <w:name w:val="ui-priority-primary1"/>
    <w:basedOn w:val="Normal"/>
    <w:rsid w:val="00C80421"/>
    <w:pPr>
      <w:spacing w:before="100" w:beforeAutospacing="1" w:after="210" w:line="240" w:lineRule="auto"/>
    </w:pPr>
    <w:rPr>
      <w:rFonts w:eastAsia="Times New Roman" w:cs="Times New Roman"/>
      <w:b/>
      <w:bCs/>
      <w:sz w:val="24"/>
      <w:szCs w:val="24"/>
    </w:rPr>
  </w:style>
  <w:style w:type="paragraph" w:customStyle="1" w:styleId="ui-priority-primary2">
    <w:name w:val="ui-priority-primary2"/>
    <w:basedOn w:val="Normal"/>
    <w:rsid w:val="00C80421"/>
    <w:pPr>
      <w:spacing w:before="100" w:beforeAutospacing="1" w:after="210" w:line="240" w:lineRule="auto"/>
    </w:pPr>
    <w:rPr>
      <w:rFonts w:eastAsia="Times New Roman" w:cs="Times New Roman"/>
      <w:b/>
      <w:bCs/>
      <w:sz w:val="24"/>
      <w:szCs w:val="24"/>
    </w:rPr>
  </w:style>
  <w:style w:type="paragraph" w:customStyle="1" w:styleId="ui-priority-secondary1">
    <w:name w:val="ui-priority-secondary1"/>
    <w:basedOn w:val="Normal"/>
    <w:rsid w:val="00C80421"/>
    <w:pPr>
      <w:spacing w:before="100" w:beforeAutospacing="1" w:after="210" w:line="240" w:lineRule="auto"/>
    </w:pPr>
    <w:rPr>
      <w:rFonts w:eastAsia="Times New Roman" w:cs="Times New Roman"/>
      <w:sz w:val="24"/>
      <w:szCs w:val="24"/>
    </w:rPr>
  </w:style>
  <w:style w:type="paragraph" w:customStyle="1" w:styleId="ui-priority-secondary2">
    <w:name w:val="ui-priority-secondary2"/>
    <w:basedOn w:val="Normal"/>
    <w:rsid w:val="00C80421"/>
    <w:pPr>
      <w:spacing w:before="100" w:beforeAutospacing="1" w:after="210" w:line="240" w:lineRule="auto"/>
    </w:pPr>
    <w:rPr>
      <w:rFonts w:eastAsia="Times New Roman" w:cs="Times New Roman"/>
      <w:sz w:val="24"/>
      <w:szCs w:val="24"/>
    </w:rPr>
  </w:style>
  <w:style w:type="paragraph" w:customStyle="1" w:styleId="ui-state-disabled1">
    <w:name w:val="ui-state-disabled1"/>
    <w:basedOn w:val="Normal"/>
    <w:rsid w:val="00C80421"/>
    <w:pPr>
      <w:spacing w:before="100" w:beforeAutospacing="1" w:after="210" w:line="240" w:lineRule="auto"/>
    </w:pPr>
    <w:rPr>
      <w:rFonts w:eastAsia="Times New Roman" w:cs="Times New Roman"/>
      <w:sz w:val="24"/>
      <w:szCs w:val="24"/>
    </w:rPr>
  </w:style>
  <w:style w:type="paragraph" w:customStyle="1" w:styleId="ui-state-disabled2">
    <w:name w:val="ui-state-disabled2"/>
    <w:basedOn w:val="Normal"/>
    <w:rsid w:val="00C80421"/>
    <w:pPr>
      <w:spacing w:before="100" w:beforeAutospacing="1" w:after="210" w:line="240" w:lineRule="auto"/>
    </w:pPr>
    <w:rPr>
      <w:rFonts w:eastAsia="Times New Roman" w:cs="Times New Roman"/>
      <w:sz w:val="24"/>
      <w:szCs w:val="24"/>
    </w:rPr>
  </w:style>
  <w:style w:type="paragraph" w:customStyle="1" w:styleId="ui-icon1">
    <w:name w:val="ui-icon1"/>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icon2">
    <w:name w:val="ui-icon2"/>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icon3">
    <w:name w:val="ui-icon3"/>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icon4">
    <w:name w:val="ui-icon4"/>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icon5">
    <w:name w:val="ui-icon5"/>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icon6">
    <w:name w:val="ui-icon6"/>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icon7">
    <w:name w:val="ui-icon7"/>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icon8">
    <w:name w:val="ui-icon8"/>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ui-icon9">
    <w:name w:val="ui-icon9"/>
    <w:basedOn w:val="Normal"/>
    <w:rsid w:val="00C80421"/>
    <w:pPr>
      <w:spacing w:before="100" w:beforeAutospacing="1" w:after="210" w:line="240" w:lineRule="auto"/>
      <w:ind w:firstLine="7343"/>
    </w:pPr>
    <w:rPr>
      <w:rFonts w:eastAsia="Times New Roman" w:cs="Times New Roman"/>
      <w:sz w:val="24"/>
      <w:szCs w:val="24"/>
    </w:rPr>
  </w:style>
  <w:style w:type="paragraph" w:customStyle="1" w:styleId="wa-resourceblock1">
    <w:name w:val="wa-resourceblock1"/>
    <w:basedOn w:val="Normal"/>
    <w:rsid w:val="00C80421"/>
    <w:pPr>
      <w:shd w:val="clear" w:color="auto" w:fill="3E3D4D"/>
      <w:spacing w:before="100" w:beforeAutospacing="1" w:line="360" w:lineRule="atLeast"/>
      <w:ind w:left="300"/>
    </w:pPr>
    <w:rPr>
      <w:rFonts w:ascii="wf_segoe-ui_normal" w:eastAsia="Times New Roman" w:hAnsi="wf_segoe-ui_normal" w:cs="Times New Roman"/>
      <w:color w:val="FFFFFF"/>
      <w:szCs w:val="21"/>
    </w:rPr>
  </w:style>
  <w:style w:type="paragraph" w:customStyle="1" w:styleId="wa-resourceblock-header1">
    <w:name w:val="wa-resourceblock-header1"/>
    <w:basedOn w:val="Normal"/>
    <w:rsid w:val="00C80421"/>
    <w:pPr>
      <w:spacing w:before="100" w:beforeAutospacing="1" w:after="180" w:line="288" w:lineRule="atLeast"/>
    </w:pPr>
    <w:rPr>
      <w:rFonts w:ascii="wf_segoe-ui_normal" w:eastAsia="Times New Roman" w:hAnsi="wf_segoe-ui_normal" w:cs="Times New Roman"/>
      <w:color w:val="FFFFFF"/>
      <w:sz w:val="30"/>
      <w:szCs w:val="30"/>
    </w:rPr>
  </w:style>
  <w:style w:type="paragraph" w:customStyle="1" w:styleId="wa-resourceblock2">
    <w:name w:val="wa-resourceblock2"/>
    <w:basedOn w:val="Normal"/>
    <w:rsid w:val="00C80421"/>
    <w:pPr>
      <w:shd w:val="clear" w:color="auto" w:fill="969696"/>
      <w:spacing w:before="100" w:beforeAutospacing="1" w:line="360" w:lineRule="atLeast"/>
      <w:ind w:left="300"/>
    </w:pPr>
    <w:rPr>
      <w:rFonts w:ascii="wf_segoe-ui_normal" w:eastAsia="Times New Roman" w:hAnsi="wf_segoe-ui_normal" w:cs="Times New Roman"/>
      <w:color w:val="FFFFFF"/>
      <w:szCs w:val="21"/>
    </w:rPr>
  </w:style>
  <w:style w:type="paragraph" w:customStyle="1" w:styleId="wa-box1">
    <w:name w:val="wa-box1"/>
    <w:basedOn w:val="Normal"/>
    <w:rsid w:val="00C80421"/>
    <w:pPr>
      <w:shd w:val="clear" w:color="auto" w:fill="3E3D4D"/>
      <w:spacing w:before="100" w:beforeAutospacing="1" w:after="210" w:line="240" w:lineRule="auto"/>
    </w:pPr>
    <w:rPr>
      <w:rFonts w:eastAsia="Times New Roman" w:cs="Times New Roman"/>
      <w:color w:val="FFFFFF"/>
      <w:sz w:val="24"/>
      <w:szCs w:val="24"/>
    </w:rPr>
  </w:style>
  <w:style w:type="paragraph" w:customStyle="1" w:styleId="wa-box2">
    <w:name w:val="wa-box2"/>
    <w:basedOn w:val="Normal"/>
    <w:rsid w:val="00C80421"/>
    <w:pPr>
      <w:shd w:val="clear" w:color="auto" w:fill="7FBA00"/>
      <w:spacing w:before="100" w:beforeAutospacing="1" w:after="210" w:line="240" w:lineRule="auto"/>
    </w:pPr>
    <w:rPr>
      <w:rFonts w:eastAsia="Times New Roman" w:cs="Times New Roman"/>
      <w:color w:val="FFFFFF"/>
      <w:sz w:val="24"/>
      <w:szCs w:val="24"/>
    </w:rPr>
  </w:style>
  <w:style w:type="paragraph" w:customStyle="1" w:styleId="wa-box-active1">
    <w:name w:val="wa-box-active1"/>
    <w:basedOn w:val="Normal"/>
    <w:rsid w:val="00C80421"/>
    <w:pPr>
      <w:shd w:val="clear" w:color="auto" w:fill="7FBA00"/>
      <w:spacing w:before="100" w:beforeAutospacing="1" w:after="210" w:line="240" w:lineRule="auto"/>
    </w:pPr>
    <w:rPr>
      <w:rFonts w:eastAsia="Times New Roman" w:cs="Times New Roman"/>
      <w:sz w:val="24"/>
      <w:szCs w:val="24"/>
    </w:rPr>
  </w:style>
  <w:style w:type="paragraph" w:customStyle="1" w:styleId="wa-box-disabled1">
    <w:name w:val="wa-box-disabled1"/>
    <w:basedOn w:val="Normal"/>
    <w:rsid w:val="00C80421"/>
    <w:pPr>
      <w:shd w:val="clear" w:color="auto" w:fill="0072C6"/>
      <w:spacing w:before="100" w:beforeAutospacing="1" w:after="210" w:line="240" w:lineRule="auto"/>
    </w:pPr>
    <w:rPr>
      <w:rFonts w:eastAsia="Times New Roman" w:cs="Times New Roman"/>
      <w:sz w:val="24"/>
      <w:szCs w:val="24"/>
    </w:rPr>
  </w:style>
  <w:style w:type="paragraph" w:customStyle="1" w:styleId="wa-box-disabled2">
    <w:name w:val="wa-box-disabled2"/>
    <w:basedOn w:val="Normal"/>
    <w:rsid w:val="00C80421"/>
    <w:pPr>
      <w:shd w:val="clear" w:color="auto" w:fill="0072C6"/>
      <w:spacing w:before="100" w:beforeAutospacing="1" w:after="210" w:line="240" w:lineRule="auto"/>
    </w:pPr>
    <w:rPr>
      <w:rFonts w:eastAsia="Times New Roman" w:cs="Times New Roman"/>
      <w:color w:val="FFFFFF"/>
      <w:sz w:val="24"/>
      <w:szCs w:val="24"/>
    </w:rPr>
  </w:style>
  <w:style w:type="paragraph" w:customStyle="1" w:styleId="wa-checkboxlist-title1">
    <w:name w:val="wa-checkboxlist-title1"/>
    <w:basedOn w:val="Normal"/>
    <w:rsid w:val="00C80421"/>
    <w:pPr>
      <w:spacing w:before="100" w:beforeAutospacing="1" w:after="210" w:line="240" w:lineRule="auto"/>
    </w:pPr>
    <w:rPr>
      <w:rFonts w:eastAsia="Times New Roman" w:cs="Times New Roman"/>
      <w:caps/>
      <w:sz w:val="24"/>
      <w:szCs w:val="24"/>
    </w:rPr>
  </w:style>
  <w:style w:type="paragraph" w:customStyle="1" w:styleId="wa-checkbox1">
    <w:name w:val="wa-checkbox1"/>
    <w:basedOn w:val="Normal"/>
    <w:rsid w:val="00C80421"/>
    <w:pPr>
      <w:spacing w:before="100" w:beforeAutospacing="1" w:after="210" w:line="240" w:lineRule="auto"/>
    </w:pPr>
    <w:rPr>
      <w:rFonts w:eastAsia="Times New Roman" w:cs="Times New Roman"/>
      <w:sz w:val="24"/>
      <w:szCs w:val="24"/>
    </w:rPr>
  </w:style>
  <w:style w:type="paragraph" w:customStyle="1" w:styleId="wa-dropdown1">
    <w:name w:val="wa-dropdown1"/>
    <w:basedOn w:val="Normal"/>
    <w:rsid w:val="00C80421"/>
    <w:pPr>
      <w:spacing w:before="100" w:beforeAutospacing="1" w:after="210" w:line="240" w:lineRule="auto"/>
    </w:pPr>
    <w:rPr>
      <w:rFonts w:eastAsia="Times New Roman" w:cs="Times New Roman"/>
      <w:szCs w:val="21"/>
    </w:rPr>
  </w:style>
  <w:style w:type="paragraph" w:customStyle="1" w:styleId="wa-dropdown-value1">
    <w:name w:val="wa-dropdown-value1"/>
    <w:basedOn w:val="Normal"/>
    <w:rsid w:val="00C80421"/>
    <w:pPr>
      <w:spacing w:before="100" w:beforeAutospacing="1" w:after="210" w:line="375" w:lineRule="atLeast"/>
      <w:textAlignment w:val="center"/>
    </w:pPr>
    <w:rPr>
      <w:rFonts w:eastAsia="Times New Roman" w:cs="Times New Roman"/>
      <w:sz w:val="24"/>
      <w:szCs w:val="24"/>
    </w:rPr>
  </w:style>
  <w:style w:type="paragraph" w:customStyle="1" w:styleId="wa-dropdown-arrow1">
    <w:name w:val="wa-dropdown-arrow1"/>
    <w:basedOn w:val="Normal"/>
    <w:rsid w:val="00C80421"/>
    <w:pPr>
      <w:spacing w:before="100" w:beforeAutospacing="1" w:after="210" w:line="240" w:lineRule="auto"/>
      <w:textAlignment w:val="center"/>
    </w:pPr>
    <w:rPr>
      <w:rFonts w:eastAsia="Times New Roman" w:cs="Times New Roman"/>
      <w:sz w:val="2"/>
      <w:szCs w:val="2"/>
    </w:rPr>
  </w:style>
  <w:style w:type="paragraph" w:customStyle="1" w:styleId="wa-faq-answer1">
    <w:name w:val="wa-faq-answer1"/>
    <w:basedOn w:val="Normal"/>
    <w:rsid w:val="00C80421"/>
    <w:pPr>
      <w:spacing w:before="100" w:beforeAutospacing="1" w:after="210" w:line="240" w:lineRule="auto"/>
    </w:pPr>
    <w:rPr>
      <w:rFonts w:eastAsia="Times New Roman" w:cs="Times New Roman"/>
      <w:vanish/>
      <w:sz w:val="24"/>
      <w:szCs w:val="24"/>
    </w:rPr>
  </w:style>
  <w:style w:type="paragraph" w:customStyle="1" w:styleId="wa-faq-answer2">
    <w:name w:val="wa-faq-answer2"/>
    <w:basedOn w:val="Normal"/>
    <w:rsid w:val="00C80421"/>
    <w:pPr>
      <w:spacing w:before="100" w:beforeAutospacing="1" w:after="210" w:line="240" w:lineRule="auto"/>
    </w:pPr>
    <w:rPr>
      <w:rFonts w:eastAsia="Times New Roman" w:cs="Times New Roman"/>
      <w:sz w:val="24"/>
      <w:szCs w:val="24"/>
    </w:rPr>
  </w:style>
  <w:style w:type="paragraph" w:customStyle="1" w:styleId="wa-step-legend1">
    <w:name w:val="wa-step-legend1"/>
    <w:basedOn w:val="Normal"/>
    <w:rsid w:val="00C80421"/>
    <w:pPr>
      <w:spacing w:line="240" w:lineRule="auto"/>
    </w:pPr>
    <w:rPr>
      <w:rFonts w:eastAsia="Times New Roman" w:cs="Times New Roman"/>
      <w:sz w:val="24"/>
      <w:szCs w:val="24"/>
    </w:rPr>
  </w:style>
  <w:style w:type="paragraph" w:customStyle="1" w:styleId="wa-step-next1">
    <w:name w:val="wa-step-next1"/>
    <w:basedOn w:val="Normal"/>
    <w:rsid w:val="00C80421"/>
    <w:pPr>
      <w:spacing w:before="100" w:beforeAutospacing="1" w:after="210" w:line="240" w:lineRule="auto"/>
    </w:pPr>
    <w:rPr>
      <w:rFonts w:eastAsia="Times New Roman" w:cs="Times New Roman"/>
      <w:sz w:val="24"/>
      <w:szCs w:val="24"/>
    </w:rPr>
  </w:style>
  <w:style w:type="paragraph" w:customStyle="1" w:styleId="wa-step-prev1">
    <w:name w:val="wa-step-prev1"/>
    <w:basedOn w:val="Normal"/>
    <w:rsid w:val="00C80421"/>
    <w:pPr>
      <w:spacing w:before="100" w:beforeAutospacing="1" w:after="210" w:line="240" w:lineRule="auto"/>
    </w:pPr>
    <w:rPr>
      <w:rFonts w:eastAsia="Times New Roman" w:cs="Times New Roman"/>
      <w:sz w:val="24"/>
      <w:szCs w:val="24"/>
    </w:rPr>
  </w:style>
  <w:style w:type="paragraph" w:customStyle="1" w:styleId="wa-steps-grid1">
    <w:name w:val="wa-steps-grid1"/>
    <w:basedOn w:val="Normal"/>
    <w:rsid w:val="00C80421"/>
    <w:pPr>
      <w:spacing w:line="240" w:lineRule="auto"/>
      <w:ind w:left="-150"/>
    </w:pPr>
    <w:rPr>
      <w:rFonts w:eastAsia="Times New Roman" w:cs="Times New Roman"/>
      <w:sz w:val="24"/>
      <w:szCs w:val="24"/>
    </w:rPr>
  </w:style>
  <w:style w:type="paragraph" w:customStyle="1" w:styleId="wa-toggle-value1">
    <w:name w:val="wa-toggle-value1"/>
    <w:basedOn w:val="Normal"/>
    <w:rsid w:val="00C80421"/>
    <w:pPr>
      <w:shd w:val="clear" w:color="auto" w:fill="969696"/>
      <w:spacing w:line="240" w:lineRule="auto"/>
      <w:jc w:val="center"/>
    </w:pPr>
    <w:rPr>
      <w:rFonts w:eastAsia="Times New Roman" w:cs="Times New Roman"/>
      <w:color w:val="FFFFFF"/>
      <w:sz w:val="18"/>
      <w:szCs w:val="18"/>
    </w:rPr>
  </w:style>
  <w:style w:type="paragraph" w:customStyle="1" w:styleId="wa-toggle-active1">
    <w:name w:val="wa-toggle-active1"/>
    <w:basedOn w:val="Normal"/>
    <w:rsid w:val="00C80421"/>
    <w:pPr>
      <w:shd w:val="clear" w:color="auto" w:fill="00BCF2"/>
      <w:spacing w:before="100" w:beforeAutospacing="1" w:after="210" w:line="240" w:lineRule="auto"/>
    </w:pPr>
    <w:rPr>
      <w:rFonts w:eastAsia="Times New Roman" w:cs="Times New Roman"/>
      <w:sz w:val="24"/>
      <w:szCs w:val="24"/>
    </w:rPr>
  </w:style>
  <w:style w:type="paragraph" w:customStyle="1" w:styleId="wa-tab1">
    <w:name w:val="wa-tab1"/>
    <w:basedOn w:val="Normal"/>
    <w:rsid w:val="00C80421"/>
    <w:pPr>
      <w:shd w:val="clear" w:color="auto" w:fill="FFFFFF"/>
      <w:spacing w:before="100" w:beforeAutospacing="1" w:after="210" w:line="600" w:lineRule="atLeast"/>
      <w:jc w:val="center"/>
    </w:pPr>
    <w:rPr>
      <w:rFonts w:eastAsia="Times New Roman" w:cs="Times New Roman"/>
      <w:color w:val="505050"/>
      <w:sz w:val="24"/>
      <w:szCs w:val="24"/>
    </w:rPr>
  </w:style>
  <w:style w:type="paragraph" w:customStyle="1" w:styleId="wa-tab2">
    <w:name w:val="wa-tab2"/>
    <w:basedOn w:val="Normal"/>
    <w:rsid w:val="00C80421"/>
    <w:pPr>
      <w:shd w:val="clear" w:color="auto" w:fill="0072C6"/>
      <w:spacing w:before="100" w:beforeAutospacing="1" w:after="210" w:line="600" w:lineRule="atLeast"/>
      <w:jc w:val="center"/>
    </w:pPr>
    <w:rPr>
      <w:rFonts w:eastAsia="Times New Roman" w:cs="Times New Roman"/>
      <w:color w:val="FFFFFF"/>
      <w:sz w:val="24"/>
      <w:szCs w:val="24"/>
    </w:rPr>
  </w:style>
  <w:style w:type="paragraph" w:customStyle="1" w:styleId="wa-tab-active1">
    <w:name w:val="wa-tab-active1"/>
    <w:basedOn w:val="Normal"/>
    <w:rsid w:val="00C80421"/>
    <w:pPr>
      <w:shd w:val="clear" w:color="auto" w:fill="00ABEC"/>
      <w:spacing w:before="100" w:beforeAutospacing="1" w:after="210" w:line="240" w:lineRule="auto"/>
    </w:pPr>
    <w:rPr>
      <w:rFonts w:eastAsia="Times New Roman" w:cs="Times New Roman"/>
      <w:color w:val="FFFFFF"/>
      <w:sz w:val="24"/>
      <w:szCs w:val="24"/>
    </w:rPr>
  </w:style>
  <w:style w:type="paragraph" w:customStyle="1" w:styleId="wa-tab-active2">
    <w:name w:val="wa-tab-active2"/>
    <w:basedOn w:val="Normal"/>
    <w:rsid w:val="00C80421"/>
    <w:pPr>
      <w:shd w:val="clear" w:color="auto" w:fill="00ABEC"/>
      <w:spacing w:before="100" w:beforeAutospacing="1" w:after="210" w:line="240" w:lineRule="auto"/>
    </w:pPr>
    <w:rPr>
      <w:rFonts w:eastAsia="Times New Roman" w:cs="Times New Roman"/>
      <w:color w:val="FFFFFF"/>
      <w:sz w:val="24"/>
      <w:szCs w:val="24"/>
    </w:rPr>
  </w:style>
  <w:style w:type="paragraph" w:customStyle="1" w:styleId="wa-tab3">
    <w:name w:val="wa-tab3"/>
    <w:basedOn w:val="Normal"/>
    <w:rsid w:val="00C80421"/>
    <w:pPr>
      <w:shd w:val="clear" w:color="auto" w:fill="DD5900"/>
      <w:spacing w:before="100" w:beforeAutospacing="1" w:after="210" w:line="240" w:lineRule="auto"/>
    </w:pPr>
    <w:rPr>
      <w:rFonts w:eastAsia="Times New Roman" w:cs="Times New Roman"/>
      <w:color w:val="FFFFFF"/>
      <w:sz w:val="24"/>
      <w:szCs w:val="24"/>
    </w:rPr>
  </w:style>
  <w:style w:type="paragraph" w:customStyle="1" w:styleId="wa-tab4">
    <w:name w:val="wa-tab4"/>
    <w:basedOn w:val="Normal"/>
    <w:rsid w:val="00C80421"/>
    <w:pPr>
      <w:shd w:val="clear" w:color="auto" w:fill="FF8C00"/>
      <w:spacing w:before="100" w:beforeAutospacing="1" w:after="210" w:line="240" w:lineRule="auto"/>
    </w:pPr>
    <w:rPr>
      <w:rFonts w:eastAsia="Times New Roman" w:cs="Times New Roman"/>
      <w:color w:val="FFFFFF"/>
      <w:sz w:val="24"/>
      <w:szCs w:val="24"/>
    </w:rPr>
  </w:style>
  <w:style w:type="paragraph" w:customStyle="1" w:styleId="wa-tab-active3">
    <w:name w:val="wa-tab-active3"/>
    <w:basedOn w:val="Normal"/>
    <w:rsid w:val="00C80421"/>
    <w:pPr>
      <w:shd w:val="clear" w:color="auto" w:fill="FFFFFF"/>
      <w:spacing w:before="100" w:beforeAutospacing="1" w:after="210" w:line="240" w:lineRule="auto"/>
    </w:pPr>
    <w:rPr>
      <w:rFonts w:eastAsia="Times New Roman" w:cs="Times New Roman"/>
      <w:color w:val="505050"/>
      <w:sz w:val="24"/>
      <w:szCs w:val="24"/>
    </w:rPr>
  </w:style>
  <w:style w:type="paragraph" w:customStyle="1" w:styleId="wa-tab-active4">
    <w:name w:val="wa-tab-active4"/>
    <w:basedOn w:val="Normal"/>
    <w:rsid w:val="00C80421"/>
    <w:pPr>
      <w:shd w:val="clear" w:color="auto" w:fill="FFFFFF"/>
      <w:spacing w:before="100" w:beforeAutospacing="1" w:after="210" w:line="240" w:lineRule="auto"/>
    </w:pPr>
    <w:rPr>
      <w:rFonts w:eastAsia="Times New Roman" w:cs="Times New Roman"/>
      <w:color w:val="505050"/>
      <w:sz w:val="24"/>
      <w:szCs w:val="24"/>
    </w:rPr>
  </w:style>
  <w:style w:type="paragraph" w:customStyle="1" w:styleId="wa-tab5">
    <w:name w:val="wa-tab5"/>
    <w:basedOn w:val="Normal"/>
    <w:rsid w:val="00C80421"/>
    <w:pPr>
      <w:shd w:val="clear" w:color="auto" w:fill="969696"/>
      <w:spacing w:before="100" w:beforeAutospacing="1" w:after="210" w:line="300" w:lineRule="atLeast"/>
    </w:pPr>
    <w:rPr>
      <w:rFonts w:eastAsia="Times New Roman" w:cs="Times New Roman"/>
      <w:color w:val="FFFFFF"/>
      <w:szCs w:val="21"/>
    </w:rPr>
  </w:style>
  <w:style w:type="paragraph" w:customStyle="1" w:styleId="wa-tab6">
    <w:name w:val="wa-tab6"/>
    <w:basedOn w:val="Normal"/>
    <w:rsid w:val="00C80421"/>
    <w:pPr>
      <w:shd w:val="clear" w:color="auto" w:fill="00ABEC"/>
      <w:spacing w:before="100" w:beforeAutospacing="1" w:after="210" w:line="300" w:lineRule="atLeast"/>
    </w:pPr>
    <w:rPr>
      <w:rFonts w:eastAsia="Times New Roman" w:cs="Times New Roman"/>
      <w:color w:val="FFFFFF"/>
      <w:szCs w:val="21"/>
    </w:rPr>
  </w:style>
  <w:style w:type="paragraph" w:customStyle="1" w:styleId="wa-tab-active5">
    <w:name w:val="wa-tab-active5"/>
    <w:basedOn w:val="Normal"/>
    <w:rsid w:val="00C80421"/>
    <w:pPr>
      <w:shd w:val="clear" w:color="auto" w:fill="00ABEC"/>
      <w:spacing w:before="100" w:beforeAutospacing="1" w:after="210" w:line="240" w:lineRule="auto"/>
    </w:pPr>
    <w:rPr>
      <w:rFonts w:eastAsia="Times New Roman" w:cs="Times New Roman"/>
      <w:sz w:val="24"/>
      <w:szCs w:val="24"/>
    </w:rPr>
  </w:style>
  <w:style w:type="paragraph" w:customStyle="1" w:styleId="wa-tab-active6">
    <w:name w:val="wa-tab-active6"/>
    <w:basedOn w:val="Normal"/>
    <w:rsid w:val="00C80421"/>
    <w:pPr>
      <w:shd w:val="clear" w:color="auto" w:fill="00ABEC"/>
      <w:spacing w:before="100" w:beforeAutospacing="1" w:after="210" w:line="240" w:lineRule="auto"/>
    </w:pPr>
    <w:rPr>
      <w:rFonts w:eastAsia="Times New Roman" w:cs="Times New Roman"/>
      <w:sz w:val="24"/>
      <w:szCs w:val="24"/>
    </w:rPr>
  </w:style>
  <w:style w:type="paragraph" w:customStyle="1" w:styleId="wa-tab7">
    <w:name w:val="wa-tab7"/>
    <w:basedOn w:val="Normal"/>
    <w:rsid w:val="00C80421"/>
    <w:pPr>
      <w:pBdr>
        <w:left w:val="single" w:sz="6" w:space="6" w:color="303030"/>
      </w:pBdr>
      <w:spacing w:before="100" w:beforeAutospacing="1" w:after="210" w:line="300" w:lineRule="atLeast"/>
    </w:pPr>
    <w:rPr>
      <w:rFonts w:eastAsia="Times New Roman" w:cs="Times New Roman"/>
      <w:color w:val="00ABEC"/>
      <w:sz w:val="27"/>
      <w:szCs w:val="27"/>
    </w:rPr>
  </w:style>
  <w:style w:type="paragraph" w:customStyle="1" w:styleId="wa-tab8">
    <w:name w:val="wa-tab8"/>
    <w:basedOn w:val="Normal"/>
    <w:rsid w:val="00C80421"/>
    <w:pPr>
      <w:pBdr>
        <w:left w:val="single" w:sz="6" w:space="6" w:color="303030"/>
      </w:pBdr>
      <w:spacing w:before="100" w:beforeAutospacing="1" w:after="210" w:line="300" w:lineRule="atLeast"/>
    </w:pPr>
    <w:rPr>
      <w:rFonts w:eastAsia="Times New Roman" w:cs="Times New Roman"/>
      <w:color w:val="0072C6"/>
      <w:sz w:val="27"/>
      <w:szCs w:val="27"/>
    </w:rPr>
  </w:style>
  <w:style w:type="paragraph" w:customStyle="1" w:styleId="wa-tab-active7">
    <w:name w:val="wa-tab-active7"/>
    <w:basedOn w:val="Normal"/>
    <w:rsid w:val="00C80421"/>
    <w:pPr>
      <w:spacing w:before="100" w:beforeAutospacing="1" w:after="210" w:line="240" w:lineRule="auto"/>
    </w:pPr>
    <w:rPr>
      <w:rFonts w:eastAsia="Times New Roman" w:cs="Times New Roman"/>
      <w:color w:val="505050"/>
      <w:sz w:val="24"/>
      <w:szCs w:val="24"/>
    </w:rPr>
  </w:style>
  <w:style w:type="paragraph" w:customStyle="1" w:styleId="wa-tab-active8">
    <w:name w:val="wa-tab-active8"/>
    <w:basedOn w:val="Normal"/>
    <w:rsid w:val="00C80421"/>
    <w:pPr>
      <w:spacing w:before="100" w:beforeAutospacing="1" w:after="210" w:line="240" w:lineRule="auto"/>
    </w:pPr>
    <w:rPr>
      <w:rFonts w:eastAsia="Times New Roman" w:cs="Times New Roman"/>
      <w:color w:val="505050"/>
      <w:sz w:val="24"/>
      <w:szCs w:val="24"/>
    </w:rPr>
  </w:style>
  <w:style w:type="paragraph" w:customStyle="1" w:styleId="wa-icon-boxed1">
    <w:name w:val="wa-icon-boxed1"/>
    <w:basedOn w:val="Normal"/>
    <w:rsid w:val="00C80421"/>
    <w:pPr>
      <w:shd w:val="clear" w:color="auto" w:fill="3E3D4D"/>
      <w:spacing w:after="210" w:line="240" w:lineRule="auto"/>
    </w:pPr>
    <w:rPr>
      <w:rFonts w:eastAsia="Times New Roman" w:cs="Times New Roman"/>
      <w:sz w:val="24"/>
      <w:szCs w:val="24"/>
    </w:rPr>
  </w:style>
  <w:style w:type="paragraph" w:customStyle="1" w:styleId="wa-icon-boxed2">
    <w:name w:val="wa-icon-boxed2"/>
    <w:basedOn w:val="Normal"/>
    <w:rsid w:val="00C80421"/>
    <w:pPr>
      <w:shd w:val="clear" w:color="auto" w:fill="3E3D4D"/>
      <w:spacing w:line="288" w:lineRule="atLeast"/>
      <w:textAlignment w:val="center"/>
    </w:pPr>
    <w:rPr>
      <w:rFonts w:ascii="wf_segoe-ui_normal" w:eastAsia="Times New Roman" w:hAnsi="wf_segoe-ui_normal" w:cs="Times New Roman"/>
      <w:color w:val="505050"/>
      <w:sz w:val="27"/>
      <w:szCs w:val="27"/>
    </w:rPr>
  </w:style>
  <w:style w:type="paragraph" w:customStyle="1" w:styleId="wa-icon-boxed3">
    <w:name w:val="wa-icon-boxed3"/>
    <w:basedOn w:val="Normal"/>
    <w:rsid w:val="00C80421"/>
    <w:pPr>
      <w:shd w:val="clear" w:color="auto" w:fill="7FBA00"/>
      <w:spacing w:before="100" w:beforeAutospacing="1" w:after="210" w:line="240" w:lineRule="auto"/>
    </w:pPr>
    <w:rPr>
      <w:rFonts w:eastAsia="Times New Roman" w:cs="Times New Roman"/>
      <w:sz w:val="24"/>
      <w:szCs w:val="24"/>
    </w:rPr>
  </w:style>
  <w:style w:type="paragraph" w:customStyle="1" w:styleId="wa-icon-boxed4">
    <w:name w:val="wa-icon-boxed4"/>
    <w:basedOn w:val="Normal"/>
    <w:rsid w:val="00C80421"/>
    <w:pPr>
      <w:shd w:val="clear" w:color="auto" w:fill="FCD116"/>
      <w:spacing w:before="100" w:beforeAutospacing="1" w:after="210" w:line="240" w:lineRule="auto"/>
    </w:pPr>
    <w:rPr>
      <w:rFonts w:eastAsia="Times New Roman" w:cs="Times New Roman"/>
      <w:sz w:val="24"/>
      <w:szCs w:val="24"/>
    </w:rPr>
  </w:style>
  <w:style w:type="paragraph" w:customStyle="1" w:styleId="wa-icon-boxed5">
    <w:name w:val="wa-icon-boxed5"/>
    <w:basedOn w:val="Normal"/>
    <w:rsid w:val="00C80421"/>
    <w:pPr>
      <w:shd w:val="clear" w:color="auto" w:fill="E81123"/>
      <w:spacing w:before="100" w:beforeAutospacing="1" w:after="210" w:line="240" w:lineRule="auto"/>
    </w:pPr>
    <w:rPr>
      <w:rFonts w:eastAsia="Times New Roman" w:cs="Times New Roman"/>
      <w:sz w:val="24"/>
      <w:szCs w:val="24"/>
    </w:rPr>
  </w:style>
  <w:style w:type="paragraph" w:customStyle="1" w:styleId="wa-text-heading11">
    <w:name w:val="wa-text-heading11"/>
    <w:basedOn w:val="Normal"/>
    <w:rsid w:val="00C80421"/>
    <w:pPr>
      <w:spacing w:before="135" w:after="180" w:line="288" w:lineRule="atLeast"/>
    </w:pPr>
    <w:rPr>
      <w:rFonts w:ascii="wf_segoe-ui_light" w:eastAsia="Times New Roman" w:hAnsi="wf_segoe-ui_light" w:cs="Times New Roman"/>
      <w:color w:val="505050"/>
      <w:sz w:val="54"/>
      <w:szCs w:val="54"/>
    </w:rPr>
  </w:style>
  <w:style w:type="paragraph" w:customStyle="1" w:styleId="wa-text-heading21">
    <w:name w:val="wa-text-heading21"/>
    <w:basedOn w:val="Normal"/>
    <w:rsid w:val="00C80421"/>
    <w:pPr>
      <w:spacing w:before="135" w:after="180" w:line="288" w:lineRule="atLeast"/>
    </w:pPr>
    <w:rPr>
      <w:rFonts w:ascii="wf_segoe-ui_light" w:eastAsia="Times New Roman" w:hAnsi="wf_segoe-ui_light" w:cs="Times New Roman"/>
      <w:color w:val="505050"/>
      <w:sz w:val="45"/>
      <w:szCs w:val="45"/>
    </w:rPr>
  </w:style>
  <w:style w:type="paragraph" w:customStyle="1" w:styleId="wa-text-heading31">
    <w:name w:val="wa-text-heading31"/>
    <w:basedOn w:val="Normal"/>
    <w:rsid w:val="00C80421"/>
    <w:pPr>
      <w:spacing w:before="135" w:after="180" w:line="288" w:lineRule="atLeast"/>
    </w:pPr>
    <w:rPr>
      <w:rFonts w:ascii="wf_segoe-ui_light" w:eastAsia="Times New Roman" w:hAnsi="wf_segoe-ui_light" w:cs="Times New Roman"/>
      <w:color w:val="505050"/>
      <w:sz w:val="36"/>
      <w:szCs w:val="36"/>
    </w:rPr>
  </w:style>
  <w:style w:type="paragraph" w:customStyle="1" w:styleId="wa-text-heading41">
    <w:name w:val="wa-text-heading41"/>
    <w:basedOn w:val="Normal"/>
    <w:rsid w:val="00C80421"/>
    <w:pPr>
      <w:spacing w:before="135" w:after="180" w:line="288" w:lineRule="atLeast"/>
    </w:pPr>
    <w:rPr>
      <w:rFonts w:ascii="wf_segoe-ui_normal" w:eastAsia="Times New Roman" w:hAnsi="wf_segoe-ui_normal" w:cs="Times New Roman"/>
      <w:color w:val="505050"/>
      <w:sz w:val="30"/>
      <w:szCs w:val="30"/>
    </w:rPr>
  </w:style>
  <w:style w:type="paragraph" w:customStyle="1" w:styleId="wa-text-heading51">
    <w:name w:val="wa-text-heading51"/>
    <w:basedOn w:val="Normal"/>
    <w:rsid w:val="00C80421"/>
    <w:pPr>
      <w:spacing w:after="180" w:line="288" w:lineRule="atLeast"/>
    </w:pPr>
    <w:rPr>
      <w:rFonts w:ascii="wf_segoe-ui_normal" w:eastAsia="Times New Roman" w:hAnsi="wf_segoe-ui_normal" w:cs="Times New Roman"/>
      <w:color w:val="505050"/>
      <w:sz w:val="27"/>
      <w:szCs w:val="27"/>
    </w:rPr>
  </w:style>
  <w:style w:type="paragraph" w:customStyle="1" w:styleId="wa-text-heading61">
    <w:name w:val="wa-text-heading61"/>
    <w:basedOn w:val="Normal"/>
    <w:rsid w:val="00C80421"/>
    <w:pPr>
      <w:spacing w:after="180" w:line="288" w:lineRule="atLeast"/>
    </w:pPr>
    <w:rPr>
      <w:rFonts w:ascii="wf_segoe-ui_normal" w:eastAsia="Times New Roman" w:hAnsi="wf_segoe-ui_normal" w:cs="Times New Roman"/>
      <w:color w:val="505050"/>
      <w:sz w:val="24"/>
      <w:szCs w:val="24"/>
    </w:rPr>
  </w:style>
  <w:style w:type="paragraph" w:customStyle="1" w:styleId="wa-headingsuper1">
    <w:name w:val="wa-headingsuper1"/>
    <w:basedOn w:val="Normal"/>
    <w:rsid w:val="00C80421"/>
    <w:pPr>
      <w:spacing w:before="135" w:after="240" w:line="288" w:lineRule="atLeast"/>
    </w:pPr>
    <w:rPr>
      <w:rFonts w:ascii="wf_segoe-ui_light" w:eastAsia="Times New Roman" w:hAnsi="wf_segoe-ui_light" w:cs="Times New Roman"/>
      <w:color w:val="505050"/>
      <w:sz w:val="75"/>
      <w:szCs w:val="75"/>
    </w:rPr>
  </w:style>
  <w:style w:type="paragraph" w:customStyle="1" w:styleId="wa-section-spacervertical1">
    <w:name w:val="wa-section-spacervertical1"/>
    <w:basedOn w:val="Normal"/>
    <w:rsid w:val="00C80421"/>
    <w:pPr>
      <w:spacing w:before="525" w:after="135" w:line="360" w:lineRule="atLeast"/>
    </w:pPr>
    <w:rPr>
      <w:rFonts w:ascii="wf_segoe-ui_normal" w:eastAsia="Times New Roman" w:hAnsi="wf_segoe-ui_normal" w:cs="Times New Roman"/>
      <w:color w:val="505050"/>
      <w:szCs w:val="21"/>
    </w:rPr>
  </w:style>
  <w:style w:type="paragraph" w:customStyle="1" w:styleId="wa-section-spacerhorizontal1">
    <w:name w:val="wa-section-spacerhorizontal1"/>
    <w:basedOn w:val="Normal"/>
    <w:rsid w:val="00C80421"/>
    <w:pPr>
      <w:spacing w:before="135" w:after="135" w:line="360" w:lineRule="atLeast"/>
    </w:pPr>
    <w:rPr>
      <w:rFonts w:ascii="wf_segoe-ui_normal" w:eastAsia="Times New Roman" w:hAnsi="wf_segoe-ui_normal" w:cs="Times New Roman"/>
      <w:color w:val="505050"/>
      <w:szCs w:val="21"/>
    </w:rPr>
  </w:style>
  <w:style w:type="paragraph" w:customStyle="1" w:styleId="wa-section-spacerhorizontal2">
    <w:name w:val="wa-section-spacerhorizontal2"/>
    <w:basedOn w:val="Normal"/>
    <w:rsid w:val="00C80421"/>
    <w:pPr>
      <w:spacing w:before="100" w:beforeAutospacing="1" w:after="210" w:line="240" w:lineRule="auto"/>
      <w:ind w:left="225"/>
    </w:pPr>
    <w:rPr>
      <w:rFonts w:eastAsia="Times New Roman" w:cs="Times New Roman"/>
      <w:sz w:val="24"/>
      <w:szCs w:val="24"/>
    </w:rPr>
  </w:style>
  <w:style w:type="paragraph" w:customStyle="1" w:styleId="wa-section-spacerhorizontal3">
    <w:name w:val="wa-section-spacerhorizontal3"/>
    <w:basedOn w:val="Normal"/>
    <w:rsid w:val="00C80421"/>
    <w:pPr>
      <w:spacing w:before="100" w:beforeAutospacing="1" w:after="210" w:line="240" w:lineRule="auto"/>
    </w:pPr>
    <w:rPr>
      <w:rFonts w:eastAsia="Times New Roman" w:cs="Times New Roman"/>
      <w:sz w:val="24"/>
      <w:szCs w:val="24"/>
    </w:rPr>
  </w:style>
  <w:style w:type="paragraph" w:customStyle="1" w:styleId="app-logo1">
    <w:name w:val="app-logo1"/>
    <w:basedOn w:val="Normal"/>
    <w:rsid w:val="00C80421"/>
    <w:pPr>
      <w:spacing w:before="100" w:beforeAutospacing="1" w:line="240" w:lineRule="auto"/>
    </w:pPr>
    <w:rPr>
      <w:rFonts w:eastAsia="Times New Roman" w:cs="Times New Roman"/>
      <w:sz w:val="24"/>
      <w:szCs w:val="24"/>
    </w:rPr>
  </w:style>
  <w:style w:type="paragraph" w:customStyle="1" w:styleId="wa-customerstorydetail-visual1">
    <w:name w:val="wa-customerstorydetail-visual1"/>
    <w:basedOn w:val="Normal"/>
    <w:rsid w:val="00C80421"/>
    <w:pPr>
      <w:spacing w:after="750" w:line="360" w:lineRule="atLeast"/>
      <w:ind w:left="750"/>
    </w:pPr>
    <w:rPr>
      <w:rFonts w:ascii="wf_segoe-ui_normal" w:eastAsia="Times New Roman" w:hAnsi="wf_segoe-ui_normal" w:cs="Times New Roman"/>
      <w:color w:val="505050"/>
      <w:szCs w:val="21"/>
    </w:rPr>
  </w:style>
  <w:style w:type="paragraph" w:customStyle="1" w:styleId="posted-date1">
    <w:name w:val="posted-date1"/>
    <w:basedOn w:val="Normal"/>
    <w:rsid w:val="00C80421"/>
    <w:pPr>
      <w:pBdr>
        <w:bottom w:val="single" w:sz="6" w:space="15" w:color="DEDEDE"/>
      </w:pBdr>
      <w:spacing w:before="135" w:after="300" w:line="360" w:lineRule="atLeast"/>
    </w:pPr>
    <w:rPr>
      <w:rFonts w:ascii="wf_segoe-ui_normal" w:eastAsia="Times New Roman" w:hAnsi="wf_segoe-ui_normal" w:cs="Times New Roman"/>
      <w:color w:val="505050"/>
      <w:szCs w:val="21"/>
    </w:rPr>
  </w:style>
  <w:style w:type="paragraph" w:customStyle="1" w:styleId="wa-pricingdetail-header1">
    <w:name w:val="wa-pricingdetail-header1"/>
    <w:basedOn w:val="Normal"/>
    <w:rsid w:val="00C80421"/>
    <w:pPr>
      <w:pBdr>
        <w:bottom w:val="single" w:sz="6" w:space="0" w:color="969696"/>
      </w:pBdr>
      <w:spacing w:before="100" w:beforeAutospacing="1" w:after="210" w:line="240" w:lineRule="auto"/>
    </w:pPr>
    <w:rPr>
      <w:rFonts w:eastAsia="Times New Roman" w:cs="Times New Roman"/>
      <w:sz w:val="24"/>
      <w:szCs w:val="24"/>
    </w:rPr>
  </w:style>
  <w:style w:type="paragraph" w:customStyle="1" w:styleId="wa-notification1">
    <w:name w:val="wa-notification1"/>
    <w:basedOn w:val="Normal"/>
    <w:rsid w:val="00C80421"/>
    <w:pPr>
      <w:shd w:val="clear" w:color="auto" w:fill="EEEEEE"/>
      <w:spacing w:before="450" w:after="450" w:line="240" w:lineRule="auto"/>
    </w:pPr>
    <w:rPr>
      <w:rFonts w:eastAsia="Times New Roman" w:cs="Times New Roman"/>
      <w:vanish/>
      <w:sz w:val="24"/>
      <w:szCs w:val="24"/>
    </w:rPr>
  </w:style>
  <w:style w:type="paragraph" w:customStyle="1" w:styleId="commitment-boilerplate1">
    <w:name w:val="commitment-boilerplate1"/>
    <w:basedOn w:val="Normal"/>
    <w:rsid w:val="00C80421"/>
    <w:pPr>
      <w:pBdr>
        <w:top w:val="single" w:sz="6" w:space="0" w:color="969696"/>
      </w:pBdr>
      <w:spacing w:before="100" w:beforeAutospacing="1" w:after="210" w:line="240" w:lineRule="auto"/>
    </w:pPr>
    <w:rPr>
      <w:rFonts w:eastAsia="Times New Roman" w:cs="Times New Roman"/>
      <w:sz w:val="24"/>
      <w:szCs w:val="24"/>
    </w:rPr>
  </w:style>
  <w:style w:type="paragraph" w:customStyle="1" w:styleId="wa-sectionhero1">
    <w:name w:val="wa-sectionhero1"/>
    <w:basedOn w:val="Normal"/>
    <w:rsid w:val="00C80421"/>
    <w:pPr>
      <w:spacing w:before="100" w:beforeAutospacing="1" w:after="210" w:line="240" w:lineRule="auto"/>
    </w:pPr>
    <w:rPr>
      <w:rFonts w:eastAsia="Times New Roman" w:cs="Times New Roman"/>
      <w:sz w:val="24"/>
      <w:szCs w:val="24"/>
    </w:rPr>
  </w:style>
  <w:style w:type="paragraph" w:customStyle="1" w:styleId="wa-tabs1">
    <w:name w:val="wa-tabs1"/>
    <w:basedOn w:val="Normal"/>
    <w:rsid w:val="00C80421"/>
    <w:pPr>
      <w:spacing w:line="240" w:lineRule="auto"/>
      <w:ind w:left="-1350" w:right="-1350"/>
    </w:pPr>
    <w:rPr>
      <w:rFonts w:eastAsia="Times New Roman" w:cs="Times New Roman"/>
      <w:sz w:val="24"/>
      <w:szCs w:val="24"/>
    </w:rPr>
  </w:style>
  <w:style w:type="paragraph" w:customStyle="1" w:styleId="wa-checkboxlist1">
    <w:name w:val="wa-checkboxlist1"/>
    <w:basedOn w:val="Normal"/>
    <w:rsid w:val="00C80421"/>
    <w:pPr>
      <w:spacing w:line="240" w:lineRule="auto"/>
      <w:ind w:right="122"/>
    </w:pPr>
    <w:rPr>
      <w:rFonts w:eastAsia="Times New Roman" w:cs="Times New Roman"/>
      <w:color w:val="FFFFFF"/>
      <w:sz w:val="24"/>
      <w:szCs w:val="24"/>
    </w:rPr>
  </w:style>
  <w:style w:type="paragraph" w:customStyle="1" w:styleId="wa-galleryitem-logo1">
    <w:name w:val="wa-galleryitem-logo1"/>
    <w:basedOn w:val="Normal"/>
    <w:rsid w:val="00C80421"/>
    <w:pPr>
      <w:spacing w:before="100" w:beforeAutospacing="1" w:after="210" w:line="240" w:lineRule="auto"/>
    </w:pPr>
    <w:rPr>
      <w:rFonts w:eastAsia="Times New Roman" w:cs="Times New Roman"/>
      <w:sz w:val="24"/>
      <w:szCs w:val="24"/>
    </w:rPr>
  </w:style>
  <w:style w:type="paragraph" w:customStyle="1" w:styleId="wa-galleryitem-meta1">
    <w:name w:val="wa-galleryitem-meta1"/>
    <w:basedOn w:val="Normal"/>
    <w:rsid w:val="00C80421"/>
    <w:pPr>
      <w:spacing w:before="100" w:beforeAutospacing="1" w:after="210" w:line="195" w:lineRule="atLeast"/>
    </w:pPr>
    <w:rPr>
      <w:rFonts w:eastAsia="Times New Roman" w:cs="Times New Roman"/>
      <w:color w:val="999999"/>
      <w:sz w:val="17"/>
      <w:szCs w:val="17"/>
    </w:rPr>
  </w:style>
  <w:style w:type="paragraph" w:customStyle="1" w:styleId="wa-section-activedirectorylogo1">
    <w:name w:val="wa-section-activedirectorylogo1"/>
    <w:basedOn w:val="Normal"/>
    <w:rsid w:val="00C80421"/>
    <w:pPr>
      <w:spacing w:before="100" w:beforeAutospacing="1" w:after="210" w:line="240" w:lineRule="auto"/>
    </w:pPr>
    <w:rPr>
      <w:rFonts w:eastAsia="Times New Roman" w:cs="Times New Roman"/>
      <w:sz w:val="24"/>
      <w:szCs w:val="24"/>
    </w:rPr>
  </w:style>
  <w:style w:type="paragraph" w:customStyle="1" w:styleId="wa-section-activedirectoryinfo1">
    <w:name w:val="wa-section-activedirectoryinfo1"/>
    <w:basedOn w:val="Normal"/>
    <w:rsid w:val="00C80421"/>
    <w:pPr>
      <w:spacing w:before="100" w:beforeAutospacing="1" w:after="210" w:line="240" w:lineRule="auto"/>
      <w:ind w:left="300"/>
    </w:pPr>
    <w:rPr>
      <w:rFonts w:eastAsia="Times New Roman" w:cs="Times New Roman"/>
      <w:sz w:val="24"/>
      <w:szCs w:val="24"/>
    </w:rPr>
  </w:style>
  <w:style w:type="paragraph" w:customStyle="1" w:styleId="wa-section-activedirectorydetails1">
    <w:name w:val="wa-section-activedirectorydetails1"/>
    <w:basedOn w:val="Normal"/>
    <w:rsid w:val="00C80421"/>
    <w:pPr>
      <w:spacing w:before="300" w:after="210" w:line="240" w:lineRule="auto"/>
    </w:pPr>
    <w:rPr>
      <w:rFonts w:eastAsia="Times New Roman" w:cs="Times New Roman"/>
      <w:sz w:val="24"/>
      <w:szCs w:val="24"/>
    </w:rPr>
  </w:style>
  <w:style w:type="paragraph" w:customStyle="1" w:styleId="wa-tabs2">
    <w:name w:val="wa-tabs2"/>
    <w:basedOn w:val="Normal"/>
    <w:rsid w:val="00C80421"/>
    <w:pPr>
      <w:spacing w:before="750" w:line="240" w:lineRule="auto"/>
      <w:ind w:left="-1350" w:right="-1350"/>
    </w:pPr>
    <w:rPr>
      <w:rFonts w:eastAsia="Times New Roman" w:cs="Times New Roman"/>
      <w:sz w:val="24"/>
      <w:szCs w:val="24"/>
    </w:rPr>
  </w:style>
  <w:style w:type="paragraph" w:customStyle="1" w:styleId="wa-section-storelogo1">
    <w:name w:val="wa-section-storelogo1"/>
    <w:basedOn w:val="Normal"/>
    <w:rsid w:val="00C80421"/>
    <w:pPr>
      <w:spacing w:before="100" w:beforeAutospacing="1" w:after="210" w:line="240" w:lineRule="auto"/>
    </w:pPr>
    <w:rPr>
      <w:rFonts w:eastAsia="Times New Roman" w:cs="Times New Roman"/>
      <w:sz w:val="24"/>
      <w:szCs w:val="24"/>
    </w:rPr>
  </w:style>
  <w:style w:type="paragraph" w:customStyle="1" w:styleId="wa-section-storeinfo1">
    <w:name w:val="wa-section-storeinfo1"/>
    <w:basedOn w:val="Normal"/>
    <w:rsid w:val="00C80421"/>
    <w:pPr>
      <w:spacing w:before="100" w:beforeAutospacing="1" w:after="210" w:line="240" w:lineRule="auto"/>
      <w:ind w:left="300"/>
    </w:pPr>
    <w:rPr>
      <w:rFonts w:eastAsia="Times New Roman" w:cs="Times New Roman"/>
      <w:sz w:val="24"/>
      <w:szCs w:val="24"/>
    </w:rPr>
  </w:style>
  <w:style w:type="paragraph" w:customStyle="1" w:styleId="wa-section-storeplans1">
    <w:name w:val="wa-section-storeplans1"/>
    <w:basedOn w:val="Normal"/>
    <w:rsid w:val="00C80421"/>
    <w:pPr>
      <w:spacing w:before="300" w:after="210" w:line="240" w:lineRule="auto"/>
    </w:pPr>
    <w:rPr>
      <w:rFonts w:eastAsia="Times New Roman" w:cs="Times New Roman"/>
      <w:sz w:val="24"/>
      <w:szCs w:val="24"/>
    </w:rPr>
  </w:style>
  <w:style w:type="paragraph" w:customStyle="1" w:styleId="wa-gallery-storeplans1">
    <w:name w:val="wa-gallery-storeplans1"/>
    <w:basedOn w:val="Normal"/>
    <w:rsid w:val="00C80421"/>
    <w:pPr>
      <w:spacing w:before="100" w:beforeAutospacing="1" w:after="600" w:line="240" w:lineRule="auto"/>
    </w:pPr>
    <w:rPr>
      <w:rFonts w:eastAsia="Times New Roman" w:cs="Times New Roman"/>
      <w:sz w:val="24"/>
      <w:szCs w:val="24"/>
    </w:rPr>
  </w:style>
  <w:style w:type="paragraph" w:customStyle="1" w:styleId="wa-gallery-storeplans-details1">
    <w:name w:val="wa-gallery-storeplans-details1"/>
    <w:basedOn w:val="Normal"/>
    <w:rsid w:val="00C80421"/>
    <w:pPr>
      <w:spacing w:before="100" w:beforeAutospacing="1" w:after="210" w:line="240" w:lineRule="auto"/>
    </w:pPr>
    <w:rPr>
      <w:rFonts w:eastAsia="Times New Roman" w:cs="Times New Roman"/>
      <w:sz w:val="24"/>
      <w:szCs w:val="24"/>
    </w:rPr>
  </w:style>
  <w:style w:type="paragraph" w:customStyle="1" w:styleId="wa-gallery-storeplans-price1">
    <w:name w:val="wa-gallery-storeplans-price1"/>
    <w:basedOn w:val="Normal"/>
    <w:rsid w:val="00C80421"/>
    <w:pPr>
      <w:shd w:val="clear" w:color="auto" w:fill="6A6A6A"/>
      <w:spacing w:before="100" w:beforeAutospacing="1" w:after="210" w:line="288" w:lineRule="atLeast"/>
      <w:jc w:val="center"/>
      <w:textAlignment w:val="center"/>
    </w:pPr>
    <w:rPr>
      <w:rFonts w:ascii="wf_segoe-ui_light" w:eastAsia="Times New Roman" w:hAnsi="wf_segoe-ui_light" w:cs="Times New Roman"/>
      <w:color w:val="FFFFFF"/>
      <w:sz w:val="36"/>
      <w:szCs w:val="36"/>
    </w:rPr>
  </w:style>
  <w:style w:type="paragraph" w:customStyle="1" w:styleId="wa-section-storelinks1">
    <w:name w:val="wa-section-storelinks1"/>
    <w:basedOn w:val="Normal"/>
    <w:rsid w:val="00C80421"/>
    <w:pPr>
      <w:spacing w:before="300" w:after="210" w:line="240" w:lineRule="auto"/>
      <w:ind w:left="300"/>
    </w:pPr>
    <w:rPr>
      <w:rFonts w:eastAsia="Times New Roman" w:cs="Times New Roman"/>
      <w:sz w:val="24"/>
      <w:szCs w:val="24"/>
    </w:rPr>
  </w:style>
  <w:style w:type="paragraph" w:customStyle="1" w:styleId="wa-section-spacerhorizontal4">
    <w:name w:val="wa-section-spacerhorizontal4"/>
    <w:basedOn w:val="Normal"/>
    <w:rsid w:val="00C80421"/>
    <w:pPr>
      <w:spacing w:before="100" w:beforeAutospacing="1" w:after="210" w:line="240" w:lineRule="auto"/>
      <w:ind w:left="734"/>
    </w:pPr>
    <w:rPr>
      <w:rFonts w:eastAsia="Times New Roman" w:cs="Times New Roman"/>
      <w:sz w:val="24"/>
      <w:szCs w:val="24"/>
    </w:rPr>
  </w:style>
  <w:style w:type="paragraph" w:customStyle="1" w:styleId="wa-linklist1">
    <w:name w:val="wa-linklist1"/>
    <w:basedOn w:val="Normal"/>
    <w:rsid w:val="00C80421"/>
    <w:pPr>
      <w:spacing w:after="525" w:line="240" w:lineRule="auto"/>
    </w:pPr>
    <w:rPr>
      <w:rFonts w:eastAsia="Times New Roman" w:cs="Times New Roman"/>
      <w:sz w:val="24"/>
      <w:szCs w:val="24"/>
    </w:rPr>
  </w:style>
  <w:style w:type="paragraph" w:customStyle="1" w:styleId="wa-section-spacerhorizontala1">
    <w:name w:val="wa-section-spacerhorizontal&gt;a1"/>
    <w:basedOn w:val="Normal"/>
    <w:rsid w:val="00C80421"/>
    <w:pPr>
      <w:spacing w:before="100" w:beforeAutospacing="1" w:after="210" w:line="240" w:lineRule="auto"/>
    </w:pPr>
    <w:rPr>
      <w:rFonts w:eastAsia="Times New Roman" w:cs="Times New Roman"/>
      <w:sz w:val="24"/>
      <w:szCs w:val="24"/>
    </w:rPr>
  </w:style>
  <w:style w:type="paragraph" w:customStyle="1" w:styleId="search-button1">
    <w:name w:val="search-button1"/>
    <w:basedOn w:val="Normal"/>
    <w:rsid w:val="00C80421"/>
    <w:pPr>
      <w:spacing w:before="100" w:beforeAutospacing="1" w:after="210" w:line="240" w:lineRule="auto"/>
    </w:pPr>
    <w:rPr>
      <w:rFonts w:eastAsia="Times New Roman" w:cs="Times New Roman"/>
      <w:sz w:val="24"/>
      <w:szCs w:val="24"/>
    </w:rPr>
  </w:style>
  <w:style w:type="paragraph" w:customStyle="1" w:styleId="phone1">
    <w:name w:val="phone1"/>
    <w:basedOn w:val="Normal"/>
    <w:rsid w:val="00C80421"/>
    <w:pPr>
      <w:spacing w:before="100" w:beforeAutospacing="1" w:after="210" w:line="240" w:lineRule="auto"/>
    </w:pPr>
    <w:rPr>
      <w:rFonts w:eastAsia="Times New Roman" w:cs="Times New Roman"/>
      <w:vanish/>
      <w:sz w:val="24"/>
      <w:szCs w:val="24"/>
    </w:rPr>
  </w:style>
  <w:style w:type="paragraph" w:customStyle="1" w:styleId="header-freetrial1">
    <w:name w:val="header-freetrial1"/>
    <w:basedOn w:val="Normal"/>
    <w:rsid w:val="00C80421"/>
    <w:pPr>
      <w:spacing w:before="100" w:beforeAutospacing="1" w:after="210" w:line="240" w:lineRule="auto"/>
    </w:pPr>
    <w:rPr>
      <w:rFonts w:eastAsia="Times New Roman" w:cs="Times New Roman"/>
      <w:caps/>
      <w:color w:val="88C23E"/>
      <w:sz w:val="24"/>
      <w:szCs w:val="24"/>
    </w:rPr>
  </w:style>
  <w:style w:type="paragraph" w:customStyle="1" w:styleId="nav-expander-div1">
    <w:name w:val="nav-expander-div1"/>
    <w:basedOn w:val="Normal"/>
    <w:rsid w:val="00C80421"/>
    <w:pPr>
      <w:shd w:val="clear" w:color="auto" w:fill="3E3D4D"/>
      <w:spacing w:before="100" w:beforeAutospacing="1" w:after="210" w:line="240" w:lineRule="auto"/>
      <w:ind w:left="-195"/>
    </w:pPr>
    <w:rPr>
      <w:rFonts w:eastAsia="Times New Roman" w:cs="Times New Roman"/>
      <w:sz w:val="24"/>
      <w:szCs w:val="24"/>
    </w:rPr>
  </w:style>
  <w:style w:type="paragraph" w:customStyle="1" w:styleId="current1">
    <w:name w:val="current1"/>
    <w:basedOn w:val="Normal"/>
    <w:rsid w:val="00C80421"/>
    <w:pPr>
      <w:shd w:val="clear" w:color="auto" w:fill="00BCF2"/>
      <w:spacing w:before="100" w:beforeAutospacing="1" w:after="210" w:line="240" w:lineRule="auto"/>
    </w:pPr>
    <w:rPr>
      <w:rFonts w:eastAsia="Times New Roman" w:cs="Times New Roman"/>
      <w:sz w:val="24"/>
      <w:szCs w:val="24"/>
    </w:rPr>
  </w:style>
  <w:style w:type="paragraph" w:customStyle="1" w:styleId="current2">
    <w:name w:val="current2"/>
    <w:basedOn w:val="Normal"/>
    <w:rsid w:val="00C80421"/>
    <w:pPr>
      <w:spacing w:before="100" w:beforeAutospacing="1" w:after="210" w:line="240" w:lineRule="auto"/>
    </w:pPr>
    <w:rPr>
      <w:rFonts w:eastAsia="Times New Roman" w:cs="Times New Roman"/>
      <w:sz w:val="24"/>
      <w:szCs w:val="24"/>
    </w:rPr>
  </w:style>
  <w:style w:type="paragraph" w:customStyle="1" w:styleId="hidden-content1">
    <w:name w:val="hidden-content1"/>
    <w:basedOn w:val="Normal"/>
    <w:rsid w:val="00C80421"/>
    <w:pPr>
      <w:spacing w:before="100" w:beforeAutospacing="1" w:after="210" w:line="240" w:lineRule="auto"/>
    </w:pPr>
    <w:rPr>
      <w:rFonts w:eastAsia="Times New Roman" w:cs="Times New Roman"/>
      <w:vanish/>
      <w:sz w:val="24"/>
      <w:szCs w:val="24"/>
    </w:rPr>
  </w:style>
  <w:style w:type="paragraph" w:customStyle="1" w:styleId="scenario-feature-h1">
    <w:name w:val="scenario-feature-h1"/>
    <w:basedOn w:val="Normal"/>
    <w:rsid w:val="00C80421"/>
    <w:pPr>
      <w:pBdr>
        <w:bottom w:val="single" w:sz="6" w:space="9" w:color="DEDDD5"/>
      </w:pBdr>
      <w:shd w:val="clear" w:color="auto" w:fill="FFFFFF"/>
      <w:spacing w:before="300" w:after="210" w:line="240" w:lineRule="auto"/>
    </w:pPr>
    <w:rPr>
      <w:rFonts w:eastAsia="Times New Roman" w:cs="Times New Roman"/>
      <w:color w:val="323232"/>
      <w:sz w:val="27"/>
      <w:szCs w:val="27"/>
    </w:rPr>
  </w:style>
  <w:style w:type="paragraph" w:customStyle="1" w:styleId="scenario-feature-p1">
    <w:name w:val="scenario-feature-p1"/>
    <w:basedOn w:val="Normal"/>
    <w:rsid w:val="00C80421"/>
    <w:pPr>
      <w:shd w:val="clear" w:color="auto" w:fill="FFFFFF"/>
      <w:spacing w:before="100" w:beforeAutospacing="1" w:after="210" w:line="240" w:lineRule="auto"/>
    </w:pPr>
    <w:rPr>
      <w:rFonts w:eastAsia="Times New Roman" w:cs="Times New Roman"/>
      <w:color w:val="808080"/>
      <w:sz w:val="24"/>
      <w:szCs w:val="24"/>
    </w:rPr>
  </w:style>
  <w:style w:type="paragraph" w:customStyle="1" w:styleId="video-icon2">
    <w:name w:val="video-icon2"/>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
    <w:name w:val="icon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time1">
    <w:name w:val="time1"/>
    <w:basedOn w:val="Normal"/>
    <w:rsid w:val="00C80421"/>
    <w:pPr>
      <w:shd w:val="clear" w:color="auto" w:fill="666666"/>
      <w:spacing w:before="100" w:beforeAutospacing="1" w:after="210" w:line="240" w:lineRule="auto"/>
    </w:pPr>
    <w:rPr>
      <w:rFonts w:eastAsia="Times New Roman" w:cs="Times New Roman"/>
      <w:b/>
      <w:bCs/>
      <w:color w:val="FFFFFF"/>
      <w:sz w:val="24"/>
      <w:szCs w:val="24"/>
    </w:rPr>
  </w:style>
  <w:style w:type="paragraph" w:customStyle="1" w:styleId="video-time1">
    <w:name w:val="video-time1"/>
    <w:basedOn w:val="Normal"/>
    <w:rsid w:val="00C80421"/>
    <w:pPr>
      <w:shd w:val="clear" w:color="auto" w:fill="666666"/>
      <w:spacing w:after="210" w:line="240" w:lineRule="auto"/>
    </w:pPr>
    <w:rPr>
      <w:rFonts w:eastAsia="Times New Roman" w:cs="Times New Roman"/>
      <w:b/>
      <w:bCs/>
      <w:color w:val="FFFFFF"/>
      <w:sz w:val="24"/>
      <w:szCs w:val="24"/>
    </w:rPr>
  </w:style>
  <w:style w:type="paragraph" w:customStyle="1" w:styleId="wizard-close1">
    <w:name w:val="wizard-close1"/>
    <w:basedOn w:val="Normal"/>
    <w:rsid w:val="00C80421"/>
    <w:pPr>
      <w:spacing w:line="240" w:lineRule="auto"/>
      <w:ind w:right="-345" w:firstLine="22384"/>
    </w:pPr>
    <w:rPr>
      <w:rFonts w:eastAsia="Times New Roman" w:cs="Times New Roman"/>
      <w:sz w:val="24"/>
      <w:szCs w:val="24"/>
    </w:rPr>
  </w:style>
  <w:style w:type="paragraph" w:customStyle="1" w:styleId="content-blocksdiv1">
    <w:name w:val="content-blocks&gt;div1"/>
    <w:basedOn w:val="Normal"/>
    <w:rsid w:val="00C80421"/>
    <w:pPr>
      <w:pBdr>
        <w:bottom w:val="single" w:sz="6" w:space="15" w:color="CCCCCC"/>
      </w:pBdr>
      <w:spacing w:before="100" w:beforeAutospacing="1" w:after="210" w:line="240" w:lineRule="auto"/>
    </w:pPr>
    <w:rPr>
      <w:rFonts w:eastAsia="Times New Roman" w:cs="Times New Roman"/>
      <w:sz w:val="24"/>
      <w:szCs w:val="24"/>
    </w:rPr>
  </w:style>
  <w:style w:type="paragraph" w:customStyle="1" w:styleId="logo1">
    <w:name w:val="logo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download1">
    <w:name w:val="download1"/>
    <w:basedOn w:val="Normal"/>
    <w:rsid w:val="00C80421"/>
    <w:pPr>
      <w:spacing w:before="100" w:beforeAutospacing="1" w:after="210" w:line="240" w:lineRule="auto"/>
      <w:textAlignment w:val="top"/>
    </w:pPr>
    <w:rPr>
      <w:rFonts w:eastAsia="Times New Roman" w:cs="Times New Roman"/>
      <w:sz w:val="24"/>
      <w:szCs w:val="24"/>
    </w:rPr>
  </w:style>
  <w:style w:type="paragraph" w:customStyle="1" w:styleId="vs131">
    <w:name w:val="vs131"/>
    <w:basedOn w:val="Normal"/>
    <w:rsid w:val="00C80421"/>
    <w:pPr>
      <w:spacing w:before="100" w:beforeAutospacing="1" w:after="210" w:line="240" w:lineRule="auto"/>
    </w:pPr>
    <w:rPr>
      <w:rFonts w:eastAsia="Times New Roman" w:cs="Times New Roman"/>
      <w:sz w:val="24"/>
      <w:szCs w:val="24"/>
    </w:rPr>
  </w:style>
  <w:style w:type="paragraph" w:customStyle="1" w:styleId="bottom1">
    <w:name w:val="bottom1"/>
    <w:basedOn w:val="Normal"/>
    <w:rsid w:val="00C80421"/>
    <w:pPr>
      <w:spacing w:before="100" w:beforeAutospacing="1" w:line="240" w:lineRule="auto"/>
    </w:pPr>
    <w:rPr>
      <w:rFonts w:eastAsia="Times New Roman" w:cs="Times New Roman"/>
      <w:sz w:val="24"/>
      <w:szCs w:val="24"/>
    </w:rPr>
  </w:style>
  <w:style w:type="paragraph" w:customStyle="1" w:styleId="tri-block-title1">
    <w:name w:val="tri-block-title1"/>
    <w:basedOn w:val="Normal"/>
    <w:rsid w:val="00C80421"/>
    <w:pPr>
      <w:shd w:val="clear" w:color="auto" w:fill="561B75"/>
      <w:spacing w:before="100" w:beforeAutospacing="1" w:after="210" w:line="240" w:lineRule="auto"/>
    </w:pPr>
    <w:rPr>
      <w:rFonts w:eastAsia="Times New Roman" w:cs="Times New Roman"/>
      <w:color w:val="FFFFFF"/>
      <w:sz w:val="27"/>
      <w:szCs w:val="27"/>
    </w:rPr>
  </w:style>
  <w:style w:type="paragraph" w:customStyle="1" w:styleId="tri-block-title2">
    <w:name w:val="tri-block-title2"/>
    <w:basedOn w:val="Normal"/>
    <w:rsid w:val="00C80421"/>
    <w:pPr>
      <w:shd w:val="clear" w:color="auto" w:fill="3D1353"/>
      <w:spacing w:before="100" w:beforeAutospacing="1" w:after="210" w:line="240" w:lineRule="auto"/>
    </w:pPr>
    <w:rPr>
      <w:rFonts w:eastAsia="Times New Roman" w:cs="Times New Roman"/>
      <w:color w:val="FFFFFF"/>
      <w:sz w:val="27"/>
      <w:szCs w:val="27"/>
    </w:rPr>
  </w:style>
  <w:style w:type="paragraph" w:customStyle="1" w:styleId="background-mask1">
    <w:name w:val="background-mask1"/>
    <w:basedOn w:val="Normal"/>
    <w:rsid w:val="00C80421"/>
    <w:pPr>
      <w:spacing w:before="100" w:beforeAutospacing="1" w:after="210" w:line="240" w:lineRule="auto"/>
      <w:ind w:firstLine="22384"/>
    </w:pPr>
    <w:rPr>
      <w:rFonts w:eastAsia="Times New Roman" w:cs="Times New Roman"/>
      <w:vanish/>
      <w:sz w:val="24"/>
      <w:szCs w:val="24"/>
    </w:rPr>
  </w:style>
  <w:style w:type="paragraph" w:customStyle="1" w:styleId="tri-block-title3">
    <w:name w:val="tri-block-title3"/>
    <w:basedOn w:val="Normal"/>
    <w:rsid w:val="00C80421"/>
    <w:pPr>
      <w:shd w:val="clear" w:color="auto" w:fill="E1910F"/>
      <w:spacing w:before="100" w:beforeAutospacing="1" w:after="210" w:line="240" w:lineRule="auto"/>
    </w:pPr>
    <w:rPr>
      <w:rFonts w:eastAsia="Times New Roman" w:cs="Times New Roman"/>
      <w:color w:val="FFFFFF"/>
      <w:sz w:val="27"/>
      <w:szCs w:val="27"/>
    </w:rPr>
  </w:style>
  <w:style w:type="paragraph" w:customStyle="1" w:styleId="tri-block-title4">
    <w:name w:val="tri-block-title4"/>
    <w:basedOn w:val="Normal"/>
    <w:rsid w:val="00C80421"/>
    <w:pPr>
      <w:shd w:val="clear" w:color="auto" w:fill="DE7D13"/>
      <w:spacing w:before="100" w:beforeAutospacing="1" w:after="210" w:line="240" w:lineRule="auto"/>
    </w:pPr>
    <w:rPr>
      <w:rFonts w:eastAsia="Times New Roman" w:cs="Times New Roman"/>
      <w:color w:val="FFFFFF"/>
      <w:sz w:val="27"/>
      <w:szCs w:val="27"/>
    </w:rPr>
  </w:style>
  <w:style w:type="paragraph" w:customStyle="1" w:styleId="background-mask2">
    <w:name w:val="background-mask2"/>
    <w:basedOn w:val="Normal"/>
    <w:rsid w:val="00C80421"/>
    <w:pPr>
      <w:spacing w:before="100" w:beforeAutospacing="1" w:after="210" w:line="240" w:lineRule="auto"/>
      <w:ind w:firstLine="22384"/>
    </w:pPr>
    <w:rPr>
      <w:rFonts w:eastAsia="Times New Roman" w:cs="Times New Roman"/>
      <w:vanish/>
      <w:sz w:val="24"/>
      <w:szCs w:val="24"/>
    </w:rPr>
  </w:style>
  <w:style w:type="paragraph" w:customStyle="1" w:styleId="icon2">
    <w:name w:val="icon2"/>
    <w:basedOn w:val="Normal"/>
    <w:rsid w:val="00C80421"/>
    <w:pPr>
      <w:spacing w:before="100" w:beforeAutospacing="1" w:after="210" w:line="240" w:lineRule="auto"/>
      <w:ind w:right="90" w:firstLine="22384"/>
    </w:pPr>
    <w:rPr>
      <w:rFonts w:eastAsia="Times New Roman" w:cs="Times New Roman"/>
      <w:sz w:val="24"/>
      <w:szCs w:val="24"/>
    </w:rPr>
  </w:style>
  <w:style w:type="paragraph" w:customStyle="1" w:styleId="header10">
    <w:name w:val="header1"/>
    <w:basedOn w:val="Normal"/>
    <w:rsid w:val="00C80421"/>
    <w:pPr>
      <w:spacing w:before="100" w:beforeAutospacing="1" w:after="210" w:line="240" w:lineRule="auto"/>
      <w:textAlignment w:val="center"/>
    </w:pPr>
    <w:rPr>
      <w:rFonts w:eastAsia="Times New Roman" w:cs="Times New Roman"/>
      <w:color w:val="FFFFFF"/>
      <w:sz w:val="27"/>
      <w:szCs w:val="27"/>
    </w:rPr>
  </w:style>
  <w:style w:type="paragraph" w:customStyle="1" w:styleId="tabber-selector1">
    <w:name w:val="tabber-selector1"/>
    <w:basedOn w:val="Normal"/>
    <w:rsid w:val="00C80421"/>
    <w:pPr>
      <w:spacing w:line="240" w:lineRule="auto"/>
      <w:ind w:left="-1470"/>
    </w:pPr>
    <w:rPr>
      <w:rFonts w:eastAsia="Times New Roman" w:cs="Times New Roman"/>
      <w:sz w:val="24"/>
      <w:szCs w:val="24"/>
    </w:rPr>
  </w:style>
  <w:style w:type="paragraph" w:customStyle="1" w:styleId="arrowlink1">
    <w:name w:val="arrowlink1"/>
    <w:basedOn w:val="Normal"/>
    <w:rsid w:val="00C80421"/>
    <w:pPr>
      <w:spacing w:before="100" w:beforeAutospacing="1" w:after="210" w:line="375" w:lineRule="atLeast"/>
    </w:pPr>
    <w:rPr>
      <w:rFonts w:eastAsia="Times New Roman" w:cs="Times New Roman"/>
      <w:color w:val="505050"/>
      <w:sz w:val="30"/>
      <w:szCs w:val="30"/>
    </w:rPr>
  </w:style>
  <w:style w:type="paragraph" w:customStyle="1" w:styleId="icon3">
    <w:name w:val="icon3"/>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4">
    <w:name w:val="icon4"/>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5">
    <w:name w:val="icon5"/>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6">
    <w:name w:val="icon6"/>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7">
    <w:name w:val="icon7"/>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8">
    <w:name w:val="icon8"/>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9">
    <w:name w:val="icon9"/>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0">
    <w:name w:val="icon10"/>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1">
    <w:name w:val="icon1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2">
    <w:name w:val="icon12"/>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3">
    <w:name w:val="icon13"/>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4">
    <w:name w:val="icon14"/>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5">
    <w:name w:val="icon15"/>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6">
    <w:name w:val="icon16"/>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7">
    <w:name w:val="icon17"/>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8">
    <w:name w:val="icon18"/>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19">
    <w:name w:val="icon19"/>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20">
    <w:name w:val="icon20"/>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21">
    <w:name w:val="icon2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22">
    <w:name w:val="icon22"/>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23">
    <w:name w:val="icon23"/>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24">
    <w:name w:val="icon24"/>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25">
    <w:name w:val="icon25"/>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member-blocks1">
    <w:name w:val="member-blocks1"/>
    <w:basedOn w:val="Normal"/>
    <w:rsid w:val="00C80421"/>
    <w:pPr>
      <w:spacing w:line="240" w:lineRule="auto"/>
    </w:pPr>
    <w:rPr>
      <w:rFonts w:eastAsia="Times New Roman" w:cs="Times New Roman"/>
      <w:sz w:val="24"/>
      <w:szCs w:val="24"/>
    </w:rPr>
  </w:style>
  <w:style w:type="paragraph" w:customStyle="1" w:styleId="blue1">
    <w:name w:val="blue1"/>
    <w:basedOn w:val="Normal"/>
    <w:rsid w:val="00C80421"/>
    <w:pPr>
      <w:shd w:val="clear" w:color="auto" w:fill="00BCF2"/>
      <w:spacing w:before="100" w:beforeAutospacing="1" w:after="210" w:line="240" w:lineRule="auto"/>
    </w:pPr>
    <w:rPr>
      <w:rFonts w:eastAsia="Times New Roman" w:cs="Times New Roman"/>
      <w:sz w:val="24"/>
      <w:szCs w:val="24"/>
    </w:rPr>
  </w:style>
  <w:style w:type="paragraph" w:customStyle="1" w:styleId="yellow1">
    <w:name w:val="yellow1"/>
    <w:basedOn w:val="Normal"/>
    <w:rsid w:val="00C80421"/>
    <w:pPr>
      <w:shd w:val="clear" w:color="auto" w:fill="ECD125"/>
      <w:spacing w:before="100" w:beforeAutospacing="1" w:after="210" w:line="240" w:lineRule="auto"/>
    </w:pPr>
    <w:rPr>
      <w:rFonts w:eastAsia="Times New Roman" w:cs="Times New Roman"/>
      <w:sz w:val="24"/>
      <w:szCs w:val="24"/>
    </w:rPr>
  </w:style>
  <w:style w:type="paragraph" w:customStyle="1" w:styleId="green1">
    <w:name w:val="green1"/>
    <w:basedOn w:val="Normal"/>
    <w:rsid w:val="00C80421"/>
    <w:pPr>
      <w:shd w:val="clear" w:color="auto" w:fill="A5CE00"/>
      <w:spacing w:before="100" w:beforeAutospacing="1" w:after="210" w:line="240" w:lineRule="auto"/>
    </w:pPr>
    <w:rPr>
      <w:rFonts w:eastAsia="Times New Roman" w:cs="Times New Roman"/>
      <w:sz w:val="24"/>
      <w:szCs w:val="24"/>
    </w:rPr>
  </w:style>
  <w:style w:type="paragraph" w:customStyle="1" w:styleId="arrowlink2">
    <w:name w:val="arrowlink2"/>
    <w:basedOn w:val="Normal"/>
    <w:rsid w:val="00C80421"/>
    <w:pPr>
      <w:spacing w:before="100" w:beforeAutospacing="1" w:after="210" w:line="300" w:lineRule="atLeast"/>
    </w:pPr>
    <w:rPr>
      <w:rFonts w:eastAsia="Times New Roman" w:cs="Times New Roman"/>
      <w:color w:val="FFFFFF"/>
      <w:sz w:val="30"/>
      <w:szCs w:val="30"/>
    </w:rPr>
  </w:style>
  <w:style w:type="paragraph" w:customStyle="1" w:styleId="tabber-content1">
    <w:name w:val="tabber-content1"/>
    <w:basedOn w:val="Normal"/>
    <w:rsid w:val="00C80421"/>
    <w:pPr>
      <w:spacing w:before="225" w:line="240" w:lineRule="auto"/>
      <w:ind w:right="-570"/>
    </w:pPr>
    <w:rPr>
      <w:rFonts w:eastAsia="Times New Roman" w:cs="Times New Roman"/>
      <w:sz w:val="24"/>
      <w:szCs w:val="24"/>
    </w:rPr>
  </w:style>
  <w:style w:type="paragraph" w:customStyle="1" w:styleId="selected2">
    <w:name w:val="selected2"/>
    <w:basedOn w:val="Normal"/>
    <w:rsid w:val="00C80421"/>
    <w:pPr>
      <w:spacing w:before="100" w:beforeAutospacing="1" w:after="210" w:line="240" w:lineRule="auto"/>
    </w:pPr>
    <w:rPr>
      <w:rFonts w:eastAsia="Times New Roman" w:cs="Times New Roman"/>
      <w:sz w:val="24"/>
      <w:szCs w:val="24"/>
    </w:rPr>
  </w:style>
  <w:style w:type="paragraph" w:customStyle="1" w:styleId="tri-block-title5">
    <w:name w:val="tri-block-title5"/>
    <w:basedOn w:val="Normal"/>
    <w:rsid w:val="00C80421"/>
    <w:pPr>
      <w:shd w:val="clear" w:color="auto" w:fill="00BCF2"/>
      <w:spacing w:before="100" w:beforeAutospacing="1" w:after="210" w:line="240" w:lineRule="auto"/>
    </w:pPr>
    <w:rPr>
      <w:rFonts w:eastAsia="Times New Roman" w:cs="Times New Roman"/>
      <w:color w:val="FFFFFF"/>
      <w:sz w:val="27"/>
      <w:szCs w:val="27"/>
    </w:rPr>
  </w:style>
  <w:style w:type="paragraph" w:customStyle="1" w:styleId="background-mask3">
    <w:name w:val="background-mask3"/>
    <w:basedOn w:val="Normal"/>
    <w:rsid w:val="00C80421"/>
    <w:pPr>
      <w:spacing w:before="100" w:beforeAutospacing="1" w:after="210" w:line="240" w:lineRule="auto"/>
      <w:ind w:firstLine="22384"/>
    </w:pPr>
    <w:rPr>
      <w:rFonts w:eastAsia="Times New Roman" w:cs="Times New Roman"/>
      <w:vanish/>
      <w:sz w:val="24"/>
      <w:szCs w:val="24"/>
    </w:rPr>
  </w:style>
  <w:style w:type="paragraph" w:customStyle="1" w:styleId="tri-block-image-links1">
    <w:name w:val="tri-block-image-links1"/>
    <w:basedOn w:val="Normal"/>
    <w:rsid w:val="00C80421"/>
    <w:pPr>
      <w:spacing w:before="100" w:beforeAutospacing="1" w:after="210" w:line="240" w:lineRule="auto"/>
    </w:pPr>
    <w:rPr>
      <w:rFonts w:eastAsia="Times New Roman" w:cs="Times New Roman"/>
      <w:sz w:val="24"/>
      <w:szCs w:val="24"/>
    </w:rPr>
  </w:style>
  <w:style w:type="paragraph" w:customStyle="1" w:styleId="pricing-overview-section-float-left1">
    <w:name w:val="pricing-overview-section-float-left1"/>
    <w:basedOn w:val="Normal"/>
    <w:rsid w:val="00C80421"/>
    <w:pPr>
      <w:spacing w:before="100" w:beforeAutospacing="1" w:after="210" w:line="240" w:lineRule="auto"/>
    </w:pPr>
    <w:rPr>
      <w:rFonts w:eastAsia="Times New Roman" w:cs="Times New Roman"/>
      <w:sz w:val="24"/>
      <w:szCs w:val="24"/>
    </w:rPr>
  </w:style>
  <w:style w:type="paragraph" w:customStyle="1" w:styleId="trigger1">
    <w:name w:val="trigger1"/>
    <w:basedOn w:val="Normal"/>
    <w:rsid w:val="00C80421"/>
    <w:pPr>
      <w:spacing w:before="100" w:beforeAutospacing="1" w:after="210" w:line="270" w:lineRule="atLeast"/>
    </w:pPr>
    <w:rPr>
      <w:rFonts w:eastAsia="Times New Roman" w:cs="Times New Roman"/>
      <w:color w:val="FFFFFF"/>
      <w:sz w:val="27"/>
      <w:szCs w:val="27"/>
    </w:rPr>
  </w:style>
  <w:style w:type="paragraph" w:customStyle="1" w:styleId="trigger2">
    <w:name w:val="trigger2"/>
    <w:basedOn w:val="Normal"/>
    <w:rsid w:val="00C80421"/>
    <w:pPr>
      <w:spacing w:before="100" w:beforeAutospacing="1" w:after="210" w:line="270" w:lineRule="atLeast"/>
    </w:pPr>
    <w:rPr>
      <w:rFonts w:eastAsia="Times New Roman" w:cs="Times New Roman"/>
      <w:color w:val="FFFFFF"/>
      <w:sz w:val="27"/>
      <w:szCs w:val="27"/>
    </w:rPr>
  </w:style>
  <w:style w:type="paragraph" w:customStyle="1" w:styleId="left-nav-header1">
    <w:name w:val="left-nav-header1"/>
    <w:basedOn w:val="Normal"/>
    <w:rsid w:val="00C80421"/>
    <w:pPr>
      <w:spacing w:before="150" w:after="210" w:line="240" w:lineRule="auto"/>
    </w:pPr>
    <w:rPr>
      <w:rFonts w:eastAsia="Times New Roman" w:cs="Times New Roman"/>
      <w:b/>
      <w:bCs/>
      <w:color w:val="666666"/>
      <w:sz w:val="27"/>
      <w:szCs w:val="27"/>
    </w:rPr>
  </w:style>
  <w:style w:type="paragraph" w:customStyle="1" w:styleId="textpage-left-content1">
    <w:name w:val="textpage-left-content1"/>
    <w:basedOn w:val="Normal"/>
    <w:rsid w:val="00C80421"/>
    <w:pPr>
      <w:spacing w:before="225" w:after="210" w:line="240" w:lineRule="auto"/>
      <w:ind w:right="-750"/>
    </w:pPr>
    <w:rPr>
      <w:rFonts w:eastAsia="Times New Roman" w:cs="Times New Roman"/>
      <w:sz w:val="24"/>
      <w:szCs w:val="24"/>
    </w:rPr>
  </w:style>
  <w:style w:type="paragraph" w:customStyle="1" w:styleId="leftnav1">
    <w:name w:val="leftnav1"/>
    <w:basedOn w:val="Normal"/>
    <w:rsid w:val="00C80421"/>
    <w:pPr>
      <w:spacing w:before="225" w:after="210" w:line="240" w:lineRule="auto"/>
      <w:ind w:left="-1350"/>
    </w:pPr>
    <w:rPr>
      <w:rFonts w:eastAsia="Times New Roman" w:cs="Times New Roman"/>
      <w:sz w:val="24"/>
      <w:szCs w:val="24"/>
    </w:rPr>
  </w:style>
  <w:style w:type="paragraph" w:customStyle="1" w:styleId="left-nav-header2">
    <w:name w:val="left-nav-header2"/>
    <w:basedOn w:val="Normal"/>
    <w:rsid w:val="00C80421"/>
    <w:pPr>
      <w:spacing w:before="300" w:after="105" w:line="240" w:lineRule="auto"/>
    </w:pPr>
    <w:rPr>
      <w:rFonts w:eastAsia="Times New Roman" w:cs="Times New Roman"/>
      <w:b/>
      <w:bCs/>
      <w:caps/>
      <w:color w:val="595A5C"/>
      <w:sz w:val="24"/>
      <w:szCs w:val="24"/>
    </w:rPr>
  </w:style>
  <w:style w:type="paragraph" w:customStyle="1" w:styleId="content-header1">
    <w:name w:val="content-header1"/>
    <w:basedOn w:val="Normal"/>
    <w:rsid w:val="00C80421"/>
    <w:pPr>
      <w:spacing w:after="210" w:line="240" w:lineRule="auto"/>
    </w:pPr>
    <w:rPr>
      <w:rFonts w:eastAsia="Times New Roman" w:cs="Times New Roman"/>
      <w:sz w:val="24"/>
      <w:szCs w:val="24"/>
    </w:rPr>
  </w:style>
  <w:style w:type="paragraph" w:customStyle="1" w:styleId="content-header2">
    <w:name w:val="content-header2"/>
    <w:basedOn w:val="Normal"/>
    <w:rsid w:val="00C80421"/>
    <w:pPr>
      <w:spacing w:after="210" w:line="240" w:lineRule="auto"/>
    </w:pPr>
    <w:rPr>
      <w:rFonts w:eastAsia="Times New Roman" w:cs="Times New Roman"/>
      <w:sz w:val="24"/>
      <w:szCs w:val="24"/>
    </w:rPr>
  </w:style>
  <w:style w:type="paragraph" w:customStyle="1" w:styleId="loc-show1">
    <w:name w:val="loc-show1"/>
    <w:basedOn w:val="Normal"/>
    <w:rsid w:val="00C80421"/>
    <w:pPr>
      <w:spacing w:before="100" w:beforeAutospacing="1" w:after="210" w:line="240" w:lineRule="auto"/>
    </w:pPr>
    <w:rPr>
      <w:rFonts w:eastAsia="Times New Roman" w:cs="Times New Roman"/>
      <w:vanish/>
      <w:sz w:val="24"/>
      <w:szCs w:val="24"/>
    </w:rPr>
  </w:style>
  <w:style w:type="paragraph" w:customStyle="1" w:styleId="wast-indent1">
    <w:name w:val="wast-indent1"/>
    <w:basedOn w:val="Normal"/>
    <w:rsid w:val="00C80421"/>
    <w:pPr>
      <w:spacing w:before="100" w:beforeAutospacing="1" w:after="210" w:line="240" w:lineRule="auto"/>
      <w:ind w:left="600"/>
    </w:pPr>
    <w:rPr>
      <w:rFonts w:eastAsia="Times New Roman" w:cs="Times New Roman"/>
      <w:sz w:val="24"/>
      <w:szCs w:val="24"/>
    </w:rPr>
  </w:style>
  <w:style w:type="paragraph" w:customStyle="1" w:styleId="sr-terms1">
    <w:name w:val="sr-terms1"/>
    <w:basedOn w:val="Normal"/>
    <w:rsid w:val="00C80421"/>
    <w:pPr>
      <w:spacing w:before="100" w:beforeAutospacing="1" w:after="210" w:line="645" w:lineRule="atLeast"/>
    </w:pPr>
    <w:rPr>
      <w:rFonts w:eastAsia="Times New Roman" w:cs="Times New Roman"/>
      <w:b/>
      <w:bCs/>
      <w:sz w:val="50"/>
      <w:szCs w:val="50"/>
    </w:rPr>
  </w:style>
  <w:style w:type="paragraph" w:customStyle="1" w:styleId="search-boxspan1">
    <w:name w:val="search-box&gt;span1"/>
    <w:basedOn w:val="Normal"/>
    <w:rsid w:val="00C80421"/>
    <w:pPr>
      <w:spacing w:before="100" w:beforeAutospacing="1" w:after="210" w:line="240" w:lineRule="auto"/>
    </w:pPr>
    <w:rPr>
      <w:rFonts w:eastAsia="Times New Roman" w:cs="Times New Roman"/>
      <w:vanish/>
      <w:sz w:val="24"/>
      <w:szCs w:val="24"/>
    </w:rPr>
  </w:style>
  <w:style w:type="paragraph" w:customStyle="1" w:styleId="offer-sign-up1">
    <w:name w:val="offer-sign-up1"/>
    <w:basedOn w:val="Normal"/>
    <w:rsid w:val="00C80421"/>
    <w:pPr>
      <w:spacing w:before="330" w:after="210" w:line="240" w:lineRule="auto"/>
    </w:pPr>
    <w:rPr>
      <w:rFonts w:eastAsia="Times New Roman" w:cs="Times New Roman"/>
      <w:sz w:val="24"/>
      <w:szCs w:val="24"/>
    </w:rPr>
  </w:style>
  <w:style w:type="paragraph" w:customStyle="1" w:styleId="offer-sign-up2">
    <w:name w:val="offer-sign-up2"/>
    <w:basedOn w:val="Normal"/>
    <w:rsid w:val="00C80421"/>
    <w:pPr>
      <w:spacing w:before="330" w:after="210" w:line="240" w:lineRule="auto"/>
    </w:pPr>
    <w:rPr>
      <w:rFonts w:eastAsia="Times New Roman" w:cs="Times New Roman"/>
      <w:sz w:val="24"/>
      <w:szCs w:val="24"/>
    </w:rPr>
  </w:style>
  <w:style w:type="paragraph" w:customStyle="1" w:styleId="hero1">
    <w:name w:val="hero1"/>
    <w:basedOn w:val="Normal"/>
    <w:rsid w:val="00C80421"/>
    <w:pPr>
      <w:shd w:val="clear" w:color="auto" w:fill="0070B8"/>
      <w:spacing w:line="240" w:lineRule="auto"/>
      <w:ind w:left="-1350" w:right="-1350"/>
    </w:pPr>
    <w:rPr>
      <w:rFonts w:eastAsia="Times New Roman" w:cs="Times New Roman"/>
      <w:sz w:val="24"/>
      <w:szCs w:val="24"/>
    </w:rPr>
  </w:style>
  <w:style w:type="paragraph" w:customStyle="1" w:styleId="dev-tools1">
    <w:name w:val="dev-tools1"/>
    <w:basedOn w:val="Normal"/>
    <w:rsid w:val="00C80421"/>
    <w:pPr>
      <w:pBdr>
        <w:top w:val="single" w:sz="6" w:space="0" w:color="D4D4D4"/>
      </w:pBdr>
      <w:spacing w:line="240" w:lineRule="auto"/>
      <w:ind w:left="-1350" w:right="-1350"/>
    </w:pPr>
    <w:rPr>
      <w:rFonts w:eastAsia="Times New Roman" w:cs="Times New Roman"/>
      <w:sz w:val="24"/>
      <w:szCs w:val="24"/>
    </w:rPr>
  </w:style>
  <w:style w:type="paragraph" w:customStyle="1" w:styleId="downloads1">
    <w:name w:val="downloads1"/>
    <w:basedOn w:val="Normal"/>
    <w:rsid w:val="00C80421"/>
    <w:pPr>
      <w:spacing w:line="240" w:lineRule="auto"/>
      <w:ind w:left="-1350" w:right="-1350"/>
    </w:pPr>
    <w:rPr>
      <w:rFonts w:eastAsia="Times New Roman" w:cs="Times New Roman"/>
      <w:sz w:val="24"/>
      <w:szCs w:val="24"/>
    </w:rPr>
  </w:style>
  <w:style w:type="paragraph" w:customStyle="1" w:styleId="dev-nav1">
    <w:name w:val="dev-nav1"/>
    <w:basedOn w:val="Normal"/>
    <w:rsid w:val="00C80421"/>
    <w:pPr>
      <w:shd w:val="clear" w:color="auto" w:fill="F0F0F0"/>
      <w:spacing w:before="100" w:beforeAutospacing="1" w:after="210" w:line="240" w:lineRule="auto"/>
    </w:pPr>
    <w:rPr>
      <w:rFonts w:eastAsia="Times New Roman" w:cs="Times New Roman"/>
      <w:sz w:val="24"/>
      <w:szCs w:val="24"/>
    </w:rPr>
  </w:style>
  <w:style w:type="paragraph" w:customStyle="1" w:styleId="dev-content1">
    <w:name w:val="dev-content1"/>
    <w:basedOn w:val="Normal"/>
    <w:rsid w:val="00C80421"/>
    <w:pPr>
      <w:spacing w:before="100" w:beforeAutospacing="1" w:after="210" w:line="240" w:lineRule="auto"/>
      <w:ind w:left="-60"/>
      <w:textAlignment w:val="top"/>
    </w:pPr>
    <w:rPr>
      <w:rFonts w:eastAsia="Times New Roman" w:cs="Times New Roman"/>
      <w:sz w:val="24"/>
      <w:szCs w:val="24"/>
    </w:rPr>
  </w:style>
  <w:style w:type="paragraph" w:customStyle="1" w:styleId="icon26">
    <w:name w:val="icon26"/>
    <w:basedOn w:val="Normal"/>
    <w:rsid w:val="00C80421"/>
    <w:pPr>
      <w:spacing w:before="100" w:beforeAutospacing="1" w:after="210" w:line="240" w:lineRule="auto"/>
      <w:ind w:firstLine="22384"/>
    </w:pPr>
    <w:rPr>
      <w:rFonts w:eastAsia="Times New Roman" w:cs="Times New Roman"/>
      <w:vanish/>
      <w:sz w:val="24"/>
      <w:szCs w:val="24"/>
    </w:rPr>
  </w:style>
  <w:style w:type="paragraph" w:customStyle="1" w:styleId="icon27">
    <w:name w:val="icon27"/>
    <w:basedOn w:val="Normal"/>
    <w:rsid w:val="00C80421"/>
    <w:pPr>
      <w:spacing w:before="100" w:beforeAutospacing="1" w:after="210" w:line="240" w:lineRule="auto"/>
      <w:ind w:firstLine="22384"/>
    </w:pPr>
    <w:rPr>
      <w:rFonts w:eastAsia="Times New Roman" w:cs="Times New Roman"/>
      <w:vanish/>
      <w:sz w:val="24"/>
      <w:szCs w:val="24"/>
    </w:rPr>
  </w:style>
  <w:style w:type="paragraph" w:customStyle="1" w:styleId="title2">
    <w:name w:val="title2"/>
    <w:basedOn w:val="Normal"/>
    <w:rsid w:val="00C80421"/>
    <w:pPr>
      <w:spacing w:before="100" w:beforeAutospacing="1" w:after="240" w:line="240" w:lineRule="auto"/>
    </w:pPr>
    <w:rPr>
      <w:rFonts w:eastAsia="Times New Roman" w:cs="Times New Roman"/>
      <w:color w:val="000000"/>
      <w:szCs w:val="21"/>
    </w:rPr>
  </w:style>
  <w:style w:type="paragraph" w:customStyle="1" w:styleId="title3">
    <w:name w:val="title3"/>
    <w:basedOn w:val="Normal"/>
    <w:rsid w:val="00C80421"/>
    <w:pPr>
      <w:spacing w:before="100" w:beforeAutospacing="1" w:after="240" w:line="240" w:lineRule="auto"/>
    </w:pPr>
    <w:rPr>
      <w:rFonts w:eastAsia="Times New Roman" w:cs="Times New Roman"/>
      <w:color w:val="000000"/>
      <w:szCs w:val="21"/>
    </w:rPr>
  </w:style>
  <w:style w:type="paragraph" w:customStyle="1" w:styleId="small2">
    <w:name w:val="small2"/>
    <w:basedOn w:val="Normal"/>
    <w:rsid w:val="00C80421"/>
    <w:pPr>
      <w:spacing w:before="90" w:after="210" w:line="150" w:lineRule="atLeast"/>
    </w:pPr>
    <w:rPr>
      <w:rFonts w:eastAsia="Times New Roman" w:cs="Times New Roman"/>
      <w:color w:val="727284"/>
      <w:sz w:val="18"/>
      <w:szCs w:val="18"/>
    </w:rPr>
  </w:style>
  <w:style w:type="paragraph" w:customStyle="1" w:styleId="small3">
    <w:name w:val="small3"/>
    <w:basedOn w:val="Normal"/>
    <w:rsid w:val="00C80421"/>
    <w:pPr>
      <w:spacing w:before="90" w:after="210" w:line="150" w:lineRule="atLeast"/>
    </w:pPr>
    <w:rPr>
      <w:rFonts w:eastAsia="Times New Roman" w:cs="Times New Roman"/>
      <w:color w:val="727284"/>
      <w:sz w:val="18"/>
      <w:szCs w:val="18"/>
    </w:rPr>
  </w:style>
  <w:style w:type="paragraph" w:customStyle="1" w:styleId="dev-toolsdiv1">
    <w:name w:val="dev-tools&gt;div1"/>
    <w:basedOn w:val="Normal"/>
    <w:rsid w:val="00C80421"/>
    <w:pPr>
      <w:spacing w:before="210" w:line="240" w:lineRule="auto"/>
      <w:ind w:left="600"/>
    </w:pPr>
    <w:rPr>
      <w:rFonts w:eastAsia="Times New Roman" w:cs="Times New Roman"/>
      <w:sz w:val="24"/>
      <w:szCs w:val="24"/>
    </w:rPr>
  </w:style>
  <w:style w:type="paragraph" w:customStyle="1" w:styleId="mobile-cont1">
    <w:name w:val="mobile-cont1"/>
    <w:basedOn w:val="Normal"/>
    <w:rsid w:val="00C80421"/>
    <w:pPr>
      <w:spacing w:before="100" w:beforeAutospacing="1" w:after="210" w:line="240" w:lineRule="auto"/>
    </w:pPr>
    <w:rPr>
      <w:rFonts w:eastAsia="Times New Roman" w:cs="Times New Roman"/>
      <w:vanish/>
      <w:sz w:val="24"/>
      <w:szCs w:val="24"/>
    </w:rPr>
  </w:style>
  <w:style w:type="paragraph" w:customStyle="1" w:styleId="media-cont1">
    <w:name w:val="media-cont1"/>
    <w:basedOn w:val="Normal"/>
    <w:rsid w:val="00C80421"/>
    <w:pPr>
      <w:spacing w:before="100" w:beforeAutospacing="1" w:after="210" w:line="240" w:lineRule="auto"/>
    </w:pPr>
    <w:rPr>
      <w:rFonts w:eastAsia="Times New Roman" w:cs="Times New Roman"/>
      <w:vanish/>
      <w:sz w:val="24"/>
      <w:szCs w:val="24"/>
    </w:rPr>
  </w:style>
  <w:style w:type="paragraph" w:customStyle="1" w:styleId="net-cont1">
    <w:name w:val="net-cont1"/>
    <w:basedOn w:val="Normal"/>
    <w:rsid w:val="00C80421"/>
    <w:pPr>
      <w:spacing w:before="100" w:beforeAutospacing="1" w:after="210" w:line="240" w:lineRule="auto"/>
    </w:pPr>
    <w:rPr>
      <w:rFonts w:eastAsia="Times New Roman" w:cs="Times New Roman"/>
      <w:vanish/>
      <w:sz w:val="24"/>
      <w:szCs w:val="24"/>
    </w:rPr>
  </w:style>
  <w:style w:type="paragraph" w:customStyle="1" w:styleId="node-cont1">
    <w:name w:val="node-cont1"/>
    <w:basedOn w:val="Normal"/>
    <w:rsid w:val="00C80421"/>
    <w:pPr>
      <w:spacing w:before="100" w:beforeAutospacing="1" w:after="210" w:line="240" w:lineRule="auto"/>
    </w:pPr>
    <w:rPr>
      <w:rFonts w:eastAsia="Times New Roman" w:cs="Times New Roman"/>
      <w:vanish/>
      <w:sz w:val="24"/>
      <w:szCs w:val="24"/>
    </w:rPr>
  </w:style>
  <w:style w:type="paragraph" w:customStyle="1" w:styleId="php-cont1">
    <w:name w:val="php-cont1"/>
    <w:basedOn w:val="Normal"/>
    <w:rsid w:val="00C80421"/>
    <w:pPr>
      <w:spacing w:before="100" w:beforeAutospacing="1" w:after="210" w:line="240" w:lineRule="auto"/>
    </w:pPr>
    <w:rPr>
      <w:rFonts w:eastAsia="Times New Roman" w:cs="Times New Roman"/>
      <w:vanish/>
      <w:sz w:val="24"/>
      <w:szCs w:val="24"/>
    </w:rPr>
  </w:style>
  <w:style w:type="paragraph" w:customStyle="1" w:styleId="java-cont1">
    <w:name w:val="java-cont1"/>
    <w:basedOn w:val="Normal"/>
    <w:rsid w:val="00C80421"/>
    <w:pPr>
      <w:spacing w:before="100" w:beforeAutospacing="1" w:after="210" w:line="240" w:lineRule="auto"/>
    </w:pPr>
    <w:rPr>
      <w:rFonts w:eastAsia="Times New Roman" w:cs="Times New Roman"/>
      <w:vanish/>
      <w:sz w:val="24"/>
      <w:szCs w:val="24"/>
    </w:rPr>
  </w:style>
  <w:style w:type="paragraph" w:customStyle="1" w:styleId="python-cont1">
    <w:name w:val="python-cont1"/>
    <w:basedOn w:val="Normal"/>
    <w:rsid w:val="00C80421"/>
    <w:pPr>
      <w:spacing w:before="100" w:beforeAutospacing="1" w:after="210" w:line="240" w:lineRule="auto"/>
    </w:pPr>
    <w:rPr>
      <w:rFonts w:eastAsia="Times New Roman" w:cs="Times New Roman"/>
      <w:vanish/>
      <w:sz w:val="24"/>
      <w:szCs w:val="24"/>
    </w:rPr>
  </w:style>
  <w:style w:type="paragraph" w:customStyle="1" w:styleId="ruby-cont1">
    <w:name w:val="ruby-cont1"/>
    <w:basedOn w:val="Normal"/>
    <w:rsid w:val="00C80421"/>
    <w:pPr>
      <w:spacing w:before="100" w:beforeAutospacing="1" w:after="210" w:line="240" w:lineRule="auto"/>
    </w:pPr>
    <w:rPr>
      <w:rFonts w:eastAsia="Times New Roman" w:cs="Times New Roman"/>
      <w:vanish/>
      <w:sz w:val="24"/>
      <w:szCs w:val="24"/>
    </w:rPr>
  </w:style>
  <w:style w:type="paragraph" w:customStyle="1" w:styleId="free-trial-ribbon1">
    <w:name w:val="free-trial-ribbon1"/>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partner-logo1">
    <w:name w:val="partner-logo1"/>
    <w:basedOn w:val="Normal"/>
    <w:rsid w:val="00C80421"/>
    <w:pPr>
      <w:spacing w:before="100" w:beforeAutospacing="1" w:after="210" w:line="375" w:lineRule="atLeast"/>
      <w:ind w:firstLine="22384"/>
    </w:pPr>
    <w:rPr>
      <w:rFonts w:eastAsia="Times New Roman" w:cs="Times New Roman"/>
      <w:sz w:val="30"/>
      <w:szCs w:val="30"/>
    </w:rPr>
  </w:style>
  <w:style w:type="paragraph" w:customStyle="1" w:styleId="quote10">
    <w:name w:val="quote1"/>
    <w:basedOn w:val="Normal"/>
    <w:rsid w:val="00C80421"/>
    <w:pPr>
      <w:spacing w:before="100" w:beforeAutospacing="1" w:after="210" w:line="315" w:lineRule="atLeast"/>
    </w:pPr>
    <w:rPr>
      <w:rFonts w:eastAsia="Times New Roman" w:cs="Times New Roman"/>
      <w:szCs w:val="21"/>
    </w:rPr>
  </w:style>
  <w:style w:type="paragraph" w:customStyle="1" w:styleId="partner-slide1">
    <w:name w:val="partner-slide1"/>
    <w:basedOn w:val="Normal"/>
    <w:rsid w:val="00C80421"/>
    <w:pPr>
      <w:spacing w:before="100" w:beforeAutospacing="1" w:after="210" w:line="240" w:lineRule="auto"/>
    </w:pPr>
    <w:rPr>
      <w:rFonts w:eastAsia="Times New Roman" w:cs="Times New Roman"/>
      <w:sz w:val="24"/>
      <w:szCs w:val="24"/>
    </w:rPr>
  </w:style>
  <w:style w:type="paragraph" w:customStyle="1" w:styleId="offercol1">
    <w:name w:val="offercol1"/>
    <w:basedOn w:val="Normal"/>
    <w:rsid w:val="00C80421"/>
    <w:pPr>
      <w:spacing w:before="300" w:line="240" w:lineRule="auto"/>
    </w:pPr>
    <w:rPr>
      <w:rFonts w:eastAsia="Times New Roman" w:cs="Times New Roman"/>
      <w:sz w:val="24"/>
      <w:szCs w:val="24"/>
    </w:rPr>
  </w:style>
  <w:style w:type="paragraph" w:customStyle="1" w:styleId="offerblock1">
    <w:name w:val="offerblock1"/>
    <w:basedOn w:val="Normal"/>
    <w:rsid w:val="00C80421"/>
    <w:pPr>
      <w:pBdr>
        <w:right w:val="single" w:sz="24" w:space="15" w:color="auto"/>
      </w:pBdr>
      <w:shd w:val="clear" w:color="auto" w:fill="F4F4F4"/>
      <w:spacing w:after="420" w:line="240" w:lineRule="auto"/>
    </w:pPr>
    <w:rPr>
      <w:rFonts w:eastAsia="Times New Roman" w:cs="Times New Roman"/>
      <w:sz w:val="24"/>
      <w:szCs w:val="24"/>
    </w:rPr>
  </w:style>
  <w:style w:type="paragraph" w:customStyle="1" w:styleId="purple1">
    <w:name w:val="purple1"/>
    <w:basedOn w:val="Normal"/>
    <w:rsid w:val="00C80421"/>
    <w:pPr>
      <w:spacing w:line="240" w:lineRule="auto"/>
    </w:pPr>
    <w:rPr>
      <w:rFonts w:eastAsia="Times New Roman" w:cs="Times New Roman"/>
      <w:sz w:val="24"/>
      <w:szCs w:val="24"/>
    </w:rPr>
  </w:style>
  <w:style w:type="paragraph" w:customStyle="1" w:styleId="pink1">
    <w:name w:val="pink1"/>
    <w:basedOn w:val="Normal"/>
    <w:rsid w:val="00C80421"/>
    <w:pPr>
      <w:spacing w:line="240" w:lineRule="auto"/>
    </w:pPr>
    <w:rPr>
      <w:rFonts w:eastAsia="Times New Roman" w:cs="Times New Roman"/>
      <w:sz w:val="24"/>
      <w:szCs w:val="24"/>
    </w:rPr>
  </w:style>
  <w:style w:type="paragraph" w:customStyle="1" w:styleId="green2">
    <w:name w:val="green2"/>
    <w:basedOn w:val="Normal"/>
    <w:rsid w:val="00C80421"/>
    <w:pPr>
      <w:spacing w:line="240" w:lineRule="auto"/>
    </w:pPr>
    <w:rPr>
      <w:rFonts w:eastAsia="Times New Roman" w:cs="Times New Roman"/>
      <w:sz w:val="24"/>
      <w:szCs w:val="24"/>
    </w:rPr>
  </w:style>
  <w:style w:type="paragraph" w:customStyle="1" w:styleId="blue2">
    <w:name w:val="blue2"/>
    <w:basedOn w:val="Normal"/>
    <w:rsid w:val="00C80421"/>
    <w:pPr>
      <w:spacing w:line="240" w:lineRule="auto"/>
    </w:pPr>
    <w:rPr>
      <w:rFonts w:eastAsia="Times New Roman" w:cs="Times New Roman"/>
      <w:sz w:val="24"/>
      <w:szCs w:val="24"/>
    </w:rPr>
  </w:style>
  <w:style w:type="paragraph" w:customStyle="1" w:styleId="logobox1">
    <w:name w:val="logobox1"/>
    <w:basedOn w:val="Normal"/>
    <w:rsid w:val="00C80421"/>
    <w:pPr>
      <w:spacing w:line="240" w:lineRule="auto"/>
      <w:ind w:right="375"/>
    </w:pPr>
    <w:rPr>
      <w:rFonts w:eastAsia="Times New Roman" w:cs="Times New Roman"/>
      <w:sz w:val="24"/>
      <w:szCs w:val="24"/>
    </w:rPr>
  </w:style>
  <w:style w:type="paragraph" w:customStyle="1" w:styleId="details1">
    <w:name w:val="details1"/>
    <w:basedOn w:val="Normal"/>
    <w:rsid w:val="00C80421"/>
    <w:pPr>
      <w:spacing w:line="240" w:lineRule="auto"/>
    </w:pPr>
    <w:rPr>
      <w:rFonts w:eastAsia="Times New Roman" w:cs="Times New Roman"/>
      <w:sz w:val="24"/>
      <w:szCs w:val="24"/>
    </w:rPr>
  </w:style>
  <w:style w:type="paragraph" w:customStyle="1" w:styleId="offer11">
    <w:name w:val="offer11"/>
    <w:basedOn w:val="Normal"/>
    <w:rsid w:val="00C80421"/>
    <w:pPr>
      <w:shd w:val="clear" w:color="auto" w:fill="FFFFFF"/>
      <w:spacing w:line="240" w:lineRule="auto"/>
    </w:pPr>
    <w:rPr>
      <w:rFonts w:eastAsia="Times New Roman" w:cs="Times New Roman"/>
      <w:sz w:val="24"/>
      <w:szCs w:val="24"/>
    </w:rPr>
  </w:style>
  <w:style w:type="paragraph" w:customStyle="1" w:styleId="offer21">
    <w:name w:val="offer21"/>
    <w:basedOn w:val="Normal"/>
    <w:rsid w:val="00C80421"/>
    <w:pPr>
      <w:shd w:val="clear" w:color="auto" w:fill="FFFFFF"/>
      <w:spacing w:line="240" w:lineRule="auto"/>
    </w:pPr>
    <w:rPr>
      <w:rFonts w:eastAsia="Times New Roman" w:cs="Times New Roman"/>
      <w:sz w:val="24"/>
      <w:szCs w:val="24"/>
    </w:rPr>
  </w:style>
  <w:style w:type="paragraph" w:customStyle="1" w:styleId="offer31">
    <w:name w:val="offer31"/>
    <w:basedOn w:val="Normal"/>
    <w:rsid w:val="00C80421"/>
    <w:pPr>
      <w:shd w:val="clear" w:color="auto" w:fill="FFFFFF"/>
      <w:spacing w:line="240" w:lineRule="auto"/>
    </w:pPr>
    <w:rPr>
      <w:rFonts w:eastAsia="Times New Roman" w:cs="Times New Roman"/>
      <w:sz w:val="24"/>
      <w:szCs w:val="24"/>
    </w:rPr>
  </w:style>
  <w:style w:type="paragraph" w:customStyle="1" w:styleId="offer41">
    <w:name w:val="offer41"/>
    <w:basedOn w:val="Normal"/>
    <w:rsid w:val="00C80421"/>
    <w:pPr>
      <w:shd w:val="clear" w:color="auto" w:fill="FFFFFF"/>
      <w:spacing w:line="240" w:lineRule="auto"/>
    </w:pPr>
    <w:rPr>
      <w:rFonts w:eastAsia="Times New Roman" w:cs="Times New Roman"/>
      <w:sz w:val="24"/>
      <w:szCs w:val="24"/>
    </w:rPr>
  </w:style>
  <w:style w:type="paragraph" w:customStyle="1" w:styleId="title4">
    <w:name w:val="title4"/>
    <w:basedOn w:val="Normal"/>
    <w:rsid w:val="00C80421"/>
    <w:pPr>
      <w:spacing w:after="135" w:line="690" w:lineRule="atLeast"/>
    </w:pPr>
    <w:rPr>
      <w:rFonts w:eastAsia="Times New Roman" w:cs="Times New Roman"/>
      <w:sz w:val="54"/>
      <w:szCs w:val="54"/>
    </w:rPr>
  </w:style>
  <w:style w:type="paragraph" w:customStyle="1" w:styleId="info1">
    <w:name w:val="info1"/>
    <w:basedOn w:val="Normal"/>
    <w:rsid w:val="00C80421"/>
    <w:pPr>
      <w:spacing w:after="210" w:line="420" w:lineRule="atLeast"/>
    </w:pPr>
    <w:rPr>
      <w:rFonts w:eastAsia="Times New Roman" w:cs="Times New Roman"/>
      <w:sz w:val="27"/>
      <w:szCs w:val="27"/>
    </w:rPr>
  </w:style>
  <w:style w:type="paragraph" w:customStyle="1" w:styleId="site-boxcta1">
    <w:name w:val="site-boxcta1"/>
    <w:basedOn w:val="Normal"/>
    <w:rsid w:val="00C80421"/>
    <w:pPr>
      <w:spacing w:before="300" w:after="210" w:line="240" w:lineRule="auto"/>
    </w:pPr>
    <w:rPr>
      <w:rFonts w:eastAsia="Times New Roman" w:cs="Times New Roman"/>
      <w:b/>
      <w:bCs/>
      <w:sz w:val="24"/>
      <w:szCs w:val="24"/>
    </w:rPr>
  </w:style>
  <w:style w:type="paragraph" w:customStyle="1" w:styleId="errors1">
    <w:name w:val="errors1"/>
    <w:basedOn w:val="Normal"/>
    <w:rsid w:val="00C80421"/>
    <w:pPr>
      <w:spacing w:before="900" w:line="240" w:lineRule="auto"/>
      <w:ind w:left="1200"/>
    </w:pPr>
    <w:rPr>
      <w:rFonts w:eastAsia="Times New Roman" w:cs="Times New Roman"/>
      <w:sz w:val="24"/>
      <w:szCs w:val="24"/>
    </w:rPr>
  </w:style>
  <w:style w:type="paragraph" w:customStyle="1" w:styleId="arrowlink3">
    <w:name w:val="arrowlink3"/>
    <w:basedOn w:val="Normal"/>
    <w:rsid w:val="00C80421"/>
    <w:pPr>
      <w:spacing w:before="375" w:after="375" w:line="435" w:lineRule="atLeast"/>
    </w:pPr>
    <w:rPr>
      <w:rFonts w:eastAsia="Times New Roman" w:cs="Times New Roman"/>
      <w:b/>
      <w:bCs/>
      <w:caps/>
      <w:color w:val="505050"/>
      <w:sz w:val="30"/>
      <w:szCs w:val="30"/>
    </w:rPr>
  </w:style>
  <w:style w:type="paragraph" w:customStyle="1" w:styleId="search-box1">
    <w:name w:val="search-box1"/>
    <w:basedOn w:val="Normal"/>
    <w:rsid w:val="00C80421"/>
    <w:pPr>
      <w:spacing w:before="510" w:after="210" w:line="240" w:lineRule="auto"/>
    </w:pPr>
    <w:rPr>
      <w:rFonts w:eastAsia="Times New Roman" w:cs="Times New Roman"/>
      <w:sz w:val="24"/>
      <w:szCs w:val="24"/>
    </w:rPr>
  </w:style>
  <w:style w:type="paragraph" w:customStyle="1" w:styleId="search-button2">
    <w:name w:val="search-button2"/>
    <w:basedOn w:val="Normal"/>
    <w:rsid w:val="00C80421"/>
    <w:pPr>
      <w:spacing w:before="100" w:beforeAutospacing="1" w:after="210" w:line="240" w:lineRule="auto"/>
      <w:ind w:left="75"/>
    </w:pPr>
    <w:rPr>
      <w:rFonts w:eastAsia="Times New Roman" w:cs="Times New Roman"/>
      <w:sz w:val="24"/>
      <w:szCs w:val="24"/>
    </w:rPr>
  </w:style>
  <w:style w:type="paragraph" w:customStyle="1" w:styleId="para1">
    <w:name w:val="para1"/>
    <w:basedOn w:val="Normal"/>
    <w:rsid w:val="00C80421"/>
    <w:pPr>
      <w:spacing w:before="100" w:beforeAutospacing="1" w:after="210" w:line="240" w:lineRule="auto"/>
      <w:jc w:val="center"/>
    </w:pPr>
    <w:rPr>
      <w:rFonts w:eastAsia="Times New Roman" w:cs="Times New Roman"/>
      <w:color w:val="FFFFFF"/>
      <w:sz w:val="27"/>
      <w:szCs w:val="27"/>
    </w:rPr>
  </w:style>
  <w:style w:type="paragraph" w:customStyle="1" w:styleId="icon28">
    <w:name w:val="icon28"/>
    <w:basedOn w:val="Normal"/>
    <w:rsid w:val="00C80421"/>
    <w:pPr>
      <w:spacing w:line="240" w:lineRule="auto"/>
      <w:ind w:firstLine="22384"/>
    </w:pPr>
    <w:rPr>
      <w:rFonts w:eastAsia="Times New Roman" w:cs="Times New Roman"/>
      <w:sz w:val="24"/>
      <w:szCs w:val="24"/>
    </w:rPr>
  </w:style>
  <w:style w:type="paragraph" w:customStyle="1" w:styleId="dev-help1">
    <w:name w:val="dev-help1"/>
    <w:basedOn w:val="Normal"/>
    <w:rsid w:val="00C80421"/>
    <w:pPr>
      <w:spacing w:before="100" w:beforeAutospacing="1" w:after="210" w:line="240" w:lineRule="auto"/>
    </w:pPr>
    <w:rPr>
      <w:rFonts w:eastAsia="Times New Roman" w:cs="Times New Roman"/>
      <w:sz w:val="24"/>
      <w:szCs w:val="24"/>
    </w:rPr>
  </w:style>
  <w:style w:type="paragraph" w:customStyle="1" w:styleId="header2">
    <w:name w:val="header2"/>
    <w:basedOn w:val="Normal"/>
    <w:rsid w:val="00C80421"/>
    <w:pPr>
      <w:spacing w:before="450" w:line="240" w:lineRule="auto"/>
    </w:pPr>
    <w:rPr>
      <w:rFonts w:eastAsia="Times New Roman" w:cs="Times New Roman"/>
      <w:color w:val="757575"/>
      <w:sz w:val="24"/>
      <w:szCs w:val="24"/>
    </w:rPr>
  </w:style>
  <w:style w:type="paragraph" w:customStyle="1" w:styleId="logo2">
    <w:name w:val="logo2"/>
    <w:basedOn w:val="Normal"/>
    <w:rsid w:val="00C80421"/>
    <w:pPr>
      <w:shd w:val="clear" w:color="auto" w:fill="EEEEEE"/>
      <w:spacing w:before="100" w:beforeAutospacing="1" w:after="210" w:line="240" w:lineRule="auto"/>
    </w:pPr>
    <w:rPr>
      <w:rFonts w:eastAsia="Times New Roman" w:cs="Times New Roman"/>
      <w:sz w:val="24"/>
      <w:szCs w:val="24"/>
    </w:rPr>
  </w:style>
  <w:style w:type="paragraph" w:customStyle="1" w:styleId="subscription-div1">
    <w:name w:val="subscription-div1"/>
    <w:basedOn w:val="Normal"/>
    <w:rsid w:val="00C80421"/>
    <w:pPr>
      <w:spacing w:before="100" w:beforeAutospacing="1" w:after="375" w:line="240" w:lineRule="auto"/>
    </w:pPr>
    <w:rPr>
      <w:rFonts w:eastAsia="Times New Roman" w:cs="Times New Roman"/>
      <w:sz w:val="24"/>
      <w:szCs w:val="24"/>
    </w:rPr>
  </w:style>
  <w:style w:type="paragraph" w:customStyle="1" w:styleId="tokenhint1">
    <w:name w:val="tokenhint1"/>
    <w:basedOn w:val="Normal"/>
    <w:rsid w:val="00C80421"/>
    <w:pPr>
      <w:spacing w:before="100" w:beforeAutospacing="1" w:after="210" w:line="240" w:lineRule="auto"/>
    </w:pPr>
    <w:rPr>
      <w:rFonts w:eastAsia="Times New Roman" w:cs="Times New Roman"/>
      <w:color w:val="707070"/>
      <w:sz w:val="24"/>
      <w:szCs w:val="24"/>
    </w:rPr>
  </w:style>
  <w:style w:type="paragraph" w:customStyle="1" w:styleId="tos-link1">
    <w:name w:val="tos-link1"/>
    <w:basedOn w:val="Normal"/>
    <w:rsid w:val="00C80421"/>
    <w:pPr>
      <w:spacing w:before="100" w:beforeAutospacing="1" w:after="525" w:line="240" w:lineRule="auto"/>
    </w:pPr>
    <w:rPr>
      <w:rFonts w:eastAsia="Times New Roman" w:cs="Times New Roman"/>
      <w:sz w:val="24"/>
      <w:szCs w:val="24"/>
    </w:rPr>
  </w:style>
  <w:style w:type="paragraph" w:customStyle="1" w:styleId="signup-notification1">
    <w:name w:val="signup-notification1"/>
    <w:basedOn w:val="Normal"/>
    <w:rsid w:val="00C80421"/>
    <w:pPr>
      <w:spacing w:before="75" w:after="210" w:line="1500" w:lineRule="atLeast"/>
    </w:pPr>
    <w:rPr>
      <w:rFonts w:eastAsia="Times New Roman" w:cs="Times New Roman"/>
      <w:sz w:val="20"/>
      <w:szCs w:val="20"/>
    </w:rPr>
  </w:style>
  <w:style w:type="paragraph" w:customStyle="1" w:styleId="bas-terms-of-use1">
    <w:name w:val="bas-terms-of-use1"/>
    <w:basedOn w:val="Normal"/>
    <w:rsid w:val="00C80421"/>
    <w:pPr>
      <w:spacing w:before="100" w:beforeAutospacing="1" w:after="210" w:line="240" w:lineRule="atLeast"/>
    </w:pPr>
    <w:rPr>
      <w:rFonts w:eastAsia="Times New Roman" w:cs="Times New Roman"/>
      <w:color w:val="A5A5A5"/>
      <w:sz w:val="18"/>
      <w:szCs w:val="18"/>
    </w:rPr>
  </w:style>
  <w:style w:type="paragraph" w:customStyle="1" w:styleId="dev-onpage-left-content1">
    <w:name w:val="dev-onpage-left-content1"/>
    <w:basedOn w:val="Normal"/>
    <w:rsid w:val="00C80421"/>
    <w:pPr>
      <w:spacing w:before="100" w:beforeAutospacing="1" w:after="210" w:line="240" w:lineRule="auto"/>
      <w:textAlignment w:val="top"/>
    </w:pPr>
    <w:rPr>
      <w:rFonts w:eastAsia="Times New Roman" w:cs="Times New Roman"/>
      <w:sz w:val="24"/>
      <w:szCs w:val="24"/>
    </w:rPr>
  </w:style>
  <w:style w:type="paragraph" w:customStyle="1" w:styleId="dev-onpage-video-wrapper1">
    <w:name w:val="dev-onpage-video-wrapper1"/>
    <w:basedOn w:val="Normal"/>
    <w:rsid w:val="00C80421"/>
    <w:pPr>
      <w:pBdr>
        <w:left w:val="single" w:sz="6" w:space="11" w:color="CCCCCC"/>
      </w:pBdr>
      <w:spacing w:before="100" w:beforeAutospacing="1" w:after="210" w:line="240" w:lineRule="auto"/>
      <w:ind w:left="675"/>
    </w:pPr>
    <w:rPr>
      <w:rFonts w:eastAsia="Times New Roman" w:cs="Times New Roman"/>
      <w:sz w:val="24"/>
      <w:szCs w:val="24"/>
    </w:rPr>
  </w:style>
  <w:style w:type="paragraph" w:customStyle="1" w:styleId="label1">
    <w:name w:val="label1"/>
    <w:basedOn w:val="Normal"/>
    <w:rsid w:val="00C80421"/>
    <w:pPr>
      <w:spacing w:before="100" w:beforeAutospacing="1" w:after="210" w:line="240" w:lineRule="auto"/>
    </w:pPr>
    <w:rPr>
      <w:rFonts w:eastAsia="Times New Roman" w:cs="Times New Roman"/>
      <w:sz w:val="18"/>
      <w:szCs w:val="18"/>
    </w:rPr>
  </w:style>
  <w:style w:type="paragraph" w:customStyle="1" w:styleId="dev-onpage-video1">
    <w:name w:val="dev-onpage-video1"/>
    <w:basedOn w:val="Normal"/>
    <w:rsid w:val="00C80421"/>
    <w:pPr>
      <w:spacing w:before="100" w:beforeAutospacing="1" w:after="210" w:line="240" w:lineRule="auto"/>
      <w:jc w:val="center"/>
    </w:pPr>
    <w:rPr>
      <w:rFonts w:eastAsia="Times New Roman" w:cs="Times New Roman"/>
      <w:sz w:val="24"/>
      <w:szCs w:val="24"/>
    </w:rPr>
  </w:style>
  <w:style w:type="paragraph" w:customStyle="1" w:styleId="time2">
    <w:name w:val="time2"/>
    <w:basedOn w:val="Normal"/>
    <w:rsid w:val="00C80421"/>
    <w:pPr>
      <w:spacing w:before="100" w:beforeAutospacing="1" w:after="210" w:line="240" w:lineRule="auto"/>
    </w:pPr>
    <w:rPr>
      <w:rFonts w:eastAsia="Times New Roman" w:cs="Times New Roman"/>
      <w:sz w:val="17"/>
      <w:szCs w:val="17"/>
    </w:rPr>
  </w:style>
  <w:style w:type="paragraph" w:customStyle="1" w:styleId="icon29">
    <w:name w:val="icon29"/>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con30">
    <w:name w:val="icon30"/>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site-arrowboxcta1">
    <w:name w:val="site-arrowboxcta1"/>
    <w:basedOn w:val="Normal"/>
    <w:rsid w:val="00C80421"/>
    <w:pPr>
      <w:spacing w:before="100" w:beforeAutospacing="1" w:after="210" w:line="210" w:lineRule="atLeast"/>
    </w:pPr>
    <w:rPr>
      <w:rFonts w:eastAsia="Times New Roman" w:cs="Times New Roman"/>
      <w:color w:val="919191"/>
      <w:sz w:val="15"/>
      <w:szCs w:val="15"/>
    </w:rPr>
  </w:style>
  <w:style w:type="paragraph" w:customStyle="1" w:styleId="muted1">
    <w:name w:val="muted1"/>
    <w:basedOn w:val="Normal"/>
    <w:rsid w:val="00C80421"/>
    <w:pPr>
      <w:spacing w:before="100" w:beforeAutospacing="1" w:after="525" w:line="240" w:lineRule="auto"/>
    </w:pPr>
    <w:rPr>
      <w:rFonts w:eastAsia="Times New Roman" w:cs="Times New Roman"/>
      <w:color w:val="919191"/>
      <w:sz w:val="24"/>
      <w:szCs w:val="24"/>
    </w:rPr>
  </w:style>
  <w:style w:type="paragraph" w:customStyle="1" w:styleId="oss-entitiesdiv1">
    <w:name w:val="oss-entities&gt;div1"/>
    <w:basedOn w:val="Normal"/>
    <w:rsid w:val="00C80421"/>
    <w:pPr>
      <w:spacing w:before="100" w:beforeAutospacing="1" w:after="450" w:line="240" w:lineRule="auto"/>
    </w:pPr>
    <w:rPr>
      <w:rFonts w:eastAsia="Times New Roman" w:cs="Times New Roman"/>
      <w:sz w:val="24"/>
      <w:szCs w:val="24"/>
    </w:rPr>
  </w:style>
  <w:style w:type="paragraph" w:customStyle="1" w:styleId="s-01">
    <w:name w:val="s-01"/>
    <w:basedOn w:val="Normal"/>
    <w:rsid w:val="00C80421"/>
    <w:pPr>
      <w:spacing w:line="240" w:lineRule="auto"/>
    </w:pPr>
    <w:rPr>
      <w:rFonts w:eastAsia="Times New Roman" w:cs="Times New Roman"/>
      <w:sz w:val="24"/>
      <w:szCs w:val="24"/>
    </w:rPr>
  </w:style>
  <w:style w:type="paragraph" w:customStyle="1" w:styleId="dev-center-hero-wrapper1">
    <w:name w:val="dev-center-hero-wrapper1"/>
    <w:basedOn w:val="Normal"/>
    <w:rsid w:val="00C80421"/>
    <w:pPr>
      <w:shd w:val="clear" w:color="auto" w:fill="E7E5DE"/>
      <w:spacing w:line="240" w:lineRule="auto"/>
      <w:ind w:left="-600"/>
    </w:pPr>
    <w:rPr>
      <w:rFonts w:eastAsia="Times New Roman" w:cs="Times New Roman"/>
      <w:sz w:val="24"/>
      <w:szCs w:val="24"/>
    </w:rPr>
  </w:style>
  <w:style w:type="paragraph" w:customStyle="1" w:styleId="slideshow-chunk1">
    <w:name w:val="slideshow-chunk1"/>
    <w:basedOn w:val="Normal"/>
    <w:rsid w:val="00C80421"/>
    <w:pPr>
      <w:spacing w:before="100" w:beforeAutospacing="1" w:after="210" w:line="240" w:lineRule="auto"/>
    </w:pPr>
    <w:rPr>
      <w:rFonts w:eastAsia="Times New Roman" w:cs="Times New Roman"/>
      <w:sz w:val="24"/>
      <w:szCs w:val="24"/>
    </w:rPr>
  </w:style>
  <w:style w:type="paragraph" w:customStyle="1" w:styleId="slideshow-controldivdiv1">
    <w:name w:val="slideshow-control&gt;div&gt;div1"/>
    <w:basedOn w:val="Normal"/>
    <w:rsid w:val="00C80421"/>
    <w:pPr>
      <w:spacing w:before="100" w:beforeAutospacing="1" w:after="210" w:line="240" w:lineRule="auto"/>
    </w:pPr>
    <w:rPr>
      <w:rFonts w:eastAsia="Times New Roman" w:cs="Times New Roman"/>
      <w:sz w:val="24"/>
      <w:szCs w:val="24"/>
    </w:rPr>
  </w:style>
  <w:style w:type="paragraph" w:customStyle="1" w:styleId="dev-center-hero-aside1">
    <w:name w:val="dev-center-hero-aside1"/>
    <w:basedOn w:val="Normal"/>
    <w:rsid w:val="00C80421"/>
    <w:pPr>
      <w:spacing w:before="100" w:beforeAutospacing="1" w:after="210" w:line="240" w:lineRule="auto"/>
    </w:pPr>
    <w:rPr>
      <w:rFonts w:eastAsia="Times New Roman" w:cs="Times New Roman"/>
      <w:sz w:val="24"/>
      <w:szCs w:val="24"/>
    </w:rPr>
  </w:style>
  <w:style w:type="paragraph" w:customStyle="1" w:styleId="selector-os1">
    <w:name w:val="selector-os1"/>
    <w:basedOn w:val="Normal"/>
    <w:rsid w:val="00C80421"/>
    <w:pPr>
      <w:spacing w:after="300" w:line="240" w:lineRule="auto"/>
    </w:pPr>
    <w:rPr>
      <w:rFonts w:eastAsia="Times New Roman" w:cs="Times New Roman"/>
      <w:sz w:val="24"/>
      <w:szCs w:val="24"/>
    </w:rPr>
  </w:style>
  <w:style w:type="paragraph" w:customStyle="1" w:styleId="dev-center-hero-aside2">
    <w:name w:val="dev-center-hero-aside2"/>
    <w:basedOn w:val="Normal"/>
    <w:rsid w:val="00C80421"/>
    <w:pPr>
      <w:spacing w:before="100" w:beforeAutospacing="1" w:after="210" w:line="240" w:lineRule="auto"/>
    </w:pPr>
    <w:rPr>
      <w:rFonts w:eastAsia="Times New Roman" w:cs="Times New Roman"/>
      <w:sz w:val="24"/>
      <w:szCs w:val="24"/>
    </w:rPr>
  </w:style>
  <w:style w:type="paragraph" w:customStyle="1" w:styleId="selector-os2">
    <w:name w:val="selector-os2"/>
    <w:basedOn w:val="Normal"/>
    <w:rsid w:val="00C80421"/>
    <w:pPr>
      <w:spacing w:before="240" w:after="240" w:line="240" w:lineRule="auto"/>
    </w:pPr>
    <w:rPr>
      <w:rFonts w:eastAsia="Times New Roman" w:cs="Times New Roman"/>
      <w:sz w:val="24"/>
      <w:szCs w:val="24"/>
    </w:rPr>
  </w:style>
  <w:style w:type="paragraph" w:customStyle="1" w:styleId="site-arrowboxcta2">
    <w:name w:val="site-arrowboxcta2"/>
    <w:basedOn w:val="Normal"/>
    <w:rsid w:val="00C80421"/>
    <w:pPr>
      <w:spacing w:after="210" w:line="240" w:lineRule="auto"/>
    </w:pPr>
    <w:rPr>
      <w:rFonts w:eastAsia="Times New Roman" w:cs="Times New Roman"/>
      <w:sz w:val="30"/>
      <w:szCs w:val="30"/>
    </w:rPr>
  </w:style>
  <w:style w:type="paragraph" w:customStyle="1" w:styleId="content-blocks-three1">
    <w:name w:val="content-blocks-three1"/>
    <w:basedOn w:val="Normal"/>
    <w:rsid w:val="00C80421"/>
    <w:pPr>
      <w:spacing w:before="100" w:beforeAutospacing="1" w:after="450" w:line="240" w:lineRule="auto"/>
    </w:pPr>
    <w:rPr>
      <w:rFonts w:eastAsia="Times New Roman" w:cs="Times New Roman"/>
      <w:sz w:val="18"/>
      <w:szCs w:val="18"/>
    </w:rPr>
  </w:style>
  <w:style w:type="paragraph" w:customStyle="1" w:styleId="c11">
    <w:name w:val="c11"/>
    <w:basedOn w:val="Normal"/>
    <w:rsid w:val="00C80421"/>
    <w:pPr>
      <w:spacing w:after="180" w:line="240" w:lineRule="auto"/>
    </w:pPr>
    <w:rPr>
      <w:rFonts w:eastAsia="Times New Roman" w:cs="Times New Roman"/>
      <w:color w:val="666666"/>
      <w:sz w:val="24"/>
      <w:szCs w:val="24"/>
    </w:rPr>
  </w:style>
  <w:style w:type="paragraph" w:customStyle="1" w:styleId="content-blocks-threediv1">
    <w:name w:val="content-blocks-three&gt;div1"/>
    <w:basedOn w:val="Normal"/>
    <w:rsid w:val="00C80421"/>
    <w:pPr>
      <w:spacing w:before="100" w:beforeAutospacing="1" w:after="210" w:line="240" w:lineRule="auto"/>
      <w:ind w:left="367"/>
    </w:pPr>
    <w:rPr>
      <w:rFonts w:eastAsia="Times New Roman" w:cs="Times New Roman"/>
      <w:sz w:val="24"/>
      <w:szCs w:val="24"/>
    </w:rPr>
  </w:style>
  <w:style w:type="paragraph" w:customStyle="1" w:styleId="content-blocks-threediva1">
    <w:name w:val="content-blocks-three&gt;div&gt;a1"/>
    <w:basedOn w:val="Normal"/>
    <w:rsid w:val="00C80421"/>
    <w:pPr>
      <w:spacing w:before="100" w:beforeAutospacing="1" w:after="210" w:line="240" w:lineRule="auto"/>
    </w:pPr>
    <w:rPr>
      <w:rFonts w:eastAsia="Times New Roman" w:cs="Times New Roman"/>
      <w:sz w:val="2"/>
      <w:szCs w:val="2"/>
    </w:rPr>
  </w:style>
  <w:style w:type="paragraph" w:customStyle="1" w:styleId="c21">
    <w:name w:val="c21"/>
    <w:basedOn w:val="Normal"/>
    <w:rsid w:val="00C80421"/>
    <w:pPr>
      <w:spacing w:after="180" w:line="240" w:lineRule="auto"/>
    </w:pPr>
    <w:rPr>
      <w:rFonts w:eastAsia="Times New Roman" w:cs="Times New Roman"/>
      <w:color w:val="666666"/>
      <w:sz w:val="24"/>
      <w:szCs w:val="24"/>
    </w:rPr>
  </w:style>
  <w:style w:type="paragraph" w:customStyle="1" w:styleId="c31">
    <w:name w:val="c31"/>
    <w:basedOn w:val="Normal"/>
    <w:rsid w:val="00C80421"/>
    <w:pPr>
      <w:spacing w:after="180" w:line="240" w:lineRule="auto"/>
    </w:pPr>
    <w:rPr>
      <w:rFonts w:eastAsia="Times New Roman" w:cs="Times New Roman"/>
      <w:color w:val="666666"/>
      <w:sz w:val="24"/>
      <w:szCs w:val="24"/>
    </w:rPr>
  </w:style>
  <w:style w:type="paragraph" w:customStyle="1" w:styleId="c41">
    <w:name w:val="c41"/>
    <w:basedOn w:val="Normal"/>
    <w:rsid w:val="00C80421"/>
    <w:pPr>
      <w:spacing w:after="180" w:line="240" w:lineRule="auto"/>
    </w:pPr>
    <w:rPr>
      <w:rFonts w:eastAsia="Times New Roman" w:cs="Times New Roman"/>
      <w:color w:val="666666"/>
      <w:sz w:val="24"/>
      <w:szCs w:val="24"/>
    </w:rPr>
  </w:style>
  <w:style w:type="paragraph" w:customStyle="1" w:styleId="c51">
    <w:name w:val="c51"/>
    <w:basedOn w:val="Normal"/>
    <w:rsid w:val="00C80421"/>
    <w:pPr>
      <w:spacing w:after="180" w:line="240" w:lineRule="auto"/>
    </w:pPr>
    <w:rPr>
      <w:rFonts w:eastAsia="Times New Roman" w:cs="Times New Roman"/>
      <w:color w:val="666666"/>
      <w:sz w:val="24"/>
      <w:szCs w:val="24"/>
    </w:rPr>
  </w:style>
  <w:style w:type="paragraph" w:customStyle="1" w:styleId="c61">
    <w:name w:val="c61"/>
    <w:basedOn w:val="Normal"/>
    <w:rsid w:val="00C80421"/>
    <w:pPr>
      <w:spacing w:after="180" w:line="240" w:lineRule="auto"/>
    </w:pPr>
    <w:rPr>
      <w:rFonts w:eastAsia="Times New Roman" w:cs="Times New Roman"/>
      <w:color w:val="666666"/>
      <w:sz w:val="24"/>
      <w:szCs w:val="24"/>
    </w:rPr>
  </w:style>
  <w:style w:type="paragraph" w:customStyle="1" w:styleId="c81">
    <w:name w:val="c81"/>
    <w:basedOn w:val="Normal"/>
    <w:rsid w:val="00C80421"/>
    <w:pPr>
      <w:spacing w:after="180" w:line="240" w:lineRule="auto"/>
    </w:pPr>
    <w:rPr>
      <w:rFonts w:eastAsia="Times New Roman" w:cs="Times New Roman"/>
      <w:color w:val="666666"/>
      <w:sz w:val="24"/>
      <w:szCs w:val="24"/>
    </w:rPr>
  </w:style>
  <w:style w:type="paragraph" w:customStyle="1" w:styleId="c91">
    <w:name w:val="c91"/>
    <w:basedOn w:val="Normal"/>
    <w:rsid w:val="00C80421"/>
    <w:pPr>
      <w:spacing w:after="180" w:line="240" w:lineRule="auto"/>
    </w:pPr>
    <w:rPr>
      <w:rFonts w:eastAsia="Times New Roman" w:cs="Times New Roman"/>
      <w:color w:val="666666"/>
      <w:sz w:val="24"/>
      <w:szCs w:val="24"/>
    </w:rPr>
  </w:style>
  <w:style w:type="paragraph" w:customStyle="1" w:styleId="cno1">
    <w:name w:val="cno1"/>
    <w:basedOn w:val="Normal"/>
    <w:rsid w:val="00C80421"/>
    <w:pPr>
      <w:spacing w:after="180" w:line="240" w:lineRule="auto"/>
    </w:pPr>
    <w:rPr>
      <w:rFonts w:eastAsia="Times New Roman" w:cs="Times New Roman"/>
      <w:color w:val="666666"/>
      <w:sz w:val="24"/>
      <w:szCs w:val="24"/>
    </w:rPr>
  </w:style>
  <w:style w:type="paragraph" w:customStyle="1" w:styleId="cnoa1">
    <w:name w:val="cno&gt;a1"/>
    <w:basedOn w:val="Normal"/>
    <w:rsid w:val="00C80421"/>
    <w:pPr>
      <w:spacing w:after="180" w:line="240" w:lineRule="auto"/>
    </w:pPr>
    <w:rPr>
      <w:rFonts w:eastAsia="Times New Roman" w:cs="Times New Roman"/>
      <w:color w:val="666666"/>
      <w:sz w:val="24"/>
      <w:szCs w:val="24"/>
    </w:rPr>
  </w:style>
  <w:style w:type="paragraph" w:customStyle="1" w:styleId="dev-content-aside1">
    <w:name w:val="dev-content-aside1"/>
    <w:basedOn w:val="Normal"/>
    <w:rsid w:val="00C80421"/>
    <w:pPr>
      <w:pBdr>
        <w:left w:val="single" w:sz="6" w:space="15" w:color="DEDDD5"/>
      </w:pBdr>
      <w:spacing w:before="100" w:beforeAutospacing="1" w:after="210" w:line="240" w:lineRule="auto"/>
    </w:pPr>
    <w:rPr>
      <w:rFonts w:eastAsia="Times New Roman" w:cs="Times New Roman"/>
      <w:sz w:val="24"/>
      <w:szCs w:val="24"/>
    </w:rPr>
  </w:style>
  <w:style w:type="paragraph" w:customStyle="1" w:styleId="feedlist1">
    <w:name w:val="feedlist1"/>
    <w:basedOn w:val="Normal"/>
    <w:rsid w:val="00C80421"/>
    <w:pPr>
      <w:spacing w:line="240" w:lineRule="atLeast"/>
    </w:pPr>
    <w:rPr>
      <w:rFonts w:eastAsia="Times New Roman" w:cs="Times New Roman"/>
      <w:color w:val="808080"/>
      <w:sz w:val="24"/>
      <w:szCs w:val="24"/>
    </w:rPr>
  </w:style>
  <w:style w:type="paragraph" w:customStyle="1" w:styleId="rss-icon1">
    <w:name w:val="rss-icon1"/>
    <w:basedOn w:val="Normal"/>
    <w:rsid w:val="00C80421"/>
    <w:pPr>
      <w:spacing w:line="240" w:lineRule="atLeast"/>
    </w:pPr>
    <w:rPr>
      <w:rFonts w:eastAsia="Times New Roman" w:cs="Times New Roman"/>
      <w:b/>
      <w:bCs/>
      <w:color w:val="808080"/>
      <w:sz w:val="24"/>
      <w:szCs w:val="24"/>
    </w:rPr>
  </w:style>
  <w:style w:type="paragraph" w:customStyle="1" w:styleId="scenarios-freetrial-wrapper1">
    <w:name w:val="scenarios-freetrial-wrapper1"/>
    <w:basedOn w:val="Normal"/>
    <w:rsid w:val="00C80421"/>
    <w:pPr>
      <w:spacing w:before="300" w:after="210" w:line="240" w:lineRule="auto"/>
    </w:pPr>
    <w:rPr>
      <w:rFonts w:eastAsia="Times New Roman" w:cs="Times New Roman"/>
      <w:sz w:val="24"/>
      <w:szCs w:val="24"/>
    </w:rPr>
  </w:style>
  <w:style w:type="paragraph" w:customStyle="1" w:styleId="dev-center-hero-wrapper2">
    <w:name w:val="dev-center-hero-wrapper2"/>
    <w:basedOn w:val="Normal"/>
    <w:rsid w:val="00C80421"/>
    <w:pPr>
      <w:shd w:val="clear" w:color="auto" w:fill="F0F0E1"/>
      <w:spacing w:after="990" w:line="240" w:lineRule="auto"/>
      <w:ind w:left="-600"/>
    </w:pPr>
    <w:rPr>
      <w:rFonts w:eastAsia="Times New Roman" w:cs="Times New Roman"/>
      <w:sz w:val="24"/>
      <w:szCs w:val="24"/>
    </w:rPr>
  </w:style>
  <w:style w:type="paragraph" w:customStyle="1" w:styleId="site-arrowboxcta3">
    <w:name w:val="site-arrowboxcta3"/>
    <w:basedOn w:val="Normal"/>
    <w:rsid w:val="00C80421"/>
    <w:pPr>
      <w:spacing w:before="100" w:beforeAutospacing="1" w:after="210" w:line="240" w:lineRule="auto"/>
    </w:pPr>
    <w:rPr>
      <w:rFonts w:eastAsia="Times New Roman" w:cs="Times New Roman"/>
      <w:sz w:val="33"/>
      <w:szCs w:val="33"/>
    </w:rPr>
  </w:style>
  <w:style w:type="paragraph" w:customStyle="1" w:styleId="right-banner1">
    <w:name w:val="right-banner1"/>
    <w:basedOn w:val="Normal"/>
    <w:rsid w:val="00C80421"/>
    <w:pPr>
      <w:spacing w:line="240" w:lineRule="auto"/>
      <w:ind w:firstLine="22384"/>
    </w:pPr>
    <w:rPr>
      <w:rFonts w:eastAsia="Times New Roman" w:cs="Times New Roman"/>
      <w:sz w:val="24"/>
      <w:szCs w:val="24"/>
    </w:rPr>
  </w:style>
  <w:style w:type="paragraph" w:customStyle="1" w:styleId="site-arrowboxcta4">
    <w:name w:val="site-arrowboxcta4"/>
    <w:basedOn w:val="Normal"/>
    <w:rsid w:val="00C80421"/>
    <w:pPr>
      <w:spacing w:before="150" w:after="45" w:line="240" w:lineRule="auto"/>
    </w:pPr>
    <w:rPr>
      <w:rFonts w:eastAsia="Times New Roman" w:cs="Times New Roman"/>
      <w:color w:val="FFFFFF"/>
      <w:sz w:val="24"/>
      <w:szCs w:val="24"/>
    </w:rPr>
  </w:style>
  <w:style w:type="paragraph" w:customStyle="1" w:styleId="site-arrowboxcta5">
    <w:name w:val="site-arrowboxcta5"/>
    <w:basedOn w:val="Normal"/>
    <w:rsid w:val="00C80421"/>
    <w:pPr>
      <w:spacing w:before="435" w:after="45" w:line="240" w:lineRule="auto"/>
    </w:pPr>
    <w:rPr>
      <w:rFonts w:eastAsia="Times New Roman" w:cs="Times New Roman"/>
      <w:color w:val="FFFFFF"/>
      <w:sz w:val="24"/>
      <w:szCs w:val="24"/>
    </w:rPr>
  </w:style>
  <w:style w:type="paragraph" w:customStyle="1" w:styleId="sub1">
    <w:name w:val="sub1"/>
    <w:basedOn w:val="Normal"/>
    <w:rsid w:val="00C80421"/>
    <w:pPr>
      <w:spacing w:after="45" w:line="240" w:lineRule="auto"/>
    </w:pPr>
    <w:rPr>
      <w:rFonts w:eastAsia="Times New Roman" w:cs="Times New Roman"/>
      <w:color w:val="FFFFFF"/>
      <w:sz w:val="24"/>
      <w:szCs w:val="24"/>
    </w:rPr>
  </w:style>
  <w:style w:type="paragraph" w:customStyle="1" w:styleId="dev-center-hero-wrapper3">
    <w:name w:val="dev-center-hero-wrapper3"/>
    <w:basedOn w:val="Normal"/>
    <w:rsid w:val="00C80421"/>
    <w:pPr>
      <w:shd w:val="clear" w:color="auto" w:fill="F0F0E1"/>
      <w:spacing w:after="990" w:line="240" w:lineRule="auto"/>
      <w:ind w:left="-600"/>
    </w:pPr>
    <w:rPr>
      <w:rFonts w:eastAsia="Times New Roman" w:cs="Times New Roman"/>
      <w:sz w:val="24"/>
      <w:szCs w:val="24"/>
    </w:rPr>
  </w:style>
  <w:style w:type="paragraph" w:customStyle="1" w:styleId="dev-center-hero-wrapper4">
    <w:name w:val="dev-center-hero-wrapper4"/>
    <w:basedOn w:val="Normal"/>
    <w:rsid w:val="00C80421"/>
    <w:pPr>
      <w:shd w:val="clear" w:color="auto" w:fill="F0F0E1"/>
      <w:spacing w:after="990" w:line="240" w:lineRule="auto"/>
      <w:ind w:left="-600"/>
    </w:pPr>
    <w:rPr>
      <w:rFonts w:eastAsia="Times New Roman" w:cs="Times New Roman"/>
      <w:sz w:val="24"/>
      <w:szCs w:val="24"/>
    </w:rPr>
  </w:style>
  <w:style w:type="paragraph" w:customStyle="1" w:styleId="dev-center-hero-wrapper5">
    <w:name w:val="dev-center-hero-wrapper5"/>
    <w:basedOn w:val="Normal"/>
    <w:rsid w:val="00C80421"/>
    <w:pPr>
      <w:shd w:val="clear" w:color="auto" w:fill="F0F0E1"/>
      <w:spacing w:after="990" w:line="240" w:lineRule="auto"/>
      <w:ind w:left="-600"/>
    </w:pPr>
    <w:rPr>
      <w:rFonts w:eastAsia="Times New Roman" w:cs="Times New Roman"/>
      <w:sz w:val="24"/>
      <w:szCs w:val="24"/>
    </w:rPr>
  </w:style>
  <w:style w:type="paragraph" w:customStyle="1" w:styleId="dev-center-hero-wrapper6">
    <w:name w:val="dev-center-hero-wrapper6"/>
    <w:basedOn w:val="Normal"/>
    <w:rsid w:val="00C80421"/>
    <w:pPr>
      <w:shd w:val="clear" w:color="auto" w:fill="F0F0E1"/>
      <w:spacing w:after="990" w:line="240" w:lineRule="auto"/>
      <w:ind w:left="-600"/>
    </w:pPr>
    <w:rPr>
      <w:rFonts w:eastAsia="Times New Roman" w:cs="Times New Roman"/>
      <w:sz w:val="24"/>
      <w:szCs w:val="24"/>
    </w:rPr>
  </w:style>
  <w:style w:type="paragraph" w:customStyle="1" w:styleId="dev-center-hero-aside3">
    <w:name w:val="dev-center-hero-aside3"/>
    <w:basedOn w:val="Normal"/>
    <w:rsid w:val="00C80421"/>
    <w:pPr>
      <w:spacing w:before="100" w:beforeAutospacing="1" w:after="210" w:line="240" w:lineRule="auto"/>
    </w:pPr>
    <w:rPr>
      <w:rFonts w:eastAsia="Times New Roman" w:cs="Times New Roman"/>
      <w:sz w:val="24"/>
      <w:szCs w:val="24"/>
    </w:rPr>
  </w:style>
  <w:style w:type="paragraph" w:customStyle="1" w:styleId="dev-center-hero-aside4">
    <w:name w:val="dev-center-hero-aside4"/>
    <w:basedOn w:val="Normal"/>
    <w:rsid w:val="00C80421"/>
    <w:pPr>
      <w:spacing w:before="100" w:beforeAutospacing="1" w:after="210" w:line="240" w:lineRule="auto"/>
    </w:pPr>
    <w:rPr>
      <w:rFonts w:eastAsia="Times New Roman" w:cs="Times New Roman"/>
      <w:sz w:val="24"/>
      <w:szCs w:val="24"/>
    </w:rPr>
  </w:style>
  <w:style w:type="paragraph" w:customStyle="1" w:styleId="dev-center-hero-aside5">
    <w:name w:val="dev-center-hero-aside5"/>
    <w:basedOn w:val="Normal"/>
    <w:rsid w:val="00C80421"/>
    <w:pPr>
      <w:spacing w:before="100" w:beforeAutospacing="1" w:after="210" w:line="240" w:lineRule="auto"/>
    </w:pPr>
    <w:rPr>
      <w:rFonts w:eastAsia="Times New Roman" w:cs="Times New Roman"/>
      <w:sz w:val="24"/>
      <w:szCs w:val="24"/>
    </w:rPr>
  </w:style>
  <w:style w:type="paragraph" w:customStyle="1" w:styleId="dev-center-hero-aside6">
    <w:name w:val="dev-center-hero-aside6"/>
    <w:basedOn w:val="Normal"/>
    <w:rsid w:val="00C80421"/>
    <w:pPr>
      <w:spacing w:before="100" w:beforeAutospacing="1" w:after="210" w:line="240" w:lineRule="auto"/>
    </w:pPr>
    <w:rPr>
      <w:rFonts w:eastAsia="Times New Roman" w:cs="Times New Roman"/>
      <w:sz w:val="24"/>
      <w:szCs w:val="24"/>
    </w:rPr>
  </w:style>
  <w:style w:type="paragraph" w:customStyle="1" w:styleId="content-blocks-three2">
    <w:name w:val="content-blocks-three2"/>
    <w:basedOn w:val="Normal"/>
    <w:rsid w:val="00C80421"/>
    <w:pPr>
      <w:spacing w:before="100" w:beforeAutospacing="1" w:after="450" w:line="240" w:lineRule="auto"/>
    </w:pPr>
    <w:rPr>
      <w:rFonts w:eastAsia="Times New Roman" w:cs="Times New Roman"/>
      <w:sz w:val="18"/>
      <w:szCs w:val="18"/>
    </w:rPr>
  </w:style>
  <w:style w:type="paragraph" w:customStyle="1" w:styleId="content-blocks-three3">
    <w:name w:val="content-blocks-three3"/>
    <w:basedOn w:val="Normal"/>
    <w:rsid w:val="00C80421"/>
    <w:pPr>
      <w:spacing w:before="100" w:beforeAutospacing="1" w:after="450" w:line="240" w:lineRule="auto"/>
    </w:pPr>
    <w:rPr>
      <w:rFonts w:eastAsia="Times New Roman" w:cs="Times New Roman"/>
      <w:sz w:val="18"/>
      <w:szCs w:val="18"/>
    </w:rPr>
  </w:style>
  <w:style w:type="paragraph" w:customStyle="1" w:styleId="content-blocks-three4">
    <w:name w:val="content-blocks-three4"/>
    <w:basedOn w:val="Normal"/>
    <w:rsid w:val="00C80421"/>
    <w:pPr>
      <w:spacing w:before="100" w:beforeAutospacing="1" w:after="450" w:line="240" w:lineRule="auto"/>
    </w:pPr>
    <w:rPr>
      <w:rFonts w:eastAsia="Times New Roman" w:cs="Times New Roman"/>
      <w:sz w:val="18"/>
      <w:szCs w:val="18"/>
    </w:rPr>
  </w:style>
  <w:style w:type="paragraph" w:customStyle="1" w:styleId="content-blocks-three5">
    <w:name w:val="content-blocks-three5"/>
    <w:basedOn w:val="Normal"/>
    <w:rsid w:val="00C80421"/>
    <w:pPr>
      <w:spacing w:before="100" w:beforeAutospacing="1" w:after="450" w:line="240" w:lineRule="auto"/>
    </w:pPr>
    <w:rPr>
      <w:rFonts w:eastAsia="Times New Roman" w:cs="Times New Roman"/>
      <w:sz w:val="18"/>
      <w:szCs w:val="18"/>
    </w:rPr>
  </w:style>
  <w:style w:type="paragraph" w:customStyle="1" w:styleId="question1">
    <w:name w:val="question1"/>
    <w:basedOn w:val="Normal"/>
    <w:rsid w:val="00C80421"/>
    <w:pPr>
      <w:spacing w:before="90" w:after="90" w:line="240" w:lineRule="auto"/>
    </w:pPr>
    <w:rPr>
      <w:rFonts w:eastAsia="Times New Roman" w:cs="Times New Roman"/>
      <w:b/>
      <w:bCs/>
      <w:color w:val="323232"/>
      <w:szCs w:val="21"/>
    </w:rPr>
  </w:style>
  <w:style w:type="paragraph" w:customStyle="1" w:styleId="questiona1">
    <w:name w:val="question&gt;a1"/>
    <w:basedOn w:val="Normal"/>
    <w:rsid w:val="00C80421"/>
    <w:pPr>
      <w:spacing w:line="240" w:lineRule="auto"/>
    </w:pPr>
    <w:rPr>
      <w:rFonts w:eastAsia="Times New Roman" w:cs="Times New Roman"/>
      <w:color w:val="323232"/>
      <w:sz w:val="24"/>
      <w:szCs w:val="24"/>
    </w:rPr>
  </w:style>
  <w:style w:type="paragraph" w:customStyle="1" w:styleId="questionaspan1">
    <w:name w:val="question&gt;a&gt;span1"/>
    <w:basedOn w:val="Normal"/>
    <w:rsid w:val="00C80421"/>
    <w:pPr>
      <w:spacing w:before="100" w:beforeAutospacing="1" w:after="210" w:line="240" w:lineRule="auto"/>
      <w:ind w:left="-300"/>
    </w:pPr>
    <w:rPr>
      <w:rFonts w:eastAsia="Times New Roman" w:cs="Times New Roman"/>
      <w:sz w:val="24"/>
      <w:szCs w:val="24"/>
    </w:rPr>
  </w:style>
  <w:style w:type="paragraph" w:customStyle="1" w:styleId="questiona2">
    <w:name w:val="question&gt;a2"/>
    <w:basedOn w:val="Normal"/>
    <w:rsid w:val="00C80421"/>
    <w:pPr>
      <w:spacing w:line="240" w:lineRule="auto"/>
    </w:pPr>
    <w:rPr>
      <w:rFonts w:eastAsia="Times New Roman" w:cs="Times New Roman"/>
      <w:color w:val="00A8D9"/>
      <w:sz w:val="24"/>
      <w:szCs w:val="24"/>
    </w:rPr>
  </w:style>
  <w:style w:type="paragraph" w:customStyle="1" w:styleId="plus1">
    <w:name w:val="plus1"/>
    <w:basedOn w:val="Normal"/>
    <w:rsid w:val="00C80421"/>
    <w:pPr>
      <w:spacing w:before="100" w:beforeAutospacing="1" w:after="210" w:line="240" w:lineRule="auto"/>
    </w:pPr>
    <w:rPr>
      <w:rFonts w:eastAsia="Times New Roman" w:cs="Times New Roman"/>
      <w:sz w:val="24"/>
      <w:szCs w:val="24"/>
    </w:rPr>
  </w:style>
  <w:style w:type="paragraph" w:customStyle="1" w:styleId="answer1">
    <w:name w:val="answer1"/>
    <w:basedOn w:val="Normal"/>
    <w:rsid w:val="00C80421"/>
    <w:pPr>
      <w:spacing w:after="210" w:line="270" w:lineRule="atLeast"/>
      <w:ind w:left="450" w:right="900"/>
    </w:pPr>
    <w:rPr>
      <w:rFonts w:eastAsia="Times New Roman" w:cs="Times New Roman"/>
      <w:vanish/>
      <w:sz w:val="18"/>
      <w:szCs w:val="18"/>
    </w:rPr>
  </w:style>
  <w:style w:type="paragraph" w:customStyle="1" w:styleId="plus2">
    <w:name w:val="plus2"/>
    <w:basedOn w:val="Normal"/>
    <w:rsid w:val="00C80421"/>
    <w:pPr>
      <w:spacing w:before="100" w:beforeAutospacing="1" w:after="210" w:line="240" w:lineRule="auto"/>
    </w:pPr>
    <w:rPr>
      <w:rFonts w:eastAsia="Times New Roman" w:cs="Times New Roman"/>
      <w:sz w:val="24"/>
      <w:szCs w:val="24"/>
    </w:rPr>
  </w:style>
  <w:style w:type="paragraph" w:customStyle="1" w:styleId="minus2">
    <w:name w:val="minus2"/>
    <w:basedOn w:val="Normal"/>
    <w:rsid w:val="00C80421"/>
    <w:pPr>
      <w:spacing w:before="100" w:beforeAutospacing="1" w:after="210" w:line="240" w:lineRule="auto"/>
    </w:pPr>
    <w:rPr>
      <w:rFonts w:eastAsia="Times New Roman" w:cs="Times New Roman"/>
      <w:sz w:val="24"/>
      <w:szCs w:val="24"/>
    </w:rPr>
  </w:style>
  <w:style w:type="paragraph" w:customStyle="1" w:styleId="video-icon3">
    <w:name w:val="video-icon3"/>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video-time2">
    <w:name w:val="video-time2"/>
    <w:basedOn w:val="Normal"/>
    <w:rsid w:val="00C80421"/>
    <w:pPr>
      <w:shd w:val="clear" w:color="auto" w:fill="666666"/>
      <w:spacing w:before="100" w:beforeAutospacing="1" w:after="210" w:line="240" w:lineRule="auto"/>
    </w:pPr>
    <w:rPr>
      <w:rFonts w:eastAsia="Times New Roman" w:cs="Times New Roman"/>
      <w:b/>
      <w:bCs/>
      <w:color w:val="FFFFFF"/>
      <w:sz w:val="24"/>
      <w:szCs w:val="24"/>
    </w:rPr>
  </w:style>
  <w:style w:type="paragraph" w:customStyle="1" w:styleId="section1">
    <w:name w:val="section1"/>
    <w:basedOn w:val="Normal"/>
    <w:rsid w:val="00C80421"/>
    <w:pPr>
      <w:spacing w:before="100" w:beforeAutospacing="1" w:after="210" w:line="240" w:lineRule="auto"/>
    </w:pPr>
    <w:rPr>
      <w:rFonts w:eastAsia="Times New Roman" w:cs="Times New Roman"/>
      <w:sz w:val="24"/>
      <w:szCs w:val="24"/>
    </w:rPr>
  </w:style>
  <w:style w:type="paragraph" w:customStyle="1" w:styleId="content-blocks-two1">
    <w:name w:val="content-blocks-two1"/>
    <w:basedOn w:val="Normal"/>
    <w:rsid w:val="00C80421"/>
    <w:pPr>
      <w:spacing w:after="1200" w:line="240" w:lineRule="auto"/>
      <w:ind w:left="-210" w:right="-210"/>
    </w:pPr>
    <w:rPr>
      <w:rFonts w:eastAsia="Times New Roman" w:cs="Times New Roman"/>
      <w:sz w:val="24"/>
      <w:szCs w:val="24"/>
    </w:rPr>
  </w:style>
  <w:style w:type="paragraph" w:customStyle="1" w:styleId="block1">
    <w:name w:val="block1"/>
    <w:basedOn w:val="Normal"/>
    <w:rsid w:val="00C80421"/>
    <w:pPr>
      <w:shd w:val="clear" w:color="auto" w:fill="EAEAE6"/>
      <w:spacing w:after="210" w:line="240" w:lineRule="auto"/>
      <w:ind w:left="210"/>
    </w:pPr>
    <w:rPr>
      <w:rFonts w:eastAsia="Times New Roman" w:cs="Times New Roman"/>
      <w:sz w:val="24"/>
      <w:szCs w:val="24"/>
    </w:rPr>
  </w:style>
  <w:style w:type="paragraph" w:customStyle="1" w:styleId="app-title1">
    <w:name w:val="app-title1"/>
    <w:basedOn w:val="Normal"/>
    <w:rsid w:val="00C80421"/>
    <w:pPr>
      <w:spacing w:line="270" w:lineRule="atLeast"/>
      <w:textAlignment w:val="center"/>
    </w:pPr>
    <w:rPr>
      <w:rFonts w:eastAsia="Times New Roman" w:cs="Times New Roman"/>
      <w:color w:val="383838"/>
      <w:sz w:val="24"/>
      <w:szCs w:val="24"/>
    </w:rPr>
  </w:style>
  <w:style w:type="paragraph" w:customStyle="1" w:styleId="short-description1">
    <w:name w:val="short-description1"/>
    <w:basedOn w:val="Normal"/>
    <w:rsid w:val="00C80421"/>
    <w:pPr>
      <w:spacing w:before="180" w:after="180" w:line="255" w:lineRule="atLeast"/>
    </w:pPr>
    <w:rPr>
      <w:rFonts w:eastAsia="Times New Roman" w:cs="Times New Roman"/>
      <w:vanish/>
      <w:color w:val="777777"/>
      <w:sz w:val="18"/>
      <w:szCs w:val="18"/>
    </w:rPr>
  </w:style>
  <w:style w:type="paragraph" w:customStyle="1" w:styleId="site-arrowlink3">
    <w:name w:val="site-arrowlink3"/>
    <w:basedOn w:val="Normal"/>
    <w:rsid w:val="00C80421"/>
    <w:pPr>
      <w:spacing w:before="100" w:beforeAutospacing="1" w:after="210" w:line="240" w:lineRule="auto"/>
    </w:pPr>
    <w:rPr>
      <w:rFonts w:eastAsia="Times New Roman" w:cs="Times New Roman"/>
      <w:b/>
      <w:bCs/>
      <w:caps/>
      <w:color w:val="00BCF2"/>
      <w:sz w:val="17"/>
      <w:szCs w:val="17"/>
    </w:rPr>
  </w:style>
  <w:style w:type="paragraph" w:customStyle="1" w:styleId="site-arrowlink5">
    <w:name w:val="site-arrowlink5"/>
    <w:basedOn w:val="Normal"/>
    <w:rsid w:val="00C80421"/>
    <w:pPr>
      <w:spacing w:before="100" w:beforeAutospacing="1" w:after="210" w:line="240" w:lineRule="auto"/>
    </w:pPr>
    <w:rPr>
      <w:rFonts w:eastAsia="Times New Roman" w:cs="Times New Roman"/>
      <w:b/>
      <w:bCs/>
      <w:caps/>
      <w:color w:val="0072C6"/>
      <w:sz w:val="17"/>
      <w:szCs w:val="17"/>
    </w:rPr>
  </w:style>
  <w:style w:type="paragraph" w:customStyle="1" w:styleId="free-trial-ribbon2">
    <w:name w:val="free-trial-ribbon2"/>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back-link1">
    <w:name w:val="back-link1"/>
    <w:basedOn w:val="Normal"/>
    <w:rsid w:val="00C80421"/>
    <w:pPr>
      <w:spacing w:before="100" w:beforeAutospacing="1" w:after="210" w:line="240" w:lineRule="auto"/>
    </w:pPr>
    <w:rPr>
      <w:rFonts w:eastAsia="Times New Roman" w:cs="Times New Roman"/>
      <w:sz w:val="27"/>
      <w:szCs w:val="27"/>
    </w:rPr>
  </w:style>
  <w:style w:type="paragraph" w:customStyle="1" w:styleId="app-description1">
    <w:name w:val="app-description1"/>
    <w:basedOn w:val="Normal"/>
    <w:rsid w:val="00C80421"/>
    <w:pPr>
      <w:spacing w:before="100" w:beforeAutospacing="1" w:after="210" w:line="240" w:lineRule="auto"/>
    </w:pPr>
    <w:rPr>
      <w:rFonts w:eastAsia="Times New Roman" w:cs="Times New Roman"/>
      <w:sz w:val="24"/>
      <w:szCs w:val="24"/>
    </w:rPr>
  </w:style>
  <w:style w:type="paragraph" w:customStyle="1" w:styleId="app-short-description1">
    <w:name w:val="app-short-description1"/>
    <w:basedOn w:val="Normal"/>
    <w:rsid w:val="00C80421"/>
    <w:pPr>
      <w:spacing w:before="100" w:beforeAutospacing="1" w:after="210" w:line="240" w:lineRule="auto"/>
      <w:ind w:left="1800"/>
    </w:pPr>
    <w:rPr>
      <w:rFonts w:eastAsia="Times New Roman" w:cs="Times New Roman"/>
      <w:sz w:val="24"/>
      <w:szCs w:val="24"/>
    </w:rPr>
  </w:style>
  <w:style w:type="paragraph" w:customStyle="1" w:styleId="app-long-description1">
    <w:name w:val="app-long-description1"/>
    <w:basedOn w:val="Normal"/>
    <w:rsid w:val="00C80421"/>
    <w:pPr>
      <w:spacing w:before="100" w:beforeAutospacing="1" w:after="210" w:line="240" w:lineRule="auto"/>
      <w:ind w:left="1800"/>
    </w:pPr>
    <w:rPr>
      <w:rFonts w:eastAsia="Times New Roman" w:cs="Times New Roman"/>
      <w:sz w:val="24"/>
      <w:szCs w:val="24"/>
    </w:rPr>
  </w:style>
  <w:style w:type="paragraph" w:customStyle="1" w:styleId="minimize-description1">
    <w:name w:val="minimize-description1"/>
    <w:basedOn w:val="Normal"/>
    <w:rsid w:val="00C80421"/>
    <w:pPr>
      <w:spacing w:before="100" w:beforeAutospacing="1" w:after="210" w:line="240" w:lineRule="auto"/>
    </w:pPr>
    <w:rPr>
      <w:rFonts w:eastAsia="Times New Roman" w:cs="Times New Roman"/>
      <w:vanish/>
      <w:sz w:val="24"/>
      <w:szCs w:val="24"/>
    </w:rPr>
  </w:style>
  <w:style w:type="paragraph" w:customStyle="1" w:styleId="app-links1">
    <w:name w:val="app-links1"/>
    <w:basedOn w:val="Normal"/>
    <w:rsid w:val="00C80421"/>
    <w:pPr>
      <w:spacing w:before="150" w:after="300" w:line="285" w:lineRule="atLeast"/>
    </w:pPr>
    <w:rPr>
      <w:rFonts w:eastAsia="Times New Roman" w:cs="Times New Roman"/>
      <w:color w:val="777777"/>
      <w:szCs w:val="21"/>
    </w:rPr>
  </w:style>
  <w:style w:type="paragraph" w:customStyle="1" w:styleId="app-plans1">
    <w:name w:val="app-plans1"/>
    <w:basedOn w:val="Normal"/>
    <w:rsid w:val="00C80421"/>
    <w:pPr>
      <w:spacing w:before="100" w:beforeAutospacing="1" w:after="750" w:line="240" w:lineRule="auto"/>
    </w:pPr>
    <w:rPr>
      <w:rFonts w:eastAsia="Times New Roman" w:cs="Times New Roman"/>
      <w:sz w:val="24"/>
      <w:szCs w:val="24"/>
    </w:rPr>
  </w:style>
  <w:style w:type="paragraph" w:customStyle="1" w:styleId="app-plan1">
    <w:name w:val="app-plan1"/>
    <w:basedOn w:val="Normal"/>
    <w:rsid w:val="00C80421"/>
    <w:pPr>
      <w:shd w:val="clear" w:color="auto" w:fill="F7F5F2"/>
      <w:spacing w:before="210" w:after="210" w:line="240" w:lineRule="auto"/>
    </w:pPr>
    <w:rPr>
      <w:rFonts w:eastAsia="Times New Roman" w:cs="Times New Roman"/>
      <w:sz w:val="24"/>
      <w:szCs w:val="24"/>
    </w:rPr>
  </w:style>
  <w:style w:type="paragraph" w:customStyle="1" w:styleId="app-planul1">
    <w:name w:val="app-plan&gt;ul1"/>
    <w:basedOn w:val="Normal"/>
    <w:rsid w:val="00C80421"/>
    <w:pPr>
      <w:spacing w:before="330" w:line="240" w:lineRule="auto"/>
      <w:ind w:left="750"/>
    </w:pPr>
    <w:rPr>
      <w:rFonts w:eastAsia="Times New Roman" w:cs="Times New Roman"/>
      <w:sz w:val="24"/>
      <w:szCs w:val="24"/>
    </w:rPr>
  </w:style>
  <w:style w:type="paragraph" w:customStyle="1" w:styleId="app-planulli1">
    <w:name w:val="app-plan&gt;ul&gt;li1"/>
    <w:basedOn w:val="Normal"/>
    <w:rsid w:val="00C80421"/>
    <w:pPr>
      <w:spacing w:before="100" w:beforeAutospacing="1" w:after="210" w:line="240" w:lineRule="auto"/>
      <w:ind w:left="300"/>
      <w:textAlignment w:val="top"/>
    </w:pPr>
    <w:rPr>
      <w:rFonts w:eastAsia="Times New Roman" w:cs="Times New Roman"/>
      <w:sz w:val="24"/>
      <w:szCs w:val="24"/>
    </w:rPr>
  </w:style>
  <w:style w:type="paragraph" w:customStyle="1" w:styleId="app-planulliul1">
    <w:name w:val="app-plan&gt;ul&gt;li&gt;ul1"/>
    <w:basedOn w:val="Normal"/>
    <w:rsid w:val="00C80421"/>
    <w:pPr>
      <w:spacing w:line="240" w:lineRule="auto"/>
    </w:pPr>
    <w:rPr>
      <w:rFonts w:eastAsia="Times New Roman" w:cs="Times New Roman"/>
      <w:sz w:val="24"/>
      <w:szCs w:val="24"/>
    </w:rPr>
  </w:style>
  <w:style w:type="paragraph" w:customStyle="1" w:styleId="description1">
    <w:name w:val="description1"/>
    <w:basedOn w:val="Normal"/>
    <w:rsid w:val="00C80421"/>
    <w:pPr>
      <w:spacing w:before="100" w:beforeAutospacing="1" w:after="210" w:line="240" w:lineRule="auto"/>
    </w:pPr>
    <w:rPr>
      <w:rFonts w:eastAsia="Times New Roman" w:cs="Times New Roman"/>
      <w:sz w:val="24"/>
      <w:szCs w:val="24"/>
    </w:rPr>
  </w:style>
  <w:style w:type="paragraph" w:customStyle="1" w:styleId="purchase1">
    <w:name w:val="purchase1"/>
    <w:basedOn w:val="Normal"/>
    <w:rsid w:val="00C80421"/>
    <w:pPr>
      <w:shd w:val="clear" w:color="auto" w:fill="969696"/>
      <w:spacing w:before="100" w:beforeAutospacing="1" w:after="210" w:line="240" w:lineRule="auto"/>
    </w:pPr>
    <w:rPr>
      <w:rFonts w:eastAsia="Times New Roman" w:cs="Times New Roman"/>
      <w:sz w:val="24"/>
      <w:szCs w:val="24"/>
    </w:rPr>
  </w:style>
  <w:style w:type="paragraph" w:customStyle="1" w:styleId="spacer1">
    <w:name w:val="spacer1"/>
    <w:basedOn w:val="Normal"/>
    <w:rsid w:val="00C80421"/>
    <w:pPr>
      <w:spacing w:line="240" w:lineRule="auto"/>
    </w:pPr>
    <w:rPr>
      <w:rFonts w:eastAsia="Times New Roman" w:cs="Times New Roman"/>
      <w:sz w:val="24"/>
      <w:szCs w:val="24"/>
    </w:rPr>
  </w:style>
  <w:style w:type="paragraph" w:customStyle="1" w:styleId="price1">
    <w:name w:val="price1"/>
    <w:basedOn w:val="Normal"/>
    <w:rsid w:val="00C80421"/>
    <w:pPr>
      <w:spacing w:line="240" w:lineRule="auto"/>
      <w:jc w:val="center"/>
    </w:pPr>
    <w:rPr>
      <w:rFonts w:eastAsia="Times New Roman" w:cs="Times New Roman"/>
      <w:color w:val="FFFFFF"/>
      <w:sz w:val="42"/>
      <w:szCs w:val="42"/>
    </w:rPr>
  </w:style>
  <w:style w:type="paragraph" w:customStyle="1" w:styleId="app-slideshow1">
    <w:name w:val="app-slideshow1"/>
    <w:basedOn w:val="Normal"/>
    <w:rsid w:val="00C80421"/>
    <w:pPr>
      <w:spacing w:line="240" w:lineRule="auto"/>
      <w:ind w:left="840" w:right="840"/>
    </w:pPr>
    <w:rPr>
      <w:rFonts w:eastAsia="Times New Roman" w:cs="Times New Roman"/>
      <w:sz w:val="24"/>
      <w:szCs w:val="24"/>
    </w:rPr>
  </w:style>
  <w:style w:type="paragraph" w:customStyle="1" w:styleId="store-slideshow1">
    <w:name w:val="store-slideshow1"/>
    <w:basedOn w:val="Normal"/>
    <w:rsid w:val="00C80421"/>
    <w:pPr>
      <w:spacing w:line="240" w:lineRule="auto"/>
    </w:pPr>
    <w:rPr>
      <w:rFonts w:eastAsia="Times New Roman" w:cs="Times New Roman"/>
      <w:sz w:val="24"/>
      <w:szCs w:val="24"/>
    </w:rPr>
  </w:style>
  <w:style w:type="paragraph" w:customStyle="1" w:styleId="slideshow-controldivdiv2">
    <w:name w:val="slideshow-control&gt;div&gt;div2"/>
    <w:basedOn w:val="Normal"/>
    <w:rsid w:val="00C80421"/>
    <w:pPr>
      <w:spacing w:before="100" w:beforeAutospacing="1" w:after="210" w:line="240" w:lineRule="auto"/>
    </w:pPr>
    <w:rPr>
      <w:rFonts w:eastAsia="Times New Roman" w:cs="Times New Roman"/>
      <w:sz w:val="24"/>
      <w:szCs w:val="24"/>
    </w:rPr>
  </w:style>
  <w:style w:type="paragraph" w:customStyle="1" w:styleId="site-boxcta2">
    <w:name w:val="site-boxcta2"/>
    <w:basedOn w:val="Normal"/>
    <w:rsid w:val="00C80421"/>
    <w:pPr>
      <w:spacing w:before="100" w:beforeAutospacing="1" w:after="210" w:line="240" w:lineRule="auto"/>
    </w:pPr>
    <w:rPr>
      <w:rFonts w:eastAsia="Times New Roman" w:cs="Times New Roman"/>
      <w:sz w:val="18"/>
      <w:szCs w:val="18"/>
    </w:rPr>
  </w:style>
  <w:style w:type="paragraph" w:customStyle="1" w:styleId="hide1">
    <w:name w:val="hide1"/>
    <w:basedOn w:val="Normal"/>
    <w:rsid w:val="00C80421"/>
    <w:pPr>
      <w:spacing w:before="100" w:beforeAutospacing="1" w:after="210" w:line="240" w:lineRule="auto"/>
    </w:pPr>
    <w:rPr>
      <w:rFonts w:eastAsia="Times New Roman" w:cs="Times New Roman"/>
      <w:vanish/>
      <w:sz w:val="24"/>
      <w:szCs w:val="24"/>
    </w:rPr>
  </w:style>
  <w:style w:type="paragraph" w:customStyle="1" w:styleId="offer-btn-activate1">
    <w:name w:val="offer-btn-activate1"/>
    <w:basedOn w:val="Normal"/>
    <w:rsid w:val="00C80421"/>
    <w:pPr>
      <w:spacing w:before="100" w:beforeAutospacing="1" w:after="210" w:line="240" w:lineRule="auto"/>
    </w:pPr>
    <w:rPr>
      <w:rFonts w:eastAsia="Times New Roman" w:cs="Times New Roman"/>
      <w:vanish/>
      <w:sz w:val="24"/>
      <w:szCs w:val="24"/>
    </w:rPr>
  </w:style>
  <w:style w:type="paragraph" w:customStyle="1" w:styleId="offer-btn-buy1">
    <w:name w:val="offer-btn-buy1"/>
    <w:basedOn w:val="Normal"/>
    <w:rsid w:val="00C80421"/>
    <w:pPr>
      <w:spacing w:before="100" w:beforeAutospacing="1" w:after="210" w:line="240" w:lineRule="auto"/>
    </w:pPr>
    <w:rPr>
      <w:rFonts w:eastAsia="Times New Roman" w:cs="Times New Roman"/>
      <w:vanish/>
      <w:sz w:val="24"/>
      <w:szCs w:val="24"/>
    </w:rPr>
  </w:style>
  <w:style w:type="character" w:customStyle="1" w:styleId="play-btn2">
    <w:name w:val="play-btn2"/>
    <w:basedOn w:val="DefaultParagraphFont"/>
    <w:rsid w:val="00C80421"/>
    <w:rPr>
      <w:vanish w:val="0"/>
      <w:webHidden w:val="0"/>
      <w:specVanish w:val="0"/>
    </w:rPr>
  </w:style>
  <w:style w:type="character" w:customStyle="1" w:styleId="thumbnail2">
    <w:name w:val="thumbnail2"/>
    <w:basedOn w:val="DefaultParagraphFont"/>
    <w:rsid w:val="00C80421"/>
    <w:rPr>
      <w:vanish w:val="0"/>
      <w:webHidden w:val="0"/>
      <w:specVanish w:val="0"/>
    </w:rPr>
  </w:style>
  <w:style w:type="character" w:customStyle="1" w:styleId="title5">
    <w:name w:val="title5"/>
    <w:basedOn w:val="DefaultParagraphFont"/>
    <w:rsid w:val="00C80421"/>
    <w:rPr>
      <w:vanish w:val="0"/>
      <w:webHidden w:val="0"/>
      <w:specVanish w:val="0"/>
    </w:rPr>
  </w:style>
  <w:style w:type="character" w:customStyle="1" w:styleId="desc2">
    <w:name w:val="desc2"/>
    <w:basedOn w:val="DefaultParagraphFont"/>
    <w:rsid w:val="00C80421"/>
    <w:rPr>
      <w:vanish w:val="0"/>
      <w:webHidden w:val="0"/>
      <w:specVanish w:val="0"/>
    </w:rPr>
  </w:style>
  <w:style w:type="paragraph" w:customStyle="1" w:styleId="play-btn3">
    <w:name w:val="play-btn3"/>
    <w:basedOn w:val="Normal"/>
    <w:rsid w:val="00C80421"/>
    <w:pPr>
      <w:spacing w:line="240" w:lineRule="auto"/>
      <w:ind w:left="-203" w:right="-203" w:firstLine="22384"/>
    </w:pPr>
    <w:rPr>
      <w:rFonts w:eastAsia="Times New Roman" w:cs="Times New Roman"/>
      <w:sz w:val="24"/>
      <w:szCs w:val="24"/>
    </w:rPr>
  </w:style>
  <w:style w:type="paragraph" w:customStyle="1" w:styleId="content-blocks-four1">
    <w:name w:val="content-blocks-four1"/>
    <w:basedOn w:val="Normal"/>
    <w:rsid w:val="00C80421"/>
    <w:pPr>
      <w:spacing w:line="240" w:lineRule="auto"/>
      <w:ind w:left="-90" w:right="-90"/>
    </w:pPr>
    <w:rPr>
      <w:rFonts w:eastAsia="Times New Roman" w:cs="Times New Roman"/>
      <w:sz w:val="24"/>
      <w:szCs w:val="24"/>
    </w:rPr>
  </w:style>
  <w:style w:type="paragraph" w:customStyle="1" w:styleId="block2">
    <w:name w:val="block2"/>
    <w:basedOn w:val="Normal"/>
    <w:rsid w:val="00C80421"/>
    <w:pPr>
      <w:spacing w:after="180" w:line="240" w:lineRule="auto"/>
      <w:ind w:left="90" w:right="90"/>
    </w:pPr>
    <w:rPr>
      <w:rFonts w:eastAsia="Times New Roman" w:cs="Times New Roman"/>
      <w:sz w:val="24"/>
      <w:szCs w:val="24"/>
    </w:rPr>
  </w:style>
  <w:style w:type="paragraph" w:customStyle="1" w:styleId="thumbnail3">
    <w:name w:val="thumbnail3"/>
    <w:basedOn w:val="Normal"/>
    <w:rsid w:val="00C80421"/>
    <w:pPr>
      <w:shd w:val="clear" w:color="auto" w:fill="EEEEEE"/>
      <w:spacing w:before="100" w:beforeAutospacing="1" w:after="210" w:line="240" w:lineRule="auto"/>
    </w:pPr>
    <w:rPr>
      <w:rFonts w:eastAsia="Times New Roman" w:cs="Times New Roman"/>
      <w:sz w:val="24"/>
      <w:szCs w:val="24"/>
    </w:rPr>
  </w:style>
  <w:style w:type="paragraph" w:customStyle="1" w:styleId="play-btn4">
    <w:name w:val="play-btn4"/>
    <w:basedOn w:val="Normal"/>
    <w:rsid w:val="00C80421"/>
    <w:pPr>
      <w:spacing w:before="100" w:beforeAutospacing="1" w:after="210" w:line="240" w:lineRule="auto"/>
    </w:pPr>
    <w:rPr>
      <w:rFonts w:eastAsia="Times New Roman" w:cs="Times New Roman"/>
      <w:sz w:val="24"/>
      <w:szCs w:val="24"/>
    </w:rPr>
  </w:style>
  <w:style w:type="paragraph" w:customStyle="1" w:styleId="play-btn5">
    <w:name w:val="play-btn5"/>
    <w:basedOn w:val="Normal"/>
    <w:rsid w:val="00C80421"/>
    <w:pPr>
      <w:spacing w:before="100" w:beforeAutospacing="1" w:after="210" w:line="240" w:lineRule="auto"/>
    </w:pPr>
    <w:rPr>
      <w:rFonts w:eastAsia="Times New Roman" w:cs="Times New Roman"/>
      <w:sz w:val="24"/>
      <w:szCs w:val="24"/>
    </w:rPr>
  </w:style>
  <w:style w:type="paragraph" w:customStyle="1" w:styleId="title6">
    <w:name w:val="title6"/>
    <w:basedOn w:val="Normal"/>
    <w:rsid w:val="00C80421"/>
    <w:pPr>
      <w:spacing w:before="210" w:line="240" w:lineRule="atLeast"/>
    </w:pPr>
    <w:rPr>
      <w:rFonts w:eastAsia="Times New Roman" w:cs="Times New Roman"/>
      <w:b/>
      <w:bCs/>
      <w:caps/>
      <w:color w:val="505050"/>
      <w:sz w:val="18"/>
      <w:szCs w:val="18"/>
    </w:rPr>
  </w:style>
  <w:style w:type="paragraph" w:customStyle="1" w:styleId="desc3">
    <w:name w:val="desc3"/>
    <w:basedOn w:val="Normal"/>
    <w:rsid w:val="00C80421"/>
    <w:pPr>
      <w:spacing w:after="60" w:line="240" w:lineRule="atLeast"/>
    </w:pPr>
    <w:rPr>
      <w:rFonts w:eastAsia="Times New Roman" w:cs="Times New Roman"/>
      <w:color w:val="505050"/>
      <w:sz w:val="18"/>
      <w:szCs w:val="18"/>
    </w:rPr>
  </w:style>
  <w:style w:type="paragraph" w:customStyle="1" w:styleId="arrowlink4">
    <w:name w:val="arrowlink4"/>
    <w:basedOn w:val="Normal"/>
    <w:rsid w:val="00C80421"/>
    <w:pPr>
      <w:spacing w:before="100" w:beforeAutospacing="1" w:after="210" w:line="375" w:lineRule="atLeast"/>
    </w:pPr>
    <w:rPr>
      <w:rFonts w:eastAsia="Times New Roman" w:cs="Times New Roman"/>
      <w:b/>
      <w:bCs/>
      <w:caps/>
      <w:color w:val="00A8D2"/>
      <w:sz w:val="15"/>
      <w:szCs w:val="15"/>
    </w:rPr>
  </w:style>
  <w:style w:type="paragraph" w:customStyle="1" w:styleId="arrowlink5">
    <w:name w:val="arrowlink5"/>
    <w:basedOn w:val="Normal"/>
    <w:rsid w:val="00C80421"/>
    <w:pPr>
      <w:spacing w:before="100" w:beforeAutospacing="1" w:after="210" w:line="375" w:lineRule="atLeast"/>
    </w:pPr>
    <w:rPr>
      <w:rFonts w:eastAsia="Times New Roman" w:cs="Times New Roman"/>
      <w:b/>
      <w:bCs/>
      <w:caps/>
      <w:color w:val="008FBF"/>
      <w:sz w:val="15"/>
      <w:szCs w:val="15"/>
    </w:rPr>
  </w:style>
  <w:style w:type="paragraph" w:customStyle="1" w:styleId="footer-callout1">
    <w:name w:val="footer-callout1"/>
    <w:basedOn w:val="Normal"/>
    <w:rsid w:val="00C80421"/>
    <w:pPr>
      <w:spacing w:before="720" w:after="210" w:line="240" w:lineRule="auto"/>
    </w:pPr>
    <w:rPr>
      <w:rFonts w:eastAsia="Times New Roman" w:cs="Times New Roman"/>
      <w:sz w:val="24"/>
      <w:szCs w:val="24"/>
    </w:rPr>
  </w:style>
  <w:style w:type="paragraph" w:customStyle="1" w:styleId="case-study-block1">
    <w:name w:val="case-study-block1"/>
    <w:basedOn w:val="Normal"/>
    <w:rsid w:val="00C80421"/>
    <w:pPr>
      <w:spacing w:before="100" w:beforeAutospacing="1" w:after="210" w:line="240" w:lineRule="auto"/>
    </w:pPr>
    <w:rPr>
      <w:rFonts w:eastAsia="Times New Roman" w:cs="Times New Roman"/>
      <w:vanish/>
      <w:sz w:val="24"/>
      <w:szCs w:val="24"/>
    </w:rPr>
  </w:style>
  <w:style w:type="paragraph" w:customStyle="1" w:styleId="description2">
    <w:name w:val="description2"/>
    <w:basedOn w:val="Normal"/>
    <w:rsid w:val="00C80421"/>
    <w:pPr>
      <w:spacing w:before="100" w:beforeAutospacing="1" w:after="210" w:line="240" w:lineRule="auto"/>
      <w:ind w:right="3750"/>
    </w:pPr>
    <w:rPr>
      <w:rFonts w:eastAsia="Times New Roman" w:cs="Times New Roman"/>
      <w:sz w:val="24"/>
      <w:szCs w:val="24"/>
    </w:rPr>
  </w:style>
  <w:style w:type="paragraph" w:customStyle="1" w:styleId="active1">
    <w:name w:val="active1"/>
    <w:basedOn w:val="Normal"/>
    <w:rsid w:val="00C80421"/>
    <w:pPr>
      <w:shd w:val="clear" w:color="auto" w:fill="00BCF2"/>
      <w:spacing w:before="100" w:beforeAutospacing="1" w:after="210" w:line="240" w:lineRule="auto"/>
    </w:pPr>
    <w:rPr>
      <w:rFonts w:eastAsia="Times New Roman" w:cs="Times New Roman"/>
      <w:sz w:val="24"/>
      <w:szCs w:val="24"/>
    </w:rPr>
  </w:style>
  <w:style w:type="paragraph" w:customStyle="1" w:styleId="hero2">
    <w:name w:val="hero2"/>
    <w:basedOn w:val="Normal"/>
    <w:rsid w:val="00C80421"/>
    <w:pPr>
      <w:spacing w:before="100" w:beforeAutospacing="1" w:after="210" w:line="240" w:lineRule="auto"/>
    </w:pPr>
    <w:rPr>
      <w:rFonts w:eastAsia="Times New Roman" w:cs="Times New Roman"/>
      <w:sz w:val="24"/>
      <w:szCs w:val="24"/>
    </w:rPr>
  </w:style>
  <w:style w:type="paragraph" w:customStyle="1" w:styleId="section2">
    <w:name w:val="section2"/>
    <w:basedOn w:val="Normal"/>
    <w:rsid w:val="00C80421"/>
    <w:pPr>
      <w:spacing w:before="100" w:beforeAutospacing="1" w:after="210" w:line="270" w:lineRule="atLeast"/>
    </w:pPr>
    <w:rPr>
      <w:rFonts w:eastAsia="Times New Roman" w:cs="Times New Roman"/>
      <w:sz w:val="18"/>
      <w:szCs w:val="18"/>
    </w:rPr>
  </w:style>
  <w:style w:type="character" w:customStyle="1" w:styleId="small4">
    <w:name w:val="small4"/>
    <w:basedOn w:val="DefaultParagraphFont"/>
    <w:rsid w:val="00C80421"/>
    <w:rPr>
      <w:b w:val="0"/>
      <w:bCs w:val="0"/>
      <w:sz w:val="15"/>
      <w:szCs w:val="15"/>
    </w:rPr>
  </w:style>
  <w:style w:type="paragraph" w:customStyle="1" w:styleId="subheading1">
    <w:name w:val="subheading1"/>
    <w:basedOn w:val="Normal"/>
    <w:rsid w:val="00C80421"/>
    <w:pPr>
      <w:spacing w:after="300" w:line="240" w:lineRule="auto"/>
    </w:pPr>
    <w:rPr>
      <w:rFonts w:eastAsia="Times New Roman" w:cs="Times New Roman"/>
      <w:sz w:val="24"/>
      <w:szCs w:val="24"/>
    </w:rPr>
  </w:style>
  <w:style w:type="paragraph" w:customStyle="1" w:styleId="arrowlink6">
    <w:name w:val="arrowlink6"/>
    <w:basedOn w:val="Normal"/>
    <w:rsid w:val="00C80421"/>
    <w:pPr>
      <w:spacing w:before="100" w:beforeAutospacing="1" w:after="210" w:line="375" w:lineRule="atLeast"/>
    </w:pPr>
    <w:rPr>
      <w:rFonts w:eastAsia="Times New Roman" w:cs="Times New Roman"/>
      <w:b/>
      <w:bCs/>
      <w:caps/>
      <w:color w:val="00A8D9"/>
      <w:sz w:val="15"/>
      <w:szCs w:val="15"/>
    </w:rPr>
  </w:style>
  <w:style w:type="paragraph" w:customStyle="1" w:styleId="arrowlink7">
    <w:name w:val="arrowlink7"/>
    <w:basedOn w:val="Normal"/>
    <w:rsid w:val="00C80421"/>
    <w:pPr>
      <w:spacing w:before="100" w:beforeAutospacing="1" w:after="210" w:line="375" w:lineRule="atLeast"/>
    </w:pPr>
    <w:rPr>
      <w:rFonts w:eastAsia="Times New Roman" w:cs="Times New Roman"/>
      <w:b/>
      <w:bCs/>
      <w:caps/>
      <w:color w:val="008FBF"/>
      <w:sz w:val="15"/>
      <w:szCs w:val="15"/>
    </w:rPr>
  </w:style>
  <w:style w:type="paragraph" w:customStyle="1" w:styleId="plan-option-selector1">
    <w:name w:val="plan-option-selector1"/>
    <w:basedOn w:val="Normal"/>
    <w:rsid w:val="00C80421"/>
    <w:pPr>
      <w:spacing w:after="210" w:line="240" w:lineRule="auto"/>
    </w:pPr>
    <w:rPr>
      <w:rFonts w:eastAsia="Times New Roman" w:cs="Times New Roman"/>
      <w:sz w:val="24"/>
      <w:szCs w:val="24"/>
    </w:rPr>
  </w:style>
  <w:style w:type="paragraph" w:customStyle="1" w:styleId="subheading2">
    <w:name w:val="subheading2"/>
    <w:basedOn w:val="Normal"/>
    <w:rsid w:val="00C80421"/>
    <w:pPr>
      <w:spacing w:after="210" w:line="360" w:lineRule="atLeast"/>
    </w:pPr>
    <w:rPr>
      <w:rFonts w:eastAsia="Times New Roman" w:cs="Times New Roman"/>
      <w:sz w:val="27"/>
      <w:szCs w:val="27"/>
    </w:rPr>
  </w:style>
  <w:style w:type="paragraph" w:customStyle="1" w:styleId="plan-selector1">
    <w:name w:val="plan-selector1"/>
    <w:basedOn w:val="Normal"/>
    <w:rsid w:val="00C80421"/>
    <w:pPr>
      <w:spacing w:before="360" w:after="210" w:line="240" w:lineRule="auto"/>
    </w:pPr>
    <w:rPr>
      <w:rFonts w:eastAsia="Times New Roman" w:cs="Times New Roman"/>
      <w:sz w:val="24"/>
      <w:szCs w:val="24"/>
    </w:rPr>
  </w:style>
  <w:style w:type="paragraph" w:customStyle="1" w:styleId="triangle1">
    <w:name w:val="triangle1"/>
    <w:basedOn w:val="Normal"/>
    <w:rsid w:val="00C80421"/>
    <w:pPr>
      <w:pBdr>
        <w:top w:val="single" w:sz="2" w:space="0" w:color="auto"/>
        <w:left w:val="single" w:sz="48" w:space="0" w:color="auto"/>
        <w:bottom w:val="single" w:sz="48" w:space="0" w:color="auto"/>
        <w:right w:val="single" w:sz="48" w:space="0" w:color="auto"/>
      </w:pBdr>
      <w:spacing w:before="100" w:beforeAutospacing="1" w:after="210" w:line="240" w:lineRule="auto"/>
    </w:pPr>
    <w:rPr>
      <w:rFonts w:eastAsia="Times New Roman" w:cs="Times New Roman"/>
      <w:sz w:val="24"/>
      <w:szCs w:val="24"/>
    </w:rPr>
  </w:style>
  <w:style w:type="paragraph" w:customStyle="1" w:styleId="hourly-price1">
    <w:name w:val="hourly-price1"/>
    <w:basedOn w:val="Normal"/>
    <w:rsid w:val="00C80421"/>
    <w:pPr>
      <w:spacing w:before="100" w:beforeAutospacing="1" w:after="210" w:line="240" w:lineRule="auto"/>
    </w:pPr>
    <w:rPr>
      <w:rFonts w:eastAsia="Times New Roman" w:cs="Times New Roman"/>
      <w:b/>
      <w:bCs/>
      <w:sz w:val="24"/>
      <w:szCs w:val="24"/>
    </w:rPr>
  </w:style>
  <w:style w:type="paragraph" w:customStyle="1" w:styleId="price-emphasis1">
    <w:name w:val="price-emphasis1"/>
    <w:basedOn w:val="Normal"/>
    <w:rsid w:val="00C80421"/>
    <w:pPr>
      <w:spacing w:before="100" w:beforeAutospacing="1" w:after="210" w:line="240" w:lineRule="auto"/>
    </w:pPr>
    <w:rPr>
      <w:rFonts w:eastAsia="Times New Roman" w:cs="Times New Roman"/>
      <w:b/>
      <w:bCs/>
      <w:sz w:val="24"/>
      <w:szCs w:val="24"/>
    </w:rPr>
  </w:style>
  <w:style w:type="paragraph" w:customStyle="1" w:styleId="table-aside1">
    <w:name w:val="table-aside1"/>
    <w:basedOn w:val="Normal"/>
    <w:rsid w:val="00C80421"/>
    <w:pPr>
      <w:spacing w:before="30" w:after="210" w:line="240" w:lineRule="auto"/>
    </w:pPr>
    <w:rPr>
      <w:rFonts w:eastAsia="Times New Roman" w:cs="Times New Roman"/>
      <w:sz w:val="24"/>
      <w:szCs w:val="24"/>
    </w:rPr>
  </w:style>
  <w:style w:type="paragraph" w:customStyle="1" w:styleId="single-price-item1">
    <w:name w:val="single-price-item1"/>
    <w:basedOn w:val="Normal"/>
    <w:rsid w:val="00C80421"/>
    <w:pPr>
      <w:spacing w:before="100" w:beforeAutospacing="1" w:after="210" w:line="240" w:lineRule="auto"/>
    </w:pPr>
    <w:rPr>
      <w:rFonts w:eastAsia="Times New Roman" w:cs="Times New Roman"/>
      <w:color w:val="505050"/>
      <w:sz w:val="24"/>
      <w:szCs w:val="24"/>
    </w:rPr>
  </w:style>
  <w:style w:type="paragraph" w:customStyle="1" w:styleId="table-footnote1">
    <w:name w:val="table-footnote1"/>
    <w:basedOn w:val="Normal"/>
    <w:rsid w:val="00C80421"/>
    <w:pPr>
      <w:spacing w:after="210" w:line="240" w:lineRule="auto"/>
    </w:pPr>
    <w:rPr>
      <w:rFonts w:eastAsia="Times New Roman" w:cs="Times New Roman"/>
      <w:color w:val="999999"/>
      <w:sz w:val="17"/>
      <w:szCs w:val="17"/>
    </w:rPr>
  </w:style>
  <w:style w:type="paragraph" w:customStyle="1" w:styleId="p-footnote1">
    <w:name w:val="p-footnote1"/>
    <w:basedOn w:val="Normal"/>
    <w:rsid w:val="00C80421"/>
    <w:pPr>
      <w:spacing w:after="210" w:line="240" w:lineRule="auto"/>
    </w:pPr>
    <w:rPr>
      <w:rFonts w:eastAsia="Times New Roman" w:cs="Times New Roman"/>
      <w:color w:val="999999"/>
      <w:sz w:val="17"/>
      <w:szCs w:val="17"/>
    </w:rPr>
  </w:style>
  <w:style w:type="paragraph" w:customStyle="1" w:styleId="currency-label1">
    <w:name w:val="currency-label1"/>
    <w:basedOn w:val="Normal"/>
    <w:rsid w:val="00C80421"/>
    <w:pPr>
      <w:spacing w:before="100" w:beforeAutospacing="1" w:after="210" w:line="240" w:lineRule="auto"/>
    </w:pPr>
    <w:rPr>
      <w:rFonts w:eastAsia="Times New Roman" w:cs="Times New Roman"/>
      <w:color w:val="666666"/>
      <w:sz w:val="24"/>
      <w:szCs w:val="24"/>
    </w:rPr>
  </w:style>
  <w:style w:type="paragraph" w:customStyle="1" w:styleId="scenarios-freetrial-wrapper2">
    <w:name w:val="scenarios-freetrial-wrapper2"/>
    <w:basedOn w:val="Normal"/>
    <w:rsid w:val="00C80421"/>
    <w:pPr>
      <w:spacing w:before="100" w:beforeAutospacing="1" w:after="210" w:line="240" w:lineRule="auto"/>
    </w:pPr>
    <w:rPr>
      <w:rFonts w:eastAsia="Times New Roman" w:cs="Times New Roman"/>
      <w:vanish/>
      <w:sz w:val="24"/>
      <w:szCs w:val="24"/>
    </w:rPr>
  </w:style>
  <w:style w:type="character" w:customStyle="1" w:styleId="image-subtitle1">
    <w:name w:val="image-subtitle1"/>
    <w:basedOn w:val="DefaultParagraphFont"/>
    <w:rsid w:val="00C80421"/>
    <w:rPr>
      <w:i/>
      <w:iCs/>
      <w:vanish w:val="0"/>
      <w:webHidden w:val="0"/>
      <w:specVanish w:val="0"/>
    </w:rPr>
  </w:style>
  <w:style w:type="paragraph" w:customStyle="1" w:styleId="page-body-sections1">
    <w:name w:val="page-body-sections1"/>
    <w:basedOn w:val="Normal"/>
    <w:rsid w:val="00C80421"/>
    <w:pPr>
      <w:spacing w:before="100" w:beforeAutospacing="1" w:after="210" w:line="360" w:lineRule="atLeast"/>
    </w:pPr>
    <w:rPr>
      <w:rFonts w:eastAsia="Times New Roman" w:cs="Times New Roman"/>
      <w:color w:val="505050"/>
      <w:sz w:val="24"/>
      <w:szCs w:val="24"/>
    </w:rPr>
  </w:style>
  <w:style w:type="paragraph" w:customStyle="1" w:styleId="section-boxes1">
    <w:name w:val="section-boxes1"/>
    <w:basedOn w:val="Normal"/>
    <w:rsid w:val="00C80421"/>
    <w:pPr>
      <w:spacing w:before="450" w:line="240" w:lineRule="auto"/>
      <w:ind w:left="-165" w:right="-165"/>
    </w:pPr>
    <w:rPr>
      <w:rFonts w:eastAsia="Times New Roman" w:cs="Times New Roman"/>
      <w:sz w:val="24"/>
      <w:szCs w:val="24"/>
    </w:rPr>
  </w:style>
  <w:style w:type="paragraph" w:customStyle="1" w:styleId="box1">
    <w:name w:val="box1"/>
    <w:basedOn w:val="Normal"/>
    <w:rsid w:val="00C80421"/>
    <w:pPr>
      <w:spacing w:line="270" w:lineRule="atLeast"/>
      <w:ind w:left="150" w:right="150"/>
    </w:pPr>
    <w:rPr>
      <w:rFonts w:eastAsia="Times New Roman" w:cs="Times New Roman"/>
      <w:sz w:val="18"/>
      <w:szCs w:val="18"/>
    </w:rPr>
  </w:style>
  <w:style w:type="paragraph" w:customStyle="1" w:styleId="section-boxes2">
    <w:name w:val="section-boxes2"/>
    <w:basedOn w:val="Normal"/>
    <w:rsid w:val="00C80421"/>
    <w:pPr>
      <w:spacing w:before="450" w:line="240" w:lineRule="auto"/>
      <w:ind w:left="-240" w:right="-240"/>
    </w:pPr>
    <w:rPr>
      <w:rFonts w:eastAsia="Times New Roman" w:cs="Times New Roman"/>
      <w:sz w:val="24"/>
      <w:szCs w:val="24"/>
    </w:rPr>
  </w:style>
  <w:style w:type="paragraph" w:customStyle="1" w:styleId="box2">
    <w:name w:val="box2"/>
    <w:basedOn w:val="Normal"/>
    <w:rsid w:val="00C80421"/>
    <w:pPr>
      <w:spacing w:line="270" w:lineRule="atLeast"/>
      <w:ind w:left="240" w:right="240"/>
    </w:pPr>
    <w:rPr>
      <w:rFonts w:eastAsia="Times New Roman" w:cs="Times New Roman"/>
      <w:sz w:val="18"/>
      <w:szCs w:val="18"/>
    </w:rPr>
  </w:style>
  <w:style w:type="paragraph" w:customStyle="1" w:styleId="site-arrowboxcta6">
    <w:name w:val="site-arrowboxcta6"/>
    <w:basedOn w:val="Normal"/>
    <w:rsid w:val="00C80421"/>
    <w:pPr>
      <w:spacing w:before="100" w:beforeAutospacing="1" w:after="210" w:line="240" w:lineRule="auto"/>
    </w:pPr>
    <w:rPr>
      <w:rFonts w:eastAsia="Times New Roman" w:cs="Times New Roman"/>
      <w:sz w:val="27"/>
      <w:szCs w:val="27"/>
    </w:rPr>
  </w:style>
  <w:style w:type="paragraph" w:customStyle="1" w:styleId="section3">
    <w:name w:val="section3"/>
    <w:basedOn w:val="Normal"/>
    <w:rsid w:val="00C80421"/>
    <w:pPr>
      <w:spacing w:before="100" w:beforeAutospacing="1" w:after="210" w:line="240" w:lineRule="auto"/>
    </w:pPr>
    <w:rPr>
      <w:rFonts w:eastAsia="Times New Roman" w:cs="Times New Roman"/>
      <w:vanish/>
      <w:sz w:val="24"/>
      <w:szCs w:val="24"/>
    </w:rPr>
  </w:style>
  <w:style w:type="paragraph" w:customStyle="1" w:styleId="page-body1">
    <w:name w:val="page-body1"/>
    <w:basedOn w:val="Normal"/>
    <w:rsid w:val="00C80421"/>
    <w:pPr>
      <w:spacing w:before="525" w:after="525" w:line="240" w:lineRule="auto"/>
    </w:pPr>
    <w:rPr>
      <w:rFonts w:eastAsia="Times New Roman" w:cs="Times New Roman"/>
      <w:sz w:val="24"/>
      <w:szCs w:val="24"/>
    </w:rPr>
  </w:style>
  <w:style w:type="paragraph" w:customStyle="1" w:styleId="col-left1">
    <w:name w:val="col-left1"/>
    <w:basedOn w:val="Normal"/>
    <w:rsid w:val="00C80421"/>
    <w:pPr>
      <w:spacing w:before="100" w:beforeAutospacing="1" w:after="210" w:line="240" w:lineRule="auto"/>
    </w:pPr>
    <w:rPr>
      <w:rFonts w:eastAsia="Times New Roman" w:cs="Times New Roman"/>
      <w:sz w:val="24"/>
      <w:szCs w:val="24"/>
    </w:rPr>
  </w:style>
  <w:style w:type="paragraph" w:customStyle="1" w:styleId="col-right1">
    <w:name w:val="col-right1"/>
    <w:basedOn w:val="Normal"/>
    <w:rsid w:val="00C80421"/>
    <w:pPr>
      <w:spacing w:before="900" w:after="210" w:line="240" w:lineRule="auto"/>
    </w:pPr>
    <w:rPr>
      <w:rFonts w:eastAsia="Times New Roman" w:cs="Times New Roman"/>
      <w:sz w:val="24"/>
      <w:szCs w:val="24"/>
    </w:rPr>
  </w:style>
  <w:style w:type="paragraph" w:customStyle="1" w:styleId="select-event-type1">
    <w:name w:val="select-event-type1"/>
    <w:basedOn w:val="Normal"/>
    <w:rsid w:val="00C80421"/>
    <w:pPr>
      <w:spacing w:before="100" w:beforeAutospacing="1" w:after="210" w:line="240" w:lineRule="auto"/>
    </w:pPr>
    <w:rPr>
      <w:rFonts w:eastAsia="Times New Roman" w:cs="Times New Roman"/>
      <w:sz w:val="24"/>
      <w:szCs w:val="24"/>
    </w:rPr>
  </w:style>
  <w:style w:type="paragraph" w:customStyle="1" w:styleId="select-country1">
    <w:name w:val="select-country1"/>
    <w:basedOn w:val="Normal"/>
    <w:rsid w:val="00C80421"/>
    <w:pPr>
      <w:spacing w:before="100" w:beforeAutospacing="1" w:after="210" w:line="240" w:lineRule="auto"/>
    </w:pPr>
    <w:rPr>
      <w:rFonts w:eastAsia="Times New Roman" w:cs="Times New Roman"/>
      <w:sz w:val="24"/>
      <w:szCs w:val="24"/>
    </w:rPr>
  </w:style>
  <w:style w:type="paragraph" w:customStyle="1" w:styleId="select-date1">
    <w:name w:val="select-date1"/>
    <w:basedOn w:val="Normal"/>
    <w:rsid w:val="00C80421"/>
    <w:pPr>
      <w:pBdr>
        <w:bottom w:val="single" w:sz="6" w:space="0" w:color="CCCCCC"/>
      </w:pBdr>
      <w:spacing w:before="100" w:beforeAutospacing="1" w:after="450" w:line="240" w:lineRule="auto"/>
    </w:pPr>
    <w:rPr>
      <w:rFonts w:eastAsia="Times New Roman" w:cs="Times New Roman"/>
      <w:sz w:val="24"/>
      <w:szCs w:val="24"/>
    </w:rPr>
  </w:style>
  <w:style w:type="paragraph" w:customStyle="1" w:styleId="event1">
    <w:name w:val="event1"/>
    <w:basedOn w:val="Normal"/>
    <w:rsid w:val="00C80421"/>
    <w:pPr>
      <w:spacing w:before="300" w:after="600" w:line="240" w:lineRule="auto"/>
    </w:pPr>
    <w:rPr>
      <w:rFonts w:eastAsia="Times New Roman" w:cs="Times New Roman"/>
      <w:sz w:val="24"/>
      <w:szCs w:val="24"/>
    </w:rPr>
  </w:style>
  <w:style w:type="paragraph" w:customStyle="1" w:styleId="big1">
    <w:name w:val="big1"/>
    <w:basedOn w:val="Normal"/>
    <w:rsid w:val="00C80421"/>
    <w:pPr>
      <w:spacing w:before="150" w:after="150" w:line="240" w:lineRule="auto"/>
    </w:pPr>
    <w:rPr>
      <w:rFonts w:eastAsia="Times New Roman" w:cs="Times New Roman"/>
      <w:sz w:val="54"/>
      <w:szCs w:val="54"/>
    </w:rPr>
  </w:style>
  <w:style w:type="paragraph" w:customStyle="1" w:styleId="free-trial-arrowlink1">
    <w:name w:val="free-trial-arrowlink1"/>
    <w:basedOn w:val="Normal"/>
    <w:rsid w:val="00C80421"/>
    <w:pPr>
      <w:spacing w:before="150" w:after="180" w:line="480" w:lineRule="atLeast"/>
    </w:pPr>
    <w:rPr>
      <w:rFonts w:eastAsia="Times New Roman" w:cs="Times New Roman"/>
      <w:color w:val="FFFFFF"/>
      <w:sz w:val="30"/>
      <w:szCs w:val="30"/>
    </w:rPr>
  </w:style>
  <w:style w:type="paragraph" w:customStyle="1" w:styleId="darkbg1">
    <w:name w:val="darkbg1"/>
    <w:basedOn w:val="Normal"/>
    <w:rsid w:val="00C80421"/>
    <w:pPr>
      <w:spacing w:before="900" w:after="210" w:line="240" w:lineRule="auto"/>
    </w:pPr>
    <w:rPr>
      <w:rFonts w:eastAsia="Times New Roman" w:cs="Times New Roman"/>
      <w:color w:val="FFFFFF"/>
      <w:sz w:val="24"/>
      <w:szCs w:val="24"/>
    </w:rPr>
  </w:style>
  <w:style w:type="paragraph" w:customStyle="1" w:styleId="section4">
    <w:name w:val="section4"/>
    <w:basedOn w:val="Normal"/>
    <w:rsid w:val="00C80421"/>
    <w:pPr>
      <w:spacing w:line="240" w:lineRule="auto"/>
      <w:ind w:left="-1350" w:right="-1350"/>
    </w:pPr>
    <w:rPr>
      <w:rFonts w:eastAsia="Times New Roman" w:cs="Times New Roman"/>
      <w:sz w:val="24"/>
      <w:szCs w:val="24"/>
    </w:rPr>
  </w:style>
  <w:style w:type="paragraph" w:customStyle="1" w:styleId="section-float-left1">
    <w:name w:val="section-float-left1"/>
    <w:basedOn w:val="Normal"/>
    <w:rsid w:val="00C80421"/>
    <w:pPr>
      <w:spacing w:before="100" w:beforeAutospacing="1" w:after="210" w:line="240" w:lineRule="auto"/>
    </w:pPr>
    <w:rPr>
      <w:rFonts w:eastAsia="Times New Roman" w:cs="Times New Roman"/>
      <w:sz w:val="24"/>
      <w:szCs w:val="24"/>
    </w:rPr>
  </w:style>
  <w:style w:type="paragraph" w:customStyle="1" w:styleId="section-float-right1">
    <w:name w:val="section-float-right1"/>
    <w:basedOn w:val="Normal"/>
    <w:rsid w:val="00C80421"/>
    <w:pPr>
      <w:spacing w:before="100" w:beforeAutospacing="1" w:after="210" w:line="240" w:lineRule="auto"/>
    </w:pPr>
    <w:rPr>
      <w:rFonts w:eastAsia="Times New Roman" w:cs="Times New Roman"/>
      <w:sz w:val="24"/>
      <w:szCs w:val="24"/>
    </w:rPr>
  </w:style>
  <w:style w:type="paragraph" w:customStyle="1" w:styleId="list10">
    <w:name w:val="list1"/>
    <w:basedOn w:val="Normal"/>
    <w:rsid w:val="00C80421"/>
    <w:pPr>
      <w:shd w:val="clear" w:color="auto" w:fill="EAECEE"/>
      <w:spacing w:before="100" w:beforeAutospacing="1" w:after="210" w:line="240" w:lineRule="auto"/>
    </w:pPr>
    <w:rPr>
      <w:rFonts w:eastAsia="Times New Roman" w:cs="Times New Roman"/>
      <w:vanish/>
      <w:sz w:val="24"/>
      <w:szCs w:val="24"/>
    </w:rPr>
  </w:style>
  <w:style w:type="paragraph" w:customStyle="1" w:styleId="toggle1">
    <w:name w:val="toggle1"/>
    <w:basedOn w:val="Normal"/>
    <w:rsid w:val="00C80421"/>
    <w:pPr>
      <w:spacing w:before="100" w:beforeAutospacing="1" w:after="210" w:line="240" w:lineRule="auto"/>
    </w:pPr>
    <w:rPr>
      <w:rFonts w:eastAsia="Times New Roman" w:cs="Times New Roman"/>
      <w:sz w:val="24"/>
      <w:szCs w:val="24"/>
    </w:rPr>
  </w:style>
  <w:style w:type="paragraph" w:customStyle="1" w:styleId="solutions-blocks1">
    <w:name w:val="solutions-blocks1"/>
    <w:basedOn w:val="Normal"/>
    <w:rsid w:val="00C80421"/>
    <w:pPr>
      <w:spacing w:line="240" w:lineRule="auto"/>
    </w:pPr>
    <w:rPr>
      <w:rFonts w:eastAsia="Times New Roman" w:cs="Times New Roman"/>
      <w:sz w:val="24"/>
      <w:szCs w:val="24"/>
    </w:rPr>
  </w:style>
  <w:style w:type="paragraph" w:customStyle="1" w:styleId="solutions-hover-contents1">
    <w:name w:val="solutions-hover-contents1"/>
    <w:basedOn w:val="Normal"/>
    <w:rsid w:val="00C80421"/>
    <w:pPr>
      <w:spacing w:before="100" w:beforeAutospacing="1" w:after="210" w:line="240" w:lineRule="auto"/>
      <w:ind w:left="360"/>
      <w:textAlignment w:val="top"/>
    </w:pPr>
    <w:rPr>
      <w:rFonts w:eastAsia="Times New Roman" w:cs="Times New Roman"/>
      <w:sz w:val="24"/>
      <w:szCs w:val="24"/>
    </w:rPr>
  </w:style>
  <w:style w:type="paragraph" w:customStyle="1" w:styleId="solutions-hover-contentsdiv1">
    <w:name w:val="solutions-hover-contents&gt;div1"/>
    <w:basedOn w:val="Normal"/>
    <w:rsid w:val="00C80421"/>
    <w:pPr>
      <w:spacing w:before="100" w:beforeAutospacing="1" w:after="210" w:line="240" w:lineRule="auto"/>
    </w:pPr>
    <w:rPr>
      <w:rFonts w:eastAsia="Times New Roman" w:cs="Times New Roman"/>
      <w:vanish/>
      <w:sz w:val="24"/>
      <w:szCs w:val="24"/>
    </w:rPr>
  </w:style>
  <w:style w:type="paragraph" w:customStyle="1" w:styleId="trianglelink2">
    <w:name w:val="trianglelink2"/>
    <w:basedOn w:val="Normal"/>
    <w:rsid w:val="00C80421"/>
    <w:pPr>
      <w:spacing w:after="210" w:line="240" w:lineRule="atLeast"/>
    </w:pPr>
    <w:rPr>
      <w:rFonts w:eastAsia="Times New Roman" w:cs="Times New Roman"/>
      <w:vanish/>
      <w:sz w:val="24"/>
      <w:szCs w:val="24"/>
    </w:rPr>
  </w:style>
  <w:style w:type="paragraph" w:customStyle="1" w:styleId="arrowlink8">
    <w:name w:val="arrowlink8"/>
    <w:basedOn w:val="Normal"/>
    <w:rsid w:val="00C80421"/>
    <w:pPr>
      <w:spacing w:after="210" w:line="375" w:lineRule="atLeast"/>
    </w:pPr>
    <w:rPr>
      <w:rFonts w:eastAsia="Times New Roman" w:cs="Times New Roman"/>
      <w:vanish/>
      <w:color w:val="505050"/>
      <w:sz w:val="30"/>
      <w:szCs w:val="30"/>
    </w:rPr>
  </w:style>
  <w:style w:type="paragraph" w:customStyle="1" w:styleId="home-hero-slideshow1">
    <w:name w:val="home-hero-slideshow1"/>
    <w:basedOn w:val="Normal"/>
    <w:rsid w:val="00C80421"/>
    <w:pPr>
      <w:spacing w:line="240" w:lineRule="auto"/>
      <w:ind w:left="-1350" w:right="-1350"/>
    </w:pPr>
    <w:rPr>
      <w:rFonts w:eastAsia="Times New Roman" w:cs="Times New Roman"/>
      <w:sz w:val="24"/>
      <w:szCs w:val="24"/>
    </w:rPr>
  </w:style>
  <w:style w:type="paragraph" w:customStyle="1" w:styleId="color-block1">
    <w:name w:val="color-block1"/>
    <w:basedOn w:val="Normal"/>
    <w:rsid w:val="00C80421"/>
    <w:pPr>
      <w:shd w:val="clear" w:color="auto" w:fill="00ABEC"/>
      <w:spacing w:before="100" w:beforeAutospacing="1" w:after="210" w:line="240" w:lineRule="auto"/>
    </w:pPr>
    <w:rPr>
      <w:rFonts w:eastAsia="Times New Roman" w:cs="Times New Roman"/>
      <w:color w:val="FFFFFF"/>
      <w:sz w:val="24"/>
      <w:szCs w:val="24"/>
    </w:rPr>
  </w:style>
  <w:style w:type="paragraph" w:customStyle="1" w:styleId="relwrap1">
    <w:name w:val="relwrap1"/>
    <w:basedOn w:val="Normal"/>
    <w:rsid w:val="00C80421"/>
    <w:pPr>
      <w:spacing w:before="100" w:beforeAutospacing="1" w:after="210" w:line="240" w:lineRule="auto"/>
    </w:pPr>
    <w:rPr>
      <w:rFonts w:eastAsia="Times New Roman" w:cs="Times New Roman"/>
      <w:sz w:val="24"/>
      <w:szCs w:val="24"/>
    </w:rPr>
  </w:style>
  <w:style w:type="paragraph" w:customStyle="1" w:styleId="hero-title1">
    <w:name w:val="hero-title1"/>
    <w:basedOn w:val="Normal"/>
    <w:rsid w:val="00C80421"/>
    <w:pPr>
      <w:spacing w:before="100" w:beforeAutospacing="1" w:line="240" w:lineRule="auto"/>
    </w:pPr>
    <w:rPr>
      <w:rFonts w:eastAsia="Times New Roman" w:cs="Times New Roman"/>
      <w:color w:val="FFFFFF"/>
      <w:sz w:val="45"/>
      <w:szCs w:val="45"/>
    </w:rPr>
  </w:style>
  <w:style w:type="paragraph" w:customStyle="1" w:styleId="trianglelink3">
    <w:name w:val="trianglelink3"/>
    <w:basedOn w:val="Normal"/>
    <w:rsid w:val="00C80421"/>
    <w:pPr>
      <w:spacing w:before="100" w:beforeAutospacing="1" w:after="210" w:line="240" w:lineRule="atLeast"/>
    </w:pPr>
    <w:rPr>
      <w:rFonts w:eastAsia="Times New Roman" w:cs="Times New Roman"/>
      <w:sz w:val="23"/>
      <w:szCs w:val="23"/>
    </w:rPr>
  </w:style>
  <w:style w:type="character" w:customStyle="1" w:styleId="trianglelink4">
    <w:name w:val="trianglelink4"/>
    <w:basedOn w:val="DefaultParagraphFont"/>
    <w:rsid w:val="00C80421"/>
    <w:rPr>
      <w:vanish w:val="0"/>
      <w:webHidden w:val="0"/>
      <w:sz w:val="23"/>
      <w:szCs w:val="23"/>
      <w:specVanish w:val="0"/>
    </w:rPr>
  </w:style>
  <w:style w:type="paragraph" w:customStyle="1" w:styleId="banner-11">
    <w:name w:val="banner-11"/>
    <w:basedOn w:val="Normal"/>
    <w:rsid w:val="00C80421"/>
    <w:pPr>
      <w:spacing w:before="100" w:beforeAutospacing="1" w:after="210" w:line="240" w:lineRule="auto"/>
    </w:pPr>
    <w:rPr>
      <w:rFonts w:eastAsia="Times New Roman" w:cs="Times New Roman"/>
      <w:sz w:val="24"/>
      <w:szCs w:val="24"/>
    </w:rPr>
  </w:style>
  <w:style w:type="paragraph" w:customStyle="1" w:styleId="banner-21">
    <w:name w:val="banner-21"/>
    <w:basedOn w:val="Normal"/>
    <w:rsid w:val="00C80421"/>
    <w:pPr>
      <w:spacing w:before="100" w:beforeAutospacing="1" w:after="210" w:line="240" w:lineRule="auto"/>
    </w:pPr>
    <w:rPr>
      <w:rFonts w:eastAsia="Times New Roman" w:cs="Times New Roman"/>
      <w:sz w:val="24"/>
      <w:szCs w:val="24"/>
    </w:rPr>
  </w:style>
  <w:style w:type="paragraph" w:customStyle="1" w:styleId="banner-31">
    <w:name w:val="banner-31"/>
    <w:basedOn w:val="Normal"/>
    <w:rsid w:val="00C80421"/>
    <w:pPr>
      <w:spacing w:before="100" w:beforeAutospacing="1" w:after="210" w:line="240" w:lineRule="auto"/>
    </w:pPr>
    <w:rPr>
      <w:rFonts w:eastAsia="Times New Roman" w:cs="Times New Roman"/>
      <w:sz w:val="24"/>
      <w:szCs w:val="24"/>
    </w:rPr>
  </w:style>
  <w:style w:type="paragraph" w:customStyle="1" w:styleId="banner-41">
    <w:name w:val="banner-41"/>
    <w:basedOn w:val="Normal"/>
    <w:rsid w:val="00C80421"/>
    <w:pPr>
      <w:spacing w:before="100" w:beforeAutospacing="1" w:after="210" w:line="240" w:lineRule="auto"/>
    </w:pPr>
    <w:rPr>
      <w:rFonts w:eastAsia="Times New Roman" w:cs="Times New Roman"/>
      <w:sz w:val="24"/>
      <w:szCs w:val="24"/>
    </w:rPr>
  </w:style>
  <w:style w:type="paragraph" w:customStyle="1" w:styleId="banner-51">
    <w:name w:val="banner-51"/>
    <w:basedOn w:val="Normal"/>
    <w:rsid w:val="00C80421"/>
    <w:pPr>
      <w:spacing w:before="100" w:beforeAutospacing="1" w:after="210" w:line="240" w:lineRule="auto"/>
    </w:pPr>
    <w:rPr>
      <w:rFonts w:eastAsia="Times New Roman" w:cs="Times New Roman"/>
      <w:sz w:val="24"/>
      <w:szCs w:val="24"/>
    </w:rPr>
  </w:style>
  <w:style w:type="paragraph" w:customStyle="1" w:styleId="banner-61">
    <w:name w:val="banner-61"/>
    <w:basedOn w:val="Normal"/>
    <w:rsid w:val="00C80421"/>
    <w:pPr>
      <w:spacing w:before="100" w:beforeAutospacing="1" w:after="210" w:line="240" w:lineRule="auto"/>
    </w:pPr>
    <w:rPr>
      <w:rFonts w:eastAsia="Times New Roman" w:cs="Times New Roman"/>
      <w:sz w:val="24"/>
      <w:szCs w:val="24"/>
    </w:rPr>
  </w:style>
  <w:style w:type="paragraph" w:customStyle="1" w:styleId="banner-42">
    <w:name w:val="banner-42"/>
    <w:basedOn w:val="Normal"/>
    <w:rsid w:val="00C80421"/>
    <w:pPr>
      <w:spacing w:before="100" w:beforeAutospacing="1" w:after="210" w:line="240" w:lineRule="auto"/>
    </w:pPr>
    <w:rPr>
      <w:rFonts w:eastAsia="Times New Roman" w:cs="Times New Roman"/>
      <w:sz w:val="24"/>
      <w:szCs w:val="24"/>
    </w:rPr>
  </w:style>
  <w:style w:type="paragraph" w:customStyle="1" w:styleId="banner-52">
    <w:name w:val="banner-52"/>
    <w:basedOn w:val="Normal"/>
    <w:rsid w:val="00C80421"/>
    <w:pPr>
      <w:spacing w:before="100" w:beforeAutospacing="1" w:after="210" w:line="240" w:lineRule="auto"/>
    </w:pPr>
    <w:rPr>
      <w:rFonts w:eastAsia="Times New Roman" w:cs="Times New Roman"/>
      <w:sz w:val="24"/>
      <w:szCs w:val="24"/>
    </w:rPr>
  </w:style>
  <w:style w:type="paragraph" w:customStyle="1" w:styleId="banner-62">
    <w:name w:val="banner-62"/>
    <w:basedOn w:val="Normal"/>
    <w:rsid w:val="00C80421"/>
    <w:pPr>
      <w:spacing w:before="100" w:beforeAutospacing="1" w:after="210" w:line="240" w:lineRule="auto"/>
    </w:pPr>
    <w:rPr>
      <w:rFonts w:eastAsia="Times New Roman" w:cs="Times New Roman"/>
      <w:sz w:val="24"/>
      <w:szCs w:val="24"/>
    </w:rPr>
  </w:style>
  <w:style w:type="paragraph" w:customStyle="1" w:styleId="color-block2">
    <w:name w:val="color-block2"/>
    <w:basedOn w:val="Normal"/>
    <w:rsid w:val="00C80421"/>
    <w:pPr>
      <w:shd w:val="clear" w:color="auto" w:fill="68217A"/>
      <w:spacing w:before="100" w:beforeAutospacing="1" w:after="210" w:line="240" w:lineRule="auto"/>
    </w:pPr>
    <w:rPr>
      <w:rFonts w:eastAsia="Times New Roman" w:cs="Times New Roman"/>
      <w:color w:val="FFFFFF"/>
      <w:sz w:val="24"/>
      <w:szCs w:val="24"/>
    </w:rPr>
  </w:style>
  <w:style w:type="paragraph" w:customStyle="1" w:styleId="color-block3">
    <w:name w:val="color-block3"/>
    <w:basedOn w:val="Normal"/>
    <w:rsid w:val="00C80421"/>
    <w:pPr>
      <w:shd w:val="clear" w:color="auto" w:fill="F06421"/>
      <w:spacing w:before="100" w:beforeAutospacing="1" w:after="210" w:line="240" w:lineRule="auto"/>
    </w:pPr>
    <w:rPr>
      <w:rFonts w:eastAsia="Times New Roman" w:cs="Times New Roman"/>
      <w:color w:val="FFFFFF"/>
      <w:sz w:val="24"/>
      <w:szCs w:val="24"/>
    </w:rPr>
  </w:style>
  <w:style w:type="paragraph" w:customStyle="1" w:styleId="color-block4">
    <w:name w:val="color-block4"/>
    <w:basedOn w:val="Normal"/>
    <w:rsid w:val="00C80421"/>
    <w:pPr>
      <w:shd w:val="clear" w:color="auto" w:fill="89C402"/>
      <w:spacing w:before="100" w:beforeAutospacing="1" w:after="210" w:line="240" w:lineRule="auto"/>
    </w:pPr>
    <w:rPr>
      <w:rFonts w:eastAsia="Times New Roman" w:cs="Times New Roman"/>
      <w:color w:val="FFFFFF"/>
      <w:sz w:val="24"/>
      <w:szCs w:val="24"/>
    </w:rPr>
  </w:style>
  <w:style w:type="paragraph" w:customStyle="1" w:styleId="color-block5">
    <w:name w:val="color-block5"/>
    <w:basedOn w:val="Normal"/>
    <w:rsid w:val="00C80421"/>
    <w:pPr>
      <w:shd w:val="clear" w:color="auto" w:fill="BA141A"/>
      <w:spacing w:before="100" w:beforeAutospacing="1" w:after="210" w:line="240" w:lineRule="auto"/>
    </w:pPr>
    <w:rPr>
      <w:rFonts w:eastAsia="Times New Roman" w:cs="Times New Roman"/>
      <w:color w:val="FFFFFF"/>
      <w:sz w:val="24"/>
      <w:szCs w:val="24"/>
    </w:rPr>
  </w:style>
  <w:style w:type="paragraph" w:customStyle="1" w:styleId="color-block6">
    <w:name w:val="color-block6"/>
    <w:basedOn w:val="Normal"/>
    <w:rsid w:val="00C80421"/>
    <w:pPr>
      <w:spacing w:before="100" w:beforeAutospacing="1" w:after="210" w:line="240" w:lineRule="auto"/>
      <w:ind w:left="-240"/>
    </w:pPr>
    <w:rPr>
      <w:rFonts w:eastAsia="Times New Roman" w:cs="Times New Roman"/>
      <w:color w:val="FFFFFF"/>
      <w:sz w:val="24"/>
      <w:szCs w:val="24"/>
    </w:rPr>
  </w:style>
  <w:style w:type="paragraph" w:customStyle="1" w:styleId="hero-title2">
    <w:name w:val="hero-title2"/>
    <w:basedOn w:val="Normal"/>
    <w:rsid w:val="00C80421"/>
    <w:pPr>
      <w:spacing w:before="100" w:beforeAutospacing="1" w:after="300" w:line="240" w:lineRule="auto"/>
    </w:pPr>
    <w:rPr>
      <w:rFonts w:eastAsia="Times New Roman" w:cs="Times New Roman"/>
      <w:color w:val="FFFFFF"/>
      <w:sz w:val="42"/>
      <w:szCs w:val="42"/>
    </w:rPr>
  </w:style>
  <w:style w:type="paragraph" w:customStyle="1" w:styleId="hero-title3">
    <w:name w:val="hero-title3"/>
    <w:basedOn w:val="Normal"/>
    <w:rsid w:val="00C80421"/>
    <w:pPr>
      <w:spacing w:before="100" w:beforeAutospacing="1" w:line="240" w:lineRule="auto"/>
    </w:pPr>
    <w:rPr>
      <w:rFonts w:eastAsia="Times New Roman" w:cs="Times New Roman"/>
      <w:color w:val="FFFFFF"/>
      <w:sz w:val="39"/>
      <w:szCs w:val="39"/>
    </w:rPr>
  </w:style>
  <w:style w:type="paragraph" w:customStyle="1" w:styleId="hero-title4">
    <w:name w:val="hero-title4"/>
    <w:basedOn w:val="Normal"/>
    <w:rsid w:val="00C80421"/>
    <w:pPr>
      <w:spacing w:before="100" w:beforeAutospacing="1" w:line="240" w:lineRule="auto"/>
    </w:pPr>
    <w:rPr>
      <w:rFonts w:eastAsia="Times New Roman" w:cs="Times New Roman"/>
      <w:color w:val="FFFFFF"/>
      <w:sz w:val="39"/>
      <w:szCs w:val="39"/>
    </w:rPr>
  </w:style>
  <w:style w:type="paragraph" w:customStyle="1" w:styleId="hero-title5">
    <w:name w:val="hero-title5"/>
    <w:basedOn w:val="Normal"/>
    <w:rsid w:val="00C80421"/>
    <w:pPr>
      <w:spacing w:before="100" w:beforeAutospacing="1" w:line="240" w:lineRule="auto"/>
    </w:pPr>
    <w:rPr>
      <w:rFonts w:eastAsia="Times New Roman" w:cs="Times New Roman"/>
      <w:color w:val="FFFFFF"/>
      <w:sz w:val="35"/>
      <w:szCs w:val="35"/>
    </w:rPr>
  </w:style>
  <w:style w:type="paragraph" w:customStyle="1" w:styleId="hero-title6">
    <w:name w:val="hero-title6"/>
    <w:basedOn w:val="Normal"/>
    <w:rsid w:val="00C80421"/>
    <w:pPr>
      <w:spacing w:before="100" w:beforeAutospacing="1" w:line="240" w:lineRule="auto"/>
    </w:pPr>
    <w:rPr>
      <w:rFonts w:eastAsia="Times New Roman" w:cs="Times New Roman"/>
      <w:color w:val="FFFFFF"/>
      <w:sz w:val="36"/>
      <w:szCs w:val="36"/>
    </w:rPr>
  </w:style>
  <w:style w:type="paragraph" w:customStyle="1" w:styleId="small5">
    <w:name w:val="small5"/>
    <w:basedOn w:val="Normal"/>
    <w:rsid w:val="00C80421"/>
    <w:pPr>
      <w:spacing w:before="100" w:beforeAutospacing="1" w:after="210" w:line="240" w:lineRule="auto"/>
    </w:pPr>
    <w:rPr>
      <w:rFonts w:eastAsia="Times New Roman" w:cs="Times New Roman"/>
      <w:sz w:val="18"/>
      <w:szCs w:val="18"/>
    </w:rPr>
  </w:style>
  <w:style w:type="paragraph" w:customStyle="1" w:styleId="hero-title7">
    <w:name w:val="hero-title7"/>
    <w:basedOn w:val="Normal"/>
    <w:rsid w:val="00C80421"/>
    <w:pPr>
      <w:spacing w:before="100" w:beforeAutospacing="1" w:line="240" w:lineRule="auto"/>
    </w:pPr>
    <w:rPr>
      <w:rFonts w:eastAsia="Times New Roman" w:cs="Times New Roman"/>
      <w:color w:val="FFFFFF"/>
      <w:sz w:val="42"/>
      <w:szCs w:val="42"/>
    </w:rPr>
  </w:style>
  <w:style w:type="paragraph" w:customStyle="1" w:styleId="small6">
    <w:name w:val="small6"/>
    <w:basedOn w:val="Normal"/>
    <w:rsid w:val="00C80421"/>
    <w:pPr>
      <w:spacing w:before="100" w:beforeAutospacing="1" w:after="210" w:line="240" w:lineRule="auto"/>
    </w:pPr>
    <w:rPr>
      <w:rFonts w:eastAsia="Times New Roman" w:cs="Times New Roman"/>
      <w:szCs w:val="21"/>
    </w:rPr>
  </w:style>
  <w:style w:type="character" w:customStyle="1" w:styleId="small7">
    <w:name w:val="small7"/>
    <w:basedOn w:val="DefaultParagraphFont"/>
    <w:rsid w:val="00C80421"/>
    <w:rPr>
      <w:vanish w:val="0"/>
      <w:webHidden w:val="0"/>
      <w:sz w:val="30"/>
      <w:szCs w:val="30"/>
      <w:specVanish w:val="0"/>
    </w:rPr>
  </w:style>
  <w:style w:type="character" w:customStyle="1" w:styleId="small8">
    <w:name w:val="small8"/>
    <w:basedOn w:val="DefaultParagraphFont"/>
    <w:rsid w:val="00C80421"/>
    <w:rPr>
      <w:vanish w:val="0"/>
      <w:webHidden w:val="0"/>
      <w:sz w:val="30"/>
      <w:szCs w:val="30"/>
      <w:specVanish w:val="0"/>
    </w:rPr>
  </w:style>
  <w:style w:type="paragraph" w:customStyle="1" w:styleId="free-trial-ribbon3">
    <w:name w:val="free-trial-ribbon3"/>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section-float-left2">
    <w:name w:val="section-float-left2"/>
    <w:basedOn w:val="Normal"/>
    <w:rsid w:val="00C80421"/>
    <w:pPr>
      <w:spacing w:before="100" w:beforeAutospacing="1" w:after="210" w:line="240" w:lineRule="auto"/>
    </w:pPr>
    <w:rPr>
      <w:rFonts w:eastAsia="Times New Roman" w:cs="Times New Roman"/>
      <w:sz w:val="24"/>
      <w:szCs w:val="24"/>
    </w:rPr>
  </w:style>
  <w:style w:type="paragraph" w:customStyle="1" w:styleId="section-float-right2">
    <w:name w:val="section-float-right2"/>
    <w:basedOn w:val="Normal"/>
    <w:rsid w:val="00C80421"/>
    <w:pPr>
      <w:spacing w:before="100" w:beforeAutospacing="1" w:after="210" w:line="240" w:lineRule="auto"/>
    </w:pPr>
    <w:rPr>
      <w:rFonts w:eastAsia="Times New Roman" w:cs="Times New Roman"/>
      <w:sz w:val="24"/>
      <w:szCs w:val="24"/>
    </w:rPr>
  </w:style>
  <w:style w:type="paragraph" w:customStyle="1" w:styleId="case-study-thumb1">
    <w:name w:val="case-study-thumb1"/>
    <w:basedOn w:val="Normal"/>
    <w:rsid w:val="00C80421"/>
    <w:pPr>
      <w:spacing w:before="100" w:beforeAutospacing="1" w:after="210" w:line="240" w:lineRule="auto"/>
    </w:pPr>
    <w:rPr>
      <w:rFonts w:eastAsia="Times New Roman" w:cs="Times New Roman"/>
      <w:sz w:val="24"/>
      <w:szCs w:val="24"/>
    </w:rPr>
  </w:style>
  <w:style w:type="paragraph" w:customStyle="1" w:styleId="solutions-blocks2">
    <w:name w:val="solutions-blocks2"/>
    <w:basedOn w:val="Normal"/>
    <w:rsid w:val="00C80421"/>
    <w:pPr>
      <w:spacing w:line="240" w:lineRule="auto"/>
    </w:pPr>
    <w:rPr>
      <w:rFonts w:eastAsia="Times New Roman" w:cs="Times New Roman"/>
      <w:sz w:val="24"/>
      <w:szCs w:val="24"/>
    </w:rPr>
  </w:style>
  <w:style w:type="paragraph" w:customStyle="1" w:styleId="solutions-hover-contents2">
    <w:name w:val="solutions-hover-contents2"/>
    <w:basedOn w:val="Normal"/>
    <w:rsid w:val="00C80421"/>
    <w:pPr>
      <w:spacing w:before="100" w:beforeAutospacing="1" w:after="210" w:line="240" w:lineRule="auto"/>
      <w:ind w:left="360"/>
      <w:textAlignment w:val="top"/>
    </w:pPr>
    <w:rPr>
      <w:rFonts w:eastAsia="Times New Roman" w:cs="Times New Roman"/>
      <w:sz w:val="24"/>
      <w:szCs w:val="24"/>
    </w:rPr>
  </w:style>
  <w:style w:type="paragraph" w:customStyle="1" w:styleId="free-trial-ribbon4">
    <w:name w:val="free-trial-ribbon4"/>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dark-bg1">
    <w:name w:val="dark-bg1"/>
    <w:basedOn w:val="Normal"/>
    <w:rsid w:val="00C80421"/>
    <w:pPr>
      <w:spacing w:before="100" w:beforeAutospacing="1" w:after="210" w:line="240" w:lineRule="auto"/>
    </w:pPr>
    <w:rPr>
      <w:rFonts w:eastAsia="Times New Roman" w:cs="Times New Roman"/>
      <w:sz w:val="24"/>
      <w:szCs w:val="24"/>
    </w:rPr>
  </w:style>
  <w:style w:type="paragraph" w:customStyle="1" w:styleId="section-float-left3">
    <w:name w:val="section-float-left3"/>
    <w:basedOn w:val="Normal"/>
    <w:rsid w:val="00C80421"/>
    <w:pPr>
      <w:spacing w:before="100" w:beforeAutospacing="1" w:after="210" w:line="240" w:lineRule="auto"/>
    </w:pPr>
    <w:rPr>
      <w:rFonts w:eastAsia="Times New Roman" w:cs="Times New Roman"/>
      <w:sz w:val="24"/>
      <w:szCs w:val="24"/>
    </w:rPr>
  </w:style>
  <w:style w:type="paragraph" w:customStyle="1" w:styleId="section-float-right3">
    <w:name w:val="section-float-right3"/>
    <w:basedOn w:val="Normal"/>
    <w:rsid w:val="00C80421"/>
    <w:pPr>
      <w:spacing w:before="100" w:beforeAutospacing="1" w:after="210" w:line="240" w:lineRule="auto"/>
    </w:pPr>
    <w:rPr>
      <w:rFonts w:eastAsia="Times New Roman" w:cs="Times New Roman"/>
      <w:sz w:val="24"/>
      <w:szCs w:val="24"/>
    </w:rPr>
  </w:style>
  <w:style w:type="paragraph" w:customStyle="1" w:styleId="case-study-thumb2">
    <w:name w:val="case-study-thumb2"/>
    <w:basedOn w:val="Normal"/>
    <w:rsid w:val="00C80421"/>
    <w:pPr>
      <w:spacing w:before="100" w:beforeAutospacing="1" w:after="210" w:line="240" w:lineRule="auto"/>
    </w:pPr>
    <w:rPr>
      <w:rFonts w:eastAsia="Times New Roman" w:cs="Times New Roman"/>
      <w:sz w:val="24"/>
      <w:szCs w:val="24"/>
    </w:rPr>
  </w:style>
  <w:style w:type="paragraph" w:customStyle="1" w:styleId="play-btn6">
    <w:name w:val="play-btn6"/>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solutions-blocks3">
    <w:name w:val="solutions-blocks3"/>
    <w:basedOn w:val="Normal"/>
    <w:rsid w:val="00C80421"/>
    <w:pPr>
      <w:spacing w:line="240" w:lineRule="auto"/>
    </w:pPr>
    <w:rPr>
      <w:rFonts w:eastAsia="Times New Roman" w:cs="Times New Roman"/>
      <w:sz w:val="24"/>
      <w:szCs w:val="24"/>
    </w:rPr>
  </w:style>
  <w:style w:type="paragraph" w:customStyle="1" w:styleId="solutions-hover-contents3">
    <w:name w:val="solutions-hover-contents3"/>
    <w:basedOn w:val="Normal"/>
    <w:rsid w:val="00C80421"/>
    <w:pPr>
      <w:spacing w:before="100" w:beforeAutospacing="1" w:after="210" w:line="240" w:lineRule="auto"/>
      <w:ind w:left="360"/>
      <w:textAlignment w:val="top"/>
    </w:pPr>
    <w:rPr>
      <w:rFonts w:eastAsia="Times New Roman" w:cs="Times New Roman"/>
      <w:sz w:val="24"/>
      <w:szCs w:val="24"/>
    </w:rPr>
  </w:style>
  <w:style w:type="paragraph" w:customStyle="1" w:styleId="free-trial-ribbon5">
    <w:name w:val="free-trial-ribbon5"/>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blog-posts1">
    <w:name w:val="blog-posts1"/>
    <w:basedOn w:val="Normal"/>
    <w:rsid w:val="00C80421"/>
    <w:pPr>
      <w:spacing w:before="540" w:after="540" w:line="240" w:lineRule="auto"/>
    </w:pPr>
    <w:rPr>
      <w:rFonts w:eastAsia="Times New Roman" w:cs="Times New Roman"/>
      <w:sz w:val="24"/>
      <w:szCs w:val="24"/>
    </w:rPr>
  </w:style>
  <w:style w:type="paragraph" w:customStyle="1" w:styleId="feedlist2">
    <w:name w:val="feedlist2"/>
    <w:basedOn w:val="Normal"/>
    <w:rsid w:val="00C80421"/>
    <w:pPr>
      <w:spacing w:before="100" w:beforeAutospacing="1" w:after="210" w:line="240" w:lineRule="auto"/>
    </w:pPr>
    <w:rPr>
      <w:rFonts w:eastAsia="Times New Roman" w:cs="Times New Roman"/>
      <w:sz w:val="24"/>
      <w:szCs w:val="24"/>
    </w:rPr>
  </w:style>
  <w:style w:type="paragraph" w:customStyle="1" w:styleId="blog-sidebar1">
    <w:name w:val="blog-sidebar1"/>
    <w:basedOn w:val="Normal"/>
    <w:rsid w:val="00C80421"/>
    <w:pPr>
      <w:spacing w:before="855" w:after="210" w:line="240" w:lineRule="auto"/>
    </w:pPr>
    <w:rPr>
      <w:rFonts w:eastAsia="Times New Roman" w:cs="Times New Roman"/>
      <w:sz w:val="24"/>
      <w:szCs w:val="24"/>
    </w:rPr>
  </w:style>
  <w:style w:type="paragraph" w:customStyle="1" w:styleId="rss-button1">
    <w:name w:val="rss-button1"/>
    <w:basedOn w:val="Normal"/>
    <w:rsid w:val="00C80421"/>
    <w:pPr>
      <w:shd w:val="clear" w:color="auto" w:fill="FF8C00"/>
      <w:spacing w:after="210" w:line="240" w:lineRule="auto"/>
      <w:ind w:right="150" w:firstLine="22384"/>
    </w:pPr>
    <w:rPr>
      <w:rFonts w:eastAsia="Times New Roman" w:cs="Times New Roman"/>
      <w:sz w:val="24"/>
      <w:szCs w:val="24"/>
    </w:rPr>
  </w:style>
  <w:style w:type="paragraph" w:customStyle="1" w:styleId="rss-button2">
    <w:name w:val="rss-button2"/>
    <w:basedOn w:val="Normal"/>
    <w:rsid w:val="00C80421"/>
    <w:pPr>
      <w:shd w:val="clear" w:color="auto" w:fill="FF8C00"/>
      <w:spacing w:after="210" w:line="240" w:lineRule="auto"/>
      <w:ind w:right="150" w:firstLine="22384"/>
    </w:pPr>
    <w:rPr>
      <w:rFonts w:eastAsia="Times New Roman" w:cs="Times New Roman"/>
      <w:sz w:val="24"/>
      <w:szCs w:val="24"/>
    </w:rPr>
  </w:style>
  <w:style w:type="paragraph" w:customStyle="1" w:styleId="rss-button3">
    <w:name w:val="rss-button3"/>
    <w:basedOn w:val="Normal"/>
    <w:rsid w:val="00C80421"/>
    <w:pPr>
      <w:shd w:val="clear" w:color="auto" w:fill="FF8C00"/>
      <w:spacing w:after="210" w:line="240" w:lineRule="auto"/>
      <w:ind w:right="150" w:firstLine="22384"/>
    </w:pPr>
    <w:rPr>
      <w:rFonts w:eastAsia="Times New Roman" w:cs="Times New Roman"/>
      <w:sz w:val="24"/>
      <w:szCs w:val="24"/>
    </w:rPr>
  </w:style>
  <w:style w:type="paragraph" w:customStyle="1" w:styleId="section-float-right4">
    <w:name w:val="section-float-right4"/>
    <w:basedOn w:val="Normal"/>
    <w:rsid w:val="00C80421"/>
    <w:pPr>
      <w:spacing w:before="100" w:beforeAutospacing="1" w:after="210" w:line="240" w:lineRule="auto"/>
      <w:ind w:right="900"/>
    </w:pPr>
    <w:rPr>
      <w:rFonts w:eastAsia="Times New Roman" w:cs="Times New Roman"/>
      <w:sz w:val="24"/>
      <w:szCs w:val="24"/>
    </w:rPr>
  </w:style>
  <w:style w:type="paragraph" w:customStyle="1" w:styleId="section-float-left4">
    <w:name w:val="section-float-left4"/>
    <w:basedOn w:val="Normal"/>
    <w:rsid w:val="00C80421"/>
    <w:pPr>
      <w:spacing w:before="100" w:beforeAutospacing="1" w:after="210" w:line="240" w:lineRule="auto"/>
    </w:pPr>
    <w:rPr>
      <w:rFonts w:eastAsia="Times New Roman" w:cs="Times New Roman"/>
      <w:sz w:val="24"/>
      <w:szCs w:val="24"/>
    </w:rPr>
  </w:style>
  <w:style w:type="paragraph" w:customStyle="1" w:styleId="site-boxcta3">
    <w:name w:val="site-boxcta3"/>
    <w:basedOn w:val="Normal"/>
    <w:rsid w:val="00C80421"/>
    <w:pPr>
      <w:spacing w:before="100" w:beforeAutospacing="1" w:after="225" w:line="240" w:lineRule="auto"/>
    </w:pPr>
    <w:rPr>
      <w:rFonts w:eastAsia="Times New Roman" w:cs="Times New Roman"/>
      <w:sz w:val="30"/>
      <w:szCs w:val="30"/>
    </w:rPr>
  </w:style>
  <w:style w:type="paragraph" w:customStyle="1" w:styleId="section-float-left5">
    <w:name w:val="section-float-left5"/>
    <w:basedOn w:val="Normal"/>
    <w:rsid w:val="00C80421"/>
    <w:pPr>
      <w:spacing w:before="100" w:beforeAutospacing="1" w:after="210" w:line="240" w:lineRule="auto"/>
    </w:pPr>
    <w:rPr>
      <w:rFonts w:eastAsia="Times New Roman" w:cs="Times New Roman"/>
      <w:sz w:val="24"/>
      <w:szCs w:val="24"/>
    </w:rPr>
  </w:style>
  <w:style w:type="paragraph" w:customStyle="1" w:styleId="section-float-right5">
    <w:name w:val="section-float-right5"/>
    <w:basedOn w:val="Normal"/>
    <w:rsid w:val="00C80421"/>
    <w:pPr>
      <w:spacing w:before="100" w:beforeAutospacing="1" w:after="210" w:line="240" w:lineRule="auto"/>
    </w:pPr>
    <w:rPr>
      <w:rFonts w:eastAsia="Times New Roman" w:cs="Times New Roman"/>
      <w:sz w:val="24"/>
      <w:szCs w:val="24"/>
    </w:rPr>
  </w:style>
  <w:style w:type="paragraph" w:customStyle="1" w:styleId="top-border1">
    <w:name w:val="top-border1"/>
    <w:basedOn w:val="Normal"/>
    <w:rsid w:val="00C80421"/>
    <w:pPr>
      <w:pBdr>
        <w:top w:val="single" w:sz="6" w:space="3" w:color="CCCCCC"/>
      </w:pBdr>
      <w:spacing w:before="100" w:beforeAutospacing="1" w:after="210" w:line="240" w:lineRule="auto"/>
    </w:pPr>
    <w:rPr>
      <w:rFonts w:eastAsia="Times New Roman" w:cs="Times New Roman"/>
      <w:sz w:val="24"/>
      <w:szCs w:val="24"/>
    </w:rPr>
  </w:style>
  <w:style w:type="paragraph" w:customStyle="1" w:styleId="trianglelink5">
    <w:name w:val="trianglelink5"/>
    <w:basedOn w:val="Normal"/>
    <w:rsid w:val="00C80421"/>
    <w:pPr>
      <w:spacing w:before="100" w:beforeAutospacing="1" w:after="210" w:line="240" w:lineRule="atLeast"/>
    </w:pPr>
    <w:rPr>
      <w:rFonts w:eastAsia="Times New Roman" w:cs="Times New Roman"/>
      <w:sz w:val="27"/>
      <w:szCs w:val="27"/>
    </w:rPr>
  </w:style>
  <w:style w:type="paragraph" w:customStyle="1" w:styleId="section5">
    <w:name w:val="section5"/>
    <w:basedOn w:val="Normal"/>
    <w:rsid w:val="00C80421"/>
    <w:pPr>
      <w:spacing w:line="240" w:lineRule="auto"/>
      <w:ind w:left="-1350" w:right="-1350"/>
    </w:pPr>
    <w:rPr>
      <w:rFonts w:eastAsia="Times New Roman" w:cs="Times New Roman"/>
      <w:sz w:val="24"/>
      <w:szCs w:val="24"/>
    </w:rPr>
  </w:style>
  <w:style w:type="paragraph" w:customStyle="1" w:styleId="hero-center-content1">
    <w:name w:val="hero-center-content1"/>
    <w:basedOn w:val="Normal"/>
    <w:rsid w:val="00C80421"/>
    <w:pPr>
      <w:spacing w:before="100" w:beforeAutospacing="1" w:after="210" w:line="240" w:lineRule="auto"/>
    </w:pPr>
    <w:rPr>
      <w:rFonts w:eastAsia="Times New Roman" w:cs="Times New Roman"/>
      <w:sz w:val="24"/>
      <w:szCs w:val="24"/>
    </w:rPr>
  </w:style>
  <w:style w:type="paragraph" w:customStyle="1" w:styleId="footnote1">
    <w:name w:val="footnote1"/>
    <w:basedOn w:val="Normal"/>
    <w:rsid w:val="00C80421"/>
    <w:pPr>
      <w:spacing w:before="300" w:after="210" w:line="270" w:lineRule="atLeast"/>
    </w:pPr>
    <w:rPr>
      <w:rFonts w:eastAsia="Times New Roman" w:cs="Times New Roman"/>
      <w:sz w:val="18"/>
      <w:szCs w:val="18"/>
    </w:rPr>
  </w:style>
  <w:style w:type="paragraph" w:customStyle="1" w:styleId="section-float-left6">
    <w:name w:val="section-float-left6"/>
    <w:basedOn w:val="Normal"/>
    <w:rsid w:val="00C80421"/>
    <w:pPr>
      <w:spacing w:before="100" w:beforeAutospacing="1" w:after="210" w:line="240" w:lineRule="auto"/>
    </w:pPr>
    <w:rPr>
      <w:rFonts w:eastAsia="Times New Roman" w:cs="Times New Roman"/>
      <w:sz w:val="24"/>
      <w:szCs w:val="24"/>
    </w:rPr>
  </w:style>
  <w:style w:type="paragraph" w:customStyle="1" w:styleId="section-float-right6">
    <w:name w:val="section-float-right6"/>
    <w:basedOn w:val="Normal"/>
    <w:rsid w:val="00C80421"/>
    <w:pPr>
      <w:spacing w:before="100" w:beforeAutospacing="1" w:after="210" w:line="240" w:lineRule="auto"/>
    </w:pPr>
    <w:rPr>
      <w:rFonts w:eastAsia="Times New Roman" w:cs="Times New Roman"/>
      <w:sz w:val="24"/>
      <w:szCs w:val="24"/>
    </w:rPr>
  </w:style>
  <w:style w:type="paragraph" w:customStyle="1" w:styleId="free-trial-ribbon6">
    <w:name w:val="free-trial-ribbon6"/>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service-blocks1">
    <w:name w:val="service-blocks1"/>
    <w:basedOn w:val="Normal"/>
    <w:rsid w:val="00C80421"/>
    <w:pPr>
      <w:spacing w:before="100" w:beforeAutospacing="1" w:after="210" w:line="240" w:lineRule="auto"/>
      <w:ind w:right="-450"/>
    </w:pPr>
    <w:rPr>
      <w:rFonts w:eastAsia="Times New Roman" w:cs="Times New Roman"/>
      <w:sz w:val="24"/>
      <w:szCs w:val="24"/>
    </w:rPr>
  </w:style>
  <w:style w:type="paragraph" w:customStyle="1" w:styleId="block3">
    <w:name w:val="block3"/>
    <w:basedOn w:val="Normal"/>
    <w:rsid w:val="00C80421"/>
    <w:pPr>
      <w:spacing w:before="100" w:beforeAutospacing="1" w:after="210" w:line="240" w:lineRule="auto"/>
      <w:ind w:right="450"/>
    </w:pPr>
    <w:rPr>
      <w:rFonts w:eastAsia="Times New Roman" w:cs="Times New Roman"/>
      <w:sz w:val="24"/>
      <w:szCs w:val="24"/>
    </w:rPr>
  </w:style>
  <w:style w:type="paragraph" w:customStyle="1" w:styleId="service-icon1">
    <w:name w:val="service-icon1"/>
    <w:basedOn w:val="Normal"/>
    <w:rsid w:val="00C80421"/>
    <w:pPr>
      <w:shd w:val="clear" w:color="auto" w:fill="00ABEC"/>
      <w:spacing w:before="225" w:after="225" w:line="240" w:lineRule="auto"/>
    </w:pPr>
    <w:rPr>
      <w:rFonts w:eastAsia="Times New Roman" w:cs="Times New Roman"/>
      <w:sz w:val="24"/>
      <w:szCs w:val="24"/>
    </w:rPr>
  </w:style>
  <w:style w:type="paragraph" w:customStyle="1" w:styleId="service-icon2">
    <w:name w:val="service-icon2"/>
    <w:basedOn w:val="Normal"/>
    <w:rsid w:val="00C80421"/>
    <w:pPr>
      <w:shd w:val="clear" w:color="auto" w:fill="00ABEC"/>
      <w:spacing w:before="225" w:after="225" w:line="240" w:lineRule="auto"/>
    </w:pPr>
    <w:rPr>
      <w:rFonts w:eastAsia="Times New Roman" w:cs="Times New Roman"/>
      <w:sz w:val="24"/>
      <w:szCs w:val="24"/>
    </w:rPr>
  </w:style>
  <w:style w:type="paragraph" w:customStyle="1" w:styleId="free-trial-ribbon7">
    <w:name w:val="free-trial-ribbon7"/>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cbf-dev1">
    <w:name w:val="cbf-dev1"/>
    <w:basedOn w:val="Normal"/>
    <w:rsid w:val="00C80421"/>
    <w:pPr>
      <w:spacing w:before="100" w:beforeAutospacing="1" w:after="450" w:line="240" w:lineRule="auto"/>
    </w:pPr>
    <w:rPr>
      <w:rFonts w:eastAsia="Times New Roman" w:cs="Times New Roman"/>
      <w:sz w:val="24"/>
      <w:szCs w:val="24"/>
    </w:rPr>
  </w:style>
  <w:style w:type="paragraph" w:customStyle="1" w:styleId="cbf-dev2">
    <w:name w:val="cbf-dev2"/>
    <w:basedOn w:val="Normal"/>
    <w:rsid w:val="00C80421"/>
    <w:pPr>
      <w:spacing w:before="100" w:beforeAutospacing="1" w:after="450" w:line="240" w:lineRule="auto"/>
    </w:pPr>
    <w:rPr>
      <w:rFonts w:eastAsia="Times New Roman" w:cs="Times New Roman"/>
      <w:sz w:val="24"/>
      <w:szCs w:val="24"/>
    </w:rPr>
  </w:style>
  <w:style w:type="paragraph" w:customStyle="1" w:styleId="cbf-dev3">
    <w:name w:val="cbf-dev3"/>
    <w:basedOn w:val="Normal"/>
    <w:rsid w:val="00C80421"/>
    <w:pPr>
      <w:spacing w:before="100" w:beforeAutospacing="1" w:after="450" w:line="240" w:lineRule="auto"/>
    </w:pPr>
    <w:rPr>
      <w:rFonts w:eastAsia="Times New Roman" w:cs="Times New Roman"/>
      <w:sz w:val="24"/>
      <w:szCs w:val="24"/>
    </w:rPr>
  </w:style>
  <w:style w:type="paragraph" w:customStyle="1" w:styleId="arrow1">
    <w:name w:val="arrow1"/>
    <w:basedOn w:val="Normal"/>
    <w:rsid w:val="00C80421"/>
    <w:pPr>
      <w:spacing w:before="100" w:beforeAutospacing="1" w:after="210" w:line="240" w:lineRule="auto"/>
    </w:pPr>
    <w:rPr>
      <w:rFonts w:eastAsia="Times New Roman" w:cs="Times New Roman"/>
      <w:sz w:val="24"/>
      <w:szCs w:val="24"/>
    </w:rPr>
  </w:style>
  <w:style w:type="paragraph" w:customStyle="1" w:styleId="tabber-content2">
    <w:name w:val="tabber-content2"/>
    <w:basedOn w:val="Normal"/>
    <w:rsid w:val="00C80421"/>
    <w:pPr>
      <w:shd w:val="clear" w:color="auto" w:fill="FFFFFF"/>
      <w:spacing w:line="240" w:lineRule="auto"/>
      <w:ind w:left="-600" w:right="-1350"/>
    </w:pPr>
    <w:rPr>
      <w:rFonts w:eastAsia="Times New Roman" w:cs="Times New Roman"/>
      <w:sz w:val="24"/>
      <w:szCs w:val="24"/>
    </w:rPr>
  </w:style>
  <w:style w:type="paragraph" w:customStyle="1" w:styleId="color-blocks1">
    <w:name w:val="color-blocks1"/>
    <w:basedOn w:val="Normal"/>
    <w:rsid w:val="00C80421"/>
    <w:pPr>
      <w:spacing w:before="1350" w:line="240" w:lineRule="auto"/>
      <w:ind w:left="-263" w:right="-1050"/>
    </w:pPr>
    <w:rPr>
      <w:rFonts w:eastAsia="Times New Roman" w:cs="Times New Roman"/>
      <w:sz w:val="24"/>
      <w:szCs w:val="24"/>
    </w:rPr>
  </w:style>
  <w:style w:type="paragraph" w:customStyle="1" w:styleId="color-block7">
    <w:name w:val="color-block7"/>
    <w:basedOn w:val="Normal"/>
    <w:rsid w:val="00C80421"/>
    <w:pPr>
      <w:spacing w:line="240" w:lineRule="auto"/>
      <w:ind w:left="263" w:right="263"/>
    </w:pPr>
    <w:rPr>
      <w:rFonts w:eastAsia="Times New Roman" w:cs="Times New Roman"/>
      <w:color w:val="FFFFFF"/>
      <w:sz w:val="24"/>
      <w:szCs w:val="24"/>
    </w:rPr>
  </w:style>
  <w:style w:type="paragraph" w:customStyle="1" w:styleId="title7">
    <w:name w:val="title7"/>
    <w:basedOn w:val="Normal"/>
    <w:rsid w:val="00C80421"/>
    <w:pPr>
      <w:spacing w:before="100" w:beforeAutospacing="1" w:after="210" w:line="240" w:lineRule="auto"/>
    </w:pPr>
    <w:rPr>
      <w:rFonts w:eastAsia="Times New Roman" w:cs="Times New Roman"/>
      <w:sz w:val="45"/>
      <w:szCs w:val="45"/>
    </w:rPr>
  </w:style>
  <w:style w:type="paragraph" w:customStyle="1" w:styleId="desc4">
    <w:name w:val="desc4"/>
    <w:basedOn w:val="Normal"/>
    <w:rsid w:val="00C80421"/>
    <w:pPr>
      <w:spacing w:before="375" w:line="240" w:lineRule="auto"/>
    </w:pPr>
    <w:rPr>
      <w:rFonts w:eastAsia="Times New Roman" w:cs="Times New Roman"/>
      <w:sz w:val="24"/>
      <w:szCs w:val="24"/>
    </w:rPr>
  </w:style>
  <w:style w:type="paragraph" w:customStyle="1" w:styleId="rub-only1">
    <w:name w:val="rub-only1"/>
    <w:basedOn w:val="Normal"/>
    <w:rsid w:val="00C80421"/>
    <w:pPr>
      <w:spacing w:before="100" w:beforeAutospacing="1" w:after="210" w:line="240" w:lineRule="auto"/>
    </w:pPr>
    <w:rPr>
      <w:rFonts w:eastAsia="Times New Roman" w:cs="Times New Roman"/>
      <w:sz w:val="24"/>
      <w:szCs w:val="24"/>
    </w:rPr>
  </w:style>
  <w:style w:type="paragraph" w:customStyle="1" w:styleId="faq-question-expander1">
    <w:name w:val="faq-question-expander1"/>
    <w:basedOn w:val="Normal"/>
    <w:rsid w:val="00C80421"/>
    <w:pPr>
      <w:spacing w:before="375" w:after="210" w:line="240" w:lineRule="auto"/>
    </w:pPr>
    <w:rPr>
      <w:rFonts w:eastAsia="Times New Roman" w:cs="Times New Roman"/>
      <w:sz w:val="24"/>
      <w:szCs w:val="24"/>
    </w:rPr>
  </w:style>
  <w:style w:type="paragraph" w:customStyle="1" w:styleId="left-nav1">
    <w:name w:val="left-nav1"/>
    <w:basedOn w:val="Normal"/>
    <w:rsid w:val="00C80421"/>
    <w:pPr>
      <w:spacing w:line="165" w:lineRule="atLeast"/>
      <w:ind w:left="-2610" w:right="150"/>
    </w:pPr>
    <w:rPr>
      <w:rFonts w:eastAsia="Times New Roman" w:cs="Times New Roman"/>
      <w:color w:val="8A8A8A"/>
      <w:sz w:val="24"/>
      <w:szCs w:val="24"/>
    </w:rPr>
  </w:style>
  <w:style w:type="paragraph" w:customStyle="1" w:styleId="floating-nav1">
    <w:name w:val="floating-nav1"/>
    <w:basedOn w:val="Normal"/>
    <w:rsid w:val="00C80421"/>
    <w:pPr>
      <w:spacing w:before="100" w:beforeAutospacing="1" w:after="210" w:line="240" w:lineRule="auto"/>
    </w:pPr>
    <w:rPr>
      <w:rFonts w:eastAsia="Times New Roman" w:cs="Times New Roman"/>
      <w:sz w:val="24"/>
      <w:szCs w:val="24"/>
    </w:rPr>
  </w:style>
  <w:style w:type="paragraph" w:customStyle="1" w:styleId="current3">
    <w:name w:val="current3"/>
    <w:basedOn w:val="Normal"/>
    <w:rsid w:val="00C80421"/>
    <w:pPr>
      <w:spacing w:before="100" w:beforeAutospacing="1" w:after="210" w:line="240" w:lineRule="auto"/>
    </w:pPr>
    <w:rPr>
      <w:rFonts w:eastAsia="Times New Roman" w:cs="Times New Roman"/>
      <w:color w:val="00BCF2"/>
      <w:sz w:val="24"/>
      <w:szCs w:val="24"/>
    </w:rPr>
  </w:style>
  <w:style w:type="paragraph" w:customStyle="1" w:styleId="current4">
    <w:name w:val="current4"/>
    <w:basedOn w:val="Normal"/>
    <w:rsid w:val="00C80421"/>
    <w:pPr>
      <w:shd w:val="clear" w:color="auto" w:fill="00BCF2"/>
      <w:spacing w:before="100" w:beforeAutospacing="1" w:after="210" w:line="240" w:lineRule="auto"/>
    </w:pPr>
    <w:rPr>
      <w:rFonts w:eastAsia="Times New Roman" w:cs="Times New Roman"/>
      <w:sz w:val="24"/>
      <w:szCs w:val="24"/>
    </w:rPr>
  </w:style>
  <w:style w:type="paragraph" w:customStyle="1" w:styleId="current5">
    <w:name w:val="current5"/>
    <w:basedOn w:val="Normal"/>
    <w:rsid w:val="00C80421"/>
    <w:pPr>
      <w:spacing w:before="100" w:beforeAutospacing="1" w:after="210" w:line="240" w:lineRule="auto"/>
    </w:pPr>
    <w:rPr>
      <w:rFonts w:eastAsia="Times New Roman" w:cs="Times New Roman"/>
      <w:color w:val="00BCF2"/>
      <w:sz w:val="24"/>
      <w:szCs w:val="24"/>
    </w:rPr>
  </w:style>
  <w:style w:type="paragraph" w:customStyle="1" w:styleId="tagline1">
    <w:name w:val="tagline1"/>
    <w:basedOn w:val="Normal"/>
    <w:rsid w:val="00C80421"/>
    <w:pPr>
      <w:pBdr>
        <w:bottom w:val="single" w:sz="6" w:space="12" w:color="CCCCCC"/>
      </w:pBdr>
      <w:spacing w:before="210" w:after="450" w:line="210" w:lineRule="atLeast"/>
    </w:pPr>
    <w:rPr>
      <w:rFonts w:eastAsia="Times New Roman" w:cs="Times New Roman"/>
      <w:sz w:val="24"/>
      <w:szCs w:val="24"/>
    </w:rPr>
  </w:style>
  <w:style w:type="paragraph" w:customStyle="1" w:styleId="abstract1">
    <w:name w:val="abstract1"/>
    <w:basedOn w:val="Normal"/>
    <w:rsid w:val="00C80421"/>
    <w:pPr>
      <w:pBdr>
        <w:top w:val="single" w:sz="6" w:space="9" w:color="CCCCCC"/>
        <w:bottom w:val="single" w:sz="6" w:space="9" w:color="CCCCCC"/>
      </w:pBdr>
      <w:shd w:val="clear" w:color="auto" w:fill="EAEAEA"/>
      <w:spacing w:after="450" w:line="240" w:lineRule="auto"/>
      <w:ind w:left="-180" w:right="-180"/>
    </w:pPr>
    <w:rPr>
      <w:rFonts w:eastAsia="Times New Roman" w:cs="Times New Roman"/>
      <w:color w:val="8A8A8A"/>
      <w:sz w:val="24"/>
      <w:szCs w:val="24"/>
    </w:rPr>
  </w:style>
  <w:style w:type="paragraph" w:customStyle="1" w:styleId="dev-onpage-video-wrapper2">
    <w:name w:val="dev-onpage-video-wrapper2"/>
    <w:basedOn w:val="Normal"/>
    <w:rsid w:val="00C80421"/>
    <w:pPr>
      <w:pBdr>
        <w:left w:val="single" w:sz="6" w:space="9" w:color="CCCCCC"/>
      </w:pBdr>
      <w:spacing w:before="270" w:after="270" w:line="240" w:lineRule="auto"/>
      <w:ind w:left="180"/>
    </w:pPr>
    <w:rPr>
      <w:rFonts w:eastAsia="Times New Roman" w:cs="Times New Roman"/>
      <w:sz w:val="24"/>
      <w:szCs w:val="24"/>
    </w:rPr>
  </w:style>
  <w:style w:type="paragraph" w:customStyle="1" w:styleId="time3">
    <w:name w:val="time3"/>
    <w:basedOn w:val="Normal"/>
    <w:rsid w:val="00C80421"/>
    <w:pPr>
      <w:spacing w:before="100" w:beforeAutospacing="1" w:after="210" w:line="240" w:lineRule="auto"/>
    </w:pPr>
    <w:rPr>
      <w:rFonts w:eastAsia="Times New Roman" w:cs="Times New Roman"/>
      <w:color w:val="8A8A8A"/>
      <w:sz w:val="17"/>
      <w:szCs w:val="17"/>
    </w:rPr>
  </w:style>
  <w:style w:type="paragraph" w:customStyle="1" w:styleId="dev-callout-new1">
    <w:name w:val="dev-callout-new1"/>
    <w:basedOn w:val="Normal"/>
    <w:rsid w:val="00C80421"/>
    <w:pPr>
      <w:pBdr>
        <w:top w:val="single" w:sz="6" w:space="0" w:color="CCCCCC"/>
        <w:bottom w:val="single" w:sz="6" w:space="0" w:color="CCCCCC"/>
      </w:pBdr>
      <w:shd w:val="clear" w:color="auto" w:fill="EAEAEA"/>
      <w:spacing w:before="240" w:after="240" w:line="240" w:lineRule="auto"/>
      <w:ind w:left="-510" w:right="-180"/>
    </w:pPr>
    <w:rPr>
      <w:rFonts w:eastAsia="Times New Roman" w:cs="Times New Roman"/>
      <w:b/>
      <w:bCs/>
      <w:color w:val="8A8A8A"/>
      <w:sz w:val="15"/>
      <w:szCs w:val="15"/>
    </w:rPr>
  </w:style>
  <w:style w:type="paragraph" w:customStyle="1" w:styleId="dev-callout-new-collapsed1">
    <w:name w:val="dev-callout-new-collapsed1"/>
    <w:basedOn w:val="Normal"/>
    <w:rsid w:val="00C80421"/>
    <w:pPr>
      <w:pBdr>
        <w:top w:val="single" w:sz="6" w:space="0" w:color="CCCCCC"/>
        <w:bottom w:val="single" w:sz="6" w:space="0" w:color="CCCCCC"/>
      </w:pBdr>
      <w:shd w:val="clear" w:color="auto" w:fill="EAEAEA"/>
      <w:spacing w:before="240" w:after="240" w:line="240" w:lineRule="auto"/>
      <w:ind w:left="-510" w:right="-180"/>
    </w:pPr>
    <w:rPr>
      <w:rFonts w:eastAsia="Times New Roman" w:cs="Times New Roman"/>
      <w:color w:val="8A8A8A"/>
      <w:sz w:val="24"/>
      <w:szCs w:val="24"/>
    </w:rPr>
  </w:style>
  <w:style w:type="paragraph" w:customStyle="1" w:styleId="dev-callout-content1">
    <w:name w:val="dev-callout-content1"/>
    <w:basedOn w:val="Normal"/>
    <w:rsid w:val="00C80421"/>
    <w:pPr>
      <w:spacing w:before="30" w:after="450" w:line="270" w:lineRule="atLeast"/>
      <w:ind w:left="180" w:right="180"/>
    </w:pPr>
    <w:rPr>
      <w:rFonts w:eastAsia="Times New Roman" w:cs="Times New Roman"/>
      <w:vanish/>
      <w:sz w:val="18"/>
      <w:szCs w:val="18"/>
    </w:rPr>
  </w:style>
  <w:style w:type="paragraph" w:customStyle="1" w:styleId="dev-callout-content2">
    <w:name w:val="dev-callout-content2"/>
    <w:basedOn w:val="Normal"/>
    <w:rsid w:val="00C80421"/>
    <w:pPr>
      <w:spacing w:before="30" w:after="450" w:line="270" w:lineRule="atLeast"/>
      <w:ind w:left="180" w:right="180"/>
    </w:pPr>
    <w:rPr>
      <w:rFonts w:eastAsia="Times New Roman" w:cs="Times New Roman"/>
      <w:vanish/>
      <w:sz w:val="18"/>
      <w:szCs w:val="18"/>
    </w:rPr>
  </w:style>
  <w:style w:type="paragraph" w:customStyle="1" w:styleId="subheading3">
    <w:name w:val="subheading3"/>
    <w:basedOn w:val="Normal"/>
    <w:rsid w:val="00C80421"/>
    <w:pPr>
      <w:spacing w:after="270" w:line="390" w:lineRule="atLeast"/>
    </w:pPr>
    <w:rPr>
      <w:rFonts w:eastAsia="Times New Roman" w:cs="Times New Roman"/>
      <w:color w:val="222222"/>
      <w:sz w:val="27"/>
      <w:szCs w:val="27"/>
    </w:rPr>
  </w:style>
  <w:style w:type="paragraph" w:customStyle="1" w:styleId="discover-more1">
    <w:name w:val="discover-more1"/>
    <w:basedOn w:val="Normal"/>
    <w:rsid w:val="00C80421"/>
    <w:pPr>
      <w:spacing w:before="100" w:beforeAutospacing="1" w:after="450" w:line="240" w:lineRule="auto"/>
    </w:pPr>
    <w:rPr>
      <w:rFonts w:eastAsia="Times New Roman" w:cs="Times New Roman"/>
      <w:sz w:val="24"/>
      <w:szCs w:val="24"/>
    </w:rPr>
  </w:style>
  <w:style w:type="paragraph" w:customStyle="1" w:styleId="article-information1">
    <w:name w:val="article-information1"/>
    <w:basedOn w:val="Normal"/>
    <w:rsid w:val="00C80421"/>
    <w:pPr>
      <w:spacing w:before="100" w:beforeAutospacing="1" w:after="150" w:line="240" w:lineRule="auto"/>
      <w:textAlignment w:val="top"/>
    </w:pPr>
    <w:rPr>
      <w:rFonts w:eastAsia="Times New Roman" w:cs="Times New Roman"/>
      <w:sz w:val="24"/>
      <w:szCs w:val="24"/>
    </w:rPr>
  </w:style>
  <w:style w:type="paragraph" w:customStyle="1" w:styleId="fb-like1">
    <w:name w:val="fb-like1"/>
    <w:basedOn w:val="Normal"/>
    <w:rsid w:val="00C80421"/>
    <w:pPr>
      <w:spacing w:before="100" w:beforeAutospacing="1" w:after="210" w:line="240" w:lineRule="auto"/>
      <w:ind w:right="270"/>
    </w:pPr>
    <w:rPr>
      <w:rFonts w:eastAsia="Times New Roman" w:cs="Times New Roman"/>
      <w:sz w:val="24"/>
      <w:szCs w:val="24"/>
    </w:rPr>
  </w:style>
  <w:style w:type="paragraph" w:customStyle="1" w:styleId="ui-datepicker-header6">
    <w:name w:val="ui-datepicker-header6"/>
    <w:basedOn w:val="Normal"/>
    <w:rsid w:val="00C80421"/>
    <w:pPr>
      <w:shd w:val="clear" w:color="auto" w:fill="BAD80A"/>
      <w:spacing w:before="100" w:beforeAutospacing="1" w:after="210" w:line="240" w:lineRule="auto"/>
    </w:pPr>
    <w:rPr>
      <w:rFonts w:eastAsia="Times New Roman" w:cs="Times New Roman"/>
      <w:sz w:val="24"/>
      <w:szCs w:val="24"/>
    </w:rPr>
  </w:style>
  <w:style w:type="paragraph" w:customStyle="1" w:styleId="azure-standard-select1">
    <w:name w:val="azure-standard-select1"/>
    <w:basedOn w:val="Normal"/>
    <w:rsid w:val="00C80421"/>
    <w:pPr>
      <w:spacing w:before="100" w:beforeAutospacing="1" w:after="210" w:line="240" w:lineRule="auto"/>
      <w:ind w:right="450"/>
    </w:pPr>
    <w:rPr>
      <w:rFonts w:eastAsia="Times New Roman" w:cs="Times New Roman"/>
      <w:sz w:val="24"/>
      <w:szCs w:val="24"/>
    </w:rPr>
  </w:style>
  <w:style w:type="paragraph" w:customStyle="1" w:styleId="azure-standard-select2">
    <w:name w:val="azure-standard-select2"/>
    <w:basedOn w:val="Normal"/>
    <w:rsid w:val="00C80421"/>
    <w:pPr>
      <w:spacing w:before="60" w:after="210" w:line="240" w:lineRule="auto"/>
    </w:pPr>
    <w:rPr>
      <w:rFonts w:eastAsia="Times New Roman" w:cs="Times New Roman"/>
      <w:sz w:val="24"/>
      <w:szCs w:val="24"/>
    </w:rPr>
  </w:style>
  <w:style w:type="paragraph" w:customStyle="1" w:styleId="ca-icon1">
    <w:name w:val="ca-icon1"/>
    <w:basedOn w:val="Normal"/>
    <w:rsid w:val="00C80421"/>
    <w:pPr>
      <w:spacing w:before="100" w:beforeAutospacing="1" w:after="210" w:line="240" w:lineRule="auto"/>
      <w:ind w:hanging="18913"/>
    </w:pPr>
    <w:rPr>
      <w:rFonts w:eastAsia="Times New Roman" w:cs="Times New Roman"/>
      <w:sz w:val="24"/>
      <w:szCs w:val="24"/>
    </w:rPr>
  </w:style>
  <w:style w:type="paragraph" w:customStyle="1" w:styleId="ca-icon2">
    <w:name w:val="ca-icon2"/>
    <w:basedOn w:val="Normal"/>
    <w:rsid w:val="00C80421"/>
    <w:pPr>
      <w:spacing w:before="100" w:beforeAutospacing="1" w:after="210" w:line="240" w:lineRule="auto"/>
      <w:ind w:hanging="18913"/>
    </w:pPr>
    <w:rPr>
      <w:rFonts w:eastAsia="Times New Roman" w:cs="Times New Roman"/>
      <w:sz w:val="24"/>
      <w:szCs w:val="24"/>
    </w:rPr>
  </w:style>
  <w:style w:type="paragraph" w:customStyle="1" w:styleId="ca-icon3">
    <w:name w:val="ca-icon3"/>
    <w:basedOn w:val="Normal"/>
    <w:rsid w:val="00C80421"/>
    <w:pPr>
      <w:spacing w:before="100" w:beforeAutospacing="1" w:after="210" w:line="240" w:lineRule="auto"/>
      <w:ind w:hanging="18913"/>
    </w:pPr>
    <w:rPr>
      <w:rFonts w:eastAsia="Times New Roman" w:cs="Times New Roman"/>
      <w:sz w:val="24"/>
      <w:szCs w:val="24"/>
    </w:rPr>
  </w:style>
  <w:style w:type="paragraph" w:customStyle="1" w:styleId="ca-icon4">
    <w:name w:val="ca-icon4"/>
    <w:basedOn w:val="Normal"/>
    <w:rsid w:val="00C80421"/>
    <w:pPr>
      <w:spacing w:before="100" w:beforeAutospacing="1" w:after="210" w:line="240" w:lineRule="auto"/>
      <w:ind w:hanging="18913"/>
    </w:pPr>
    <w:rPr>
      <w:rFonts w:eastAsia="Times New Roman" w:cs="Times New Roman"/>
      <w:sz w:val="24"/>
      <w:szCs w:val="24"/>
    </w:rPr>
  </w:style>
  <w:style w:type="paragraph" w:customStyle="1" w:styleId="ca-icon5">
    <w:name w:val="ca-icon5"/>
    <w:basedOn w:val="Normal"/>
    <w:rsid w:val="00C80421"/>
    <w:pPr>
      <w:spacing w:before="100" w:beforeAutospacing="1" w:after="210" w:line="240" w:lineRule="auto"/>
      <w:ind w:hanging="18913"/>
    </w:pPr>
    <w:rPr>
      <w:rFonts w:eastAsia="Times New Roman" w:cs="Times New Roman"/>
      <w:sz w:val="24"/>
      <w:szCs w:val="24"/>
    </w:rPr>
  </w:style>
  <w:style w:type="paragraph" w:customStyle="1" w:styleId="ca-icon6">
    <w:name w:val="ca-icon6"/>
    <w:basedOn w:val="Normal"/>
    <w:rsid w:val="00C80421"/>
    <w:pPr>
      <w:spacing w:before="100" w:beforeAutospacing="1" w:after="210" w:line="240" w:lineRule="auto"/>
      <w:ind w:hanging="18913"/>
    </w:pPr>
    <w:rPr>
      <w:rFonts w:eastAsia="Times New Roman" w:cs="Times New Roman"/>
      <w:sz w:val="24"/>
      <w:szCs w:val="24"/>
    </w:rPr>
  </w:style>
  <w:style w:type="paragraph" w:customStyle="1" w:styleId="ca-icon7">
    <w:name w:val="ca-icon7"/>
    <w:basedOn w:val="Normal"/>
    <w:rsid w:val="00C80421"/>
    <w:pPr>
      <w:spacing w:before="100" w:beforeAutospacing="1" w:after="210" w:line="240" w:lineRule="auto"/>
      <w:ind w:hanging="18913"/>
    </w:pPr>
    <w:rPr>
      <w:rFonts w:eastAsia="Times New Roman" w:cs="Times New Roman"/>
      <w:sz w:val="24"/>
      <w:szCs w:val="24"/>
    </w:rPr>
  </w:style>
  <w:style w:type="paragraph" w:customStyle="1" w:styleId="download-link1">
    <w:name w:val="download-link1"/>
    <w:basedOn w:val="Normal"/>
    <w:rsid w:val="00C80421"/>
    <w:pPr>
      <w:spacing w:before="100" w:beforeAutospacing="1" w:after="600" w:line="240" w:lineRule="auto"/>
      <w:ind w:left="1350"/>
    </w:pPr>
    <w:rPr>
      <w:rFonts w:eastAsia="Times New Roman" w:cs="Times New Roman"/>
      <w:sz w:val="24"/>
      <w:szCs w:val="24"/>
    </w:rPr>
  </w:style>
  <w:style w:type="paragraph" w:customStyle="1" w:styleId="band-wht-bg-pad-901">
    <w:name w:val="band-wht-bg-pad-901"/>
    <w:basedOn w:val="Normal"/>
    <w:rsid w:val="00C80421"/>
    <w:pPr>
      <w:spacing w:before="100" w:beforeAutospacing="1" w:after="210" w:line="240" w:lineRule="auto"/>
    </w:pPr>
    <w:rPr>
      <w:rFonts w:eastAsia="Times New Roman" w:cs="Times New Roman"/>
      <w:sz w:val="24"/>
      <w:szCs w:val="24"/>
    </w:rPr>
  </w:style>
  <w:style w:type="paragraph" w:customStyle="1" w:styleId="advanced1">
    <w:name w:val="advanced1"/>
    <w:basedOn w:val="Normal"/>
    <w:rsid w:val="00C80421"/>
    <w:pPr>
      <w:spacing w:before="100" w:beforeAutospacing="1" w:after="210" w:line="240" w:lineRule="auto"/>
    </w:pPr>
    <w:rPr>
      <w:rFonts w:eastAsia="Times New Roman" w:cs="Times New Roman"/>
      <w:sz w:val="24"/>
      <w:szCs w:val="24"/>
    </w:rPr>
  </w:style>
  <w:style w:type="paragraph" w:customStyle="1" w:styleId="fallback1">
    <w:name w:val="fallback1"/>
    <w:basedOn w:val="Normal"/>
    <w:rsid w:val="00C80421"/>
    <w:pPr>
      <w:spacing w:before="100" w:beforeAutospacing="1" w:after="210" w:line="240" w:lineRule="auto"/>
    </w:pPr>
    <w:rPr>
      <w:rFonts w:eastAsia="Times New Roman" w:cs="Times New Roman"/>
      <w:vanish/>
      <w:sz w:val="24"/>
      <w:szCs w:val="24"/>
    </w:rPr>
  </w:style>
  <w:style w:type="paragraph" w:customStyle="1" w:styleId="advanced2">
    <w:name w:val="advanced2"/>
    <w:basedOn w:val="Normal"/>
    <w:rsid w:val="00C80421"/>
    <w:pPr>
      <w:spacing w:before="100" w:beforeAutospacing="1" w:after="210" w:line="240" w:lineRule="auto"/>
    </w:pPr>
    <w:rPr>
      <w:rFonts w:eastAsia="Times New Roman" w:cs="Times New Roman"/>
      <w:vanish/>
      <w:sz w:val="24"/>
      <w:szCs w:val="24"/>
    </w:rPr>
  </w:style>
  <w:style w:type="paragraph" w:customStyle="1" w:styleId="fallback2">
    <w:name w:val="fallback2"/>
    <w:basedOn w:val="Normal"/>
    <w:rsid w:val="00C80421"/>
    <w:pPr>
      <w:spacing w:before="100" w:beforeAutospacing="1" w:after="210" w:line="240" w:lineRule="auto"/>
    </w:pPr>
    <w:rPr>
      <w:rFonts w:eastAsia="Times New Roman" w:cs="Times New Roman"/>
      <w:sz w:val="24"/>
      <w:szCs w:val="24"/>
    </w:rPr>
  </w:style>
  <w:style w:type="paragraph" w:customStyle="1" w:styleId="ui-widget-header1">
    <w:name w:val="ui-widget-header1"/>
    <w:basedOn w:val="Normal"/>
    <w:rsid w:val="00C80421"/>
    <w:pPr>
      <w:pBdr>
        <w:top w:val="single" w:sz="6" w:space="0" w:color="E78F08"/>
        <w:left w:val="single" w:sz="6" w:space="0" w:color="E78F08"/>
        <w:bottom w:val="single" w:sz="6" w:space="0" w:color="E78F08"/>
        <w:right w:val="single" w:sz="6" w:space="0" w:color="E78F08"/>
      </w:pBdr>
      <w:shd w:val="clear" w:color="auto" w:fill="01ADEF"/>
      <w:spacing w:before="100" w:beforeAutospacing="1" w:after="210" w:line="240" w:lineRule="auto"/>
    </w:pPr>
    <w:rPr>
      <w:rFonts w:eastAsia="Times New Roman" w:cs="Times New Roman"/>
      <w:b/>
      <w:bCs/>
      <w:color w:val="FFFFFF"/>
      <w:sz w:val="24"/>
      <w:szCs w:val="24"/>
    </w:rPr>
  </w:style>
  <w:style w:type="paragraph" w:customStyle="1" w:styleId="ui-state-default3">
    <w:name w:val="ui-state-default3"/>
    <w:basedOn w:val="Normal"/>
    <w:rsid w:val="00C80421"/>
    <w:pPr>
      <w:pBdr>
        <w:top w:val="single" w:sz="12" w:space="0" w:color="FFFFFF"/>
        <w:left w:val="single" w:sz="12" w:space="0" w:color="FFFFFF"/>
        <w:bottom w:val="single" w:sz="12" w:space="0" w:color="FFFFFF"/>
        <w:right w:val="single" w:sz="12" w:space="0" w:color="FFFFFF"/>
      </w:pBdr>
      <w:shd w:val="clear" w:color="auto" w:fill="000000"/>
      <w:spacing w:before="100" w:beforeAutospacing="1" w:after="210" w:line="240" w:lineRule="auto"/>
    </w:pPr>
    <w:rPr>
      <w:rFonts w:eastAsia="Times New Roman" w:cs="Times New Roman"/>
      <w:b/>
      <w:bCs/>
      <w:color w:val="1C94C4"/>
      <w:sz w:val="24"/>
      <w:szCs w:val="24"/>
    </w:rPr>
  </w:style>
  <w:style w:type="paragraph" w:customStyle="1" w:styleId="ui-state-default4">
    <w:name w:val="ui-state-default4"/>
    <w:basedOn w:val="Normal"/>
    <w:rsid w:val="00C80421"/>
    <w:pPr>
      <w:pBdr>
        <w:top w:val="single" w:sz="12" w:space="0" w:color="FFFFFF"/>
        <w:left w:val="single" w:sz="12" w:space="0" w:color="FFFFFF"/>
        <w:bottom w:val="single" w:sz="12" w:space="0" w:color="FFFFFF"/>
        <w:right w:val="single" w:sz="12" w:space="0" w:color="FFFFFF"/>
      </w:pBdr>
      <w:shd w:val="clear" w:color="auto" w:fill="000000"/>
      <w:spacing w:before="100" w:beforeAutospacing="1" w:after="210" w:line="240" w:lineRule="auto"/>
    </w:pPr>
    <w:rPr>
      <w:rFonts w:eastAsia="Times New Roman" w:cs="Times New Roman"/>
      <w:b/>
      <w:bCs/>
      <w:color w:val="1C94C4"/>
      <w:sz w:val="24"/>
      <w:szCs w:val="24"/>
    </w:rPr>
  </w:style>
  <w:style w:type="paragraph" w:customStyle="1" w:styleId="ui-state-default5">
    <w:name w:val="ui-state-default5"/>
    <w:basedOn w:val="Normal"/>
    <w:rsid w:val="00C80421"/>
    <w:pPr>
      <w:pBdr>
        <w:top w:val="single" w:sz="12" w:space="0" w:color="FFFFFF"/>
        <w:left w:val="single" w:sz="12" w:space="0" w:color="FFFFFF"/>
        <w:bottom w:val="single" w:sz="12" w:space="0" w:color="FFFFFF"/>
        <w:right w:val="single" w:sz="12" w:space="0" w:color="FFFFFF"/>
      </w:pBdr>
      <w:shd w:val="clear" w:color="auto" w:fill="000000"/>
      <w:spacing w:before="100" w:beforeAutospacing="1" w:after="210" w:line="240" w:lineRule="auto"/>
    </w:pPr>
    <w:rPr>
      <w:rFonts w:eastAsia="Times New Roman" w:cs="Times New Roman"/>
      <w:b/>
      <w:bCs/>
      <w:color w:val="1C94C4"/>
      <w:sz w:val="24"/>
      <w:szCs w:val="24"/>
    </w:rPr>
  </w:style>
  <w:style w:type="paragraph" w:customStyle="1" w:styleId="ui-state-hover3">
    <w:name w:val="ui-state-hover3"/>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C77405"/>
      <w:sz w:val="24"/>
      <w:szCs w:val="24"/>
    </w:rPr>
  </w:style>
  <w:style w:type="paragraph" w:customStyle="1" w:styleId="ui-state-hover4">
    <w:name w:val="ui-state-hover4"/>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C77405"/>
      <w:sz w:val="24"/>
      <w:szCs w:val="24"/>
    </w:rPr>
  </w:style>
  <w:style w:type="paragraph" w:customStyle="1" w:styleId="ui-state-hover5">
    <w:name w:val="ui-state-hover5"/>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C77405"/>
      <w:sz w:val="24"/>
      <w:szCs w:val="24"/>
    </w:rPr>
  </w:style>
  <w:style w:type="paragraph" w:customStyle="1" w:styleId="ui-state-focus3">
    <w:name w:val="ui-state-focus3"/>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C77405"/>
      <w:sz w:val="24"/>
      <w:szCs w:val="24"/>
    </w:rPr>
  </w:style>
  <w:style w:type="paragraph" w:customStyle="1" w:styleId="ui-state-focus4">
    <w:name w:val="ui-state-focus4"/>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C77405"/>
      <w:sz w:val="24"/>
      <w:szCs w:val="24"/>
    </w:rPr>
  </w:style>
  <w:style w:type="paragraph" w:customStyle="1" w:styleId="ui-state-focus5">
    <w:name w:val="ui-state-focus5"/>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C77405"/>
      <w:sz w:val="24"/>
      <w:szCs w:val="24"/>
    </w:rPr>
  </w:style>
  <w:style w:type="paragraph" w:customStyle="1" w:styleId="ui-state-active3">
    <w:name w:val="ui-state-active3"/>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EB8F00"/>
      <w:sz w:val="24"/>
      <w:szCs w:val="24"/>
    </w:rPr>
  </w:style>
  <w:style w:type="paragraph" w:customStyle="1" w:styleId="ui-state-active4">
    <w:name w:val="ui-state-active4"/>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EB8F00"/>
      <w:sz w:val="24"/>
      <w:szCs w:val="24"/>
    </w:rPr>
  </w:style>
  <w:style w:type="paragraph" w:customStyle="1" w:styleId="ui-state-active5">
    <w:name w:val="ui-state-active5"/>
    <w:basedOn w:val="Normal"/>
    <w:rsid w:val="00C80421"/>
    <w:pPr>
      <w:pBdr>
        <w:top w:val="single" w:sz="12" w:space="0" w:color="FFFFFF"/>
        <w:left w:val="single" w:sz="12" w:space="0" w:color="FFFFFF"/>
        <w:bottom w:val="single" w:sz="12" w:space="0" w:color="FFFFFF"/>
        <w:right w:val="single" w:sz="12" w:space="0" w:color="FFFFFF"/>
      </w:pBdr>
      <w:shd w:val="clear" w:color="auto" w:fill="333333"/>
      <w:spacing w:before="100" w:beforeAutospacing="1" w:after="210" w:line="240" w:lineRule="auto"/>
    </w:pPr>
    <w:rPr>
      <w:rFonts w:eastAsia="Times New Roman" w:cs="Times New Roman"/>
      <w:b/>
      <w:bCs/>
      <w:color w:val="EB8F00"/>
      <w:sz w:val="24"/>
      <w:szCs w:val="24"/>
    </w:rPr>
  </w:style>
  <w:style w:type="paragraph" w:customStyle="1" w:styleId="ui-state-highlight3">
    <w:name w:val="ui-state-highlight3"/>
    <w:basedOn w:val="Normal"/>
    <w:rsid w:val="00C80421"/>
    <w:pPr>
      <w:pBdr>
        <w:top w:val="single" w:sz="6" w:space="0" w:color="FED22F"/>
        <w:left w:val="single" w:sz="6" w:space="0" w:color="FED22F"/>
        <w:bottom w:val="single" w:sz="6" w:space="0" w:color="FED22F"/>
        <w:right w:val="single" w:sz="6" w:space="0" w:color="FED22F"/>
      </w:pBdr>
      <w:shd w:val="clear" w:color="auto" w:fill="333333"/>
      <w:spacing w:before="100" w:beforeAutospacing="1" w:after="210" w:line="240" w:lineRule="auto"/>
    </w:pPr>
    <w:rPr>
      <w:rFonts w:eastAsia="Times New Roman" w:cs="Times New Roman"/>
      <w:color w:val="363636"/>
      <w:sz w:val="24"/>
      <w:szCs w:val="24"/>
    </w:rPr>
  </w:style>
  <w:style w:type="paragraph" w:customStyle="1" w:styleId="ui-state-highlight4">
    <w:name w:val="ui-state-highlight4"/>
    <w:basedOn w:val="Normal"/>
    <w:rsid w:val="00C80421"/>
    <w:pPr>
      <w:pBdr>
        <w:top w:val="single" w:sz="6" w:space="0" w:color="FED22F"/>
        <w:left w:val="single" w:sz="6" w:space="0" w:color="FED22F"/>
        <w:bottom w:val="single" w:sz="6" w:space="0" w:color="FED22F"/>
        <w:right w:val="single" w:sz="6" w:space="0" w:color="FED22F"/>
      </w:pBdr>
      <w:shd w:val="clear" w:color="auto" w:fill="333333"/>
      <w:spacing w:before="100" w:beforeAutospacing="1" w:after="210" w:line="240" w:lineRule="auto"/>
    </w:pPr>
    <w:rPr>
      <w:rFonts w:eastAsia="Times New Roman" w:cs="Times New Roman"/>
      <w:color w:val="363636"/>
      <w:sz w:val="24"/>
      <w:szCs w:val="24"/>
    </w:rPr>
  </w:style>
  <w:style w:type="paragraph" w:customStyle="1" w:styleId="ui-state-highlight5">
    <w:name w:val="ui-state-highlight5"/>
    <w:basedOn w:val="Normal"/>
    <w:rsid w:val="00C80421"/>
    <w:pPr>
      <w:pBdr>
        <w:top w:val="single" w:sz="6" w:space="0" w:color="FED22F"/>
        <w:left w:val="single" w:sz="6" w:space="0" w:color="FED22F"/>
        <w:bottom w:val="single" w:sz="6" w:space="0" w:color="FED22F"/>
        <w:right w:val="single" w:sz="6" w:space="0" w:color="FED22F"/>
      </w:pBdr>
      <w:shd w:val="clear" w:color="auto" w:fill="333333"/>
      <w:spacing w:before="100" w:beforeAutospacing="1" w:after="210" w:line="240" w:lineRule="auto"/>
    </w:pPr>
    <w:rPr>
      <w:rFonts w:eastAsia="Times New Roman" w:cs="Times New Roman"/>
      <w:color w:val="363636"/>
      <w:sz w:val="24"/>
      <w:szCs w:val="24"/>
    </w:rPr>
  </w:style>
  <w:style w:type="paragraph" w:customStyle="1" w:styleId="ui-slider1">
    <w:name w:val="ui-slider1"/>
    <w:basedOn w:val="Normal"/>
    <w:rsid w:val="00C80421"/>
    <w:pPr>
      <w:pBdr>
        <w:top w:val="single" w:sz="12" w:space="0" w:color="FFFFFF"/>
        <w:left w:val="single" w:sz="12" w:space="0" w:color="FFFFFF"/>
        <w:bottom w:val="single" w:sz="12" w:space="0" w:color="FFFFFF"/>
        <w:right w:val="single" w:sz="12" w:space="0" w:color="FFFFFF"/>
      </w:pBdr>
      <w:shd w:val="clear" w:color="auto" w:fill="E0E2E2"/>
      <w:spacing w:before="100" w:beforeAutospacing="1" w:after="210" w:line="240" w:lineRule="auto"/>
    </w:pPr>
    <w:rPr>
      <w:rFonts w:eastAsia="Times New Roman" w:cs="Times New Roman"/>
      <w:sz w:val="24"/>
      <w:szCs w:val="24"/>
    </w:rPr>
  </w:style>
  <w:style w:type="paragraph" w:customStyle="1" w:styleId="ui-slider-range3">
    <w:name w:val="ui-slider-range3"/>
    <w:basedOn w:val="Normal"/>
    <w:rsid w:val="00C80421"/>
    <w:pPr>
      <w:spacing w:before="100" w:beforeAutospacing="1" w:after="210" w:line="240" w:lineRule="auto"/>
    </w:pPr>
    <w:rPr>
      <w:rFonts w:eastAsia="Times New Roman" w:cs="Times New Roman"/>
      <w:sz w:val="17"/>
      <w:szCs w:val="17"/>
    </w:rPr>
  </w:style>
  <w:style w:type="paragraph" w:customStyle="1" w:styleId="ui-slider-horizontal1">
    <w:name w:val="ui-slider-horizontal1"/>
    <w:basedOn w:val="Normal"/>
    <w:rsid w:val="00C80421"/>
    <w:pPr>
      <w:spacing w:before="100" w:beforeAutospacing="1" w:line="240" w:lineRule="auto"/>
    </w:pPr>
    <w:rPr>
      <w:rFonts w:eastAsia="Times New Roman" w:cs="Times New Roman"/>
      <w:sz w:val="24"/>
      <w:szCs w:val="24"/>
    </w:rPr>
  </w:style>
  <w:style w:type="paragraph" w:customStyle="1" w:styleId="ui-slider-handle4">
    <w:name w:val="ui-slider-handle4"/>
    <w:basedOn w:val="Normal"/>
    <w:rsid w:val="00C80421"/>
    <w:pPr>
      <w:spacing w:before="100" w:beforeAutospacing="1" w:after="210" w:line="240" w:lineRule="auto"/>
      <w:ind w:left="-30"/>
    </w:pPr>
    <w:rPr>
      <w:rFonts w:eastAsia="Times New Roman" w:cs="Times New Roman"/>
      <w:sz w:val="24"/>
      <w:szCs w:val="24"/>
    </w:rPr>
  </w:style>
  <w:style w:type="paragraph" w:customStyle="1" w:styleId="slider-type1">
    <w:name w:val="slider-type1"/>
    <w:basedOn w:val="Normal"/>
    <w:rsid w:val="00C80421"/>
    <w:pPr>
      <w:spacing w:before="100" w:beforeAutospacing="1" w:after="210" w:line="240" w:lineRule="auto"/>
    </w:pPr>
    <w:rPr>
      <w:rFonts w:eastAsia="Times New Roman" w:cs="Times New Roman"/>
      <w:szCs w:val="21"/>
    </w:rPr>
  </w:style>
  <w:style w:type="paragraph" w:customStyle="1" w:styleId="usd1">
    <w:name w:val="usd1"/>
    <w:basedOn w:val="Normal"/>
    <w:rsid w:val="00C80421"/>
    <w:pPr>
      <w:pBdr>
        <w:top w:val="single" w:sz="6" w:space="0" w:color="CCCCCC"/>
      </w:pBdr>
      <w:spacing w:before="100" w:beforeAutospacing="1" w:after="210" w:line="240" w:lineRule="auto"/>
    </w:pPr>
    <w:rPr>
      <w:rFonts w:eastAsia="Times New Roman" w:cs="Times New Roman"/>
      <w:sz w:val="24"/>
      <w:szCs w:val="24"/>
    </w:rPr>
  </w:style>
  <w:style w:type="paragraph" w:customStyle="1" w:styleId="selector-name1">
    <w:name w:val="selector-name1"/>
    <w:basedOn w:val="Normal"/>
    <w:rsid w:val="00C80421"/>
    <w:pPr>
      <w:spacing w:line="240" w:lineRule="auto"/>
    </w:pPr>
    <w:rPr>
      <w:rFonts w:eastAsia="Times New Roman" w:cs="Times New Roman"/>
      <w:sz w:val="24"/>
      <w:szCs w:val="24"/>
    </w:rPr>
  </w:style>
  <w:style w:type="paragraph" w:customStyle="1" w:styleId="selector-abbr1">
    <w:name w:val="selector-abbr1"/>
    <w:basedOn w:val="Normal"/>
    <w:rsid w:val="00C80421"/>
    <w:pPr>
      <w:spacing w:line="240" w:lineRule="auto"/>
    </w:pPr>
    <w:rPr>
      <w:rFonts w:eastAsia="Times New Roman" w:cs="Times New Roman"/>
      <w:sz w:val="24"/>
      <w:szCs w:val="24"/>
    </w:rPr>
  </w:style>
  <w:style w:type="paragraph" w:customStyle="1" w:styleId="active2">
    <w:name w:val="active2"/>
    <w:basedOn w:val="Normal"/>
    <w:rsid w:val="00C80421"/>
    <w:pPr>
      <w:pBdr>
        <w:top w:val="single" w:sz="6" w:space="0" w:color="CCCCCC"/>
        <w:left w:val="single" w:sz="6" w:space="0" w:color="CCCCCC"/>
        <w:bottom w:val="single" w:sz="6" w:space="0" w:color="FFFFFF"/>
        <w:right w:val="single" w:sz="6" w:space="0" w:color="CCCCCC"/>
      </w:pBdr>
      <w:spacing w:before="100" w:beforeAutospacing="1" w:after="210" w:line="240" w:lineRule="auto"/>
    </w:pPr>
    <w:rPr>
      <w:rFonts w:eastAsia="Times New Roman" w:cs="Times New Roman"/>
      <w:b/>
      <w:bCs/>
      <w:color w:val="0CA2DA"/>
      <w:sz w:val="24"/>
      <w:szCs w:val="24"/>
    </w:rPr>
  </w:style>
  <w:style w:type="paragraph" w:customStyle="1" w:styleId="calculator-main1">
    <w:name w:val="calculator-main1"/>
    <w:basedOn w:val="Normal"/>
    <w:rsid w:val="00C80421"/>
    <w:pPr>
      <w:spacing w:before="100" w:beforeAutospacing="1" w:after="210" w:line="240" w:lineRule="auto"/>
    </w:pPr>
    <w:rPr>
      <w:rFonts w:eastAsia="Times New Roman" w:cs="Times New Roman"/>
      <w:vanish/>
      <w:sz w:val="24"/>
      <w:szCs w:val="24"/>
    </w:rPr>
  </w:style>
  <w:style w:type="paragraph" w:customStyle="1" w:styleId="subscribe-box1">
    <w:name w:val="subscribe-box1"/>
    <w:basedOn w:val="Normal"/>
    <w:rsid w:val="00C80421"/>
    <w:pPr>
      <w:spacing w:before="100" w:beforeAutospacing="1" w:after="210" w:line="240" w:lineRule="auto"/>
    </w:pPr>
    <w:rPr>
      <w:rFonts w:eastAsia="Times New Roman" w:cs="Times New Roman"/>
      <w:sz w:val="24"/>
      <w:szCs w:val="24"/>
    </w:rPr>
  </w:style>
  <w:style w:type="paragraph" w:customStyle="1" w:styleId="slider-div1">
    <w:name w:val="slider-div1"/>
    <w:basedOn w:val="Normal"/>
    <w:rsid w:val="00C80421"/>
    <w:pPr>
      <w:spacing w:before="100" w:beforeAutospacing="1" w:after="210" w:line="240" w:lineRule="auto"/>
    </w:pPr>
    <w:rPr>
      <w:rFonts w:eastAsia="Times New Roman" w:cs="Times New Roman"/>
      <w:vanish/>
      <w:sz w:val="24"/>
      <w:szCs w:val="24"/>
    </w:rPr>
  </w:style>
  <w:style w:type="paragraph" w:customStyle="1" w:styleId="slider-total1">
    <w:name w:val="slider-total1"/>
    <w:basedOn w:val="Normal"/>
    <w:rsid w:val="00C80421"/>
    <w:pPr>
      <w:spacing w:line="315" w:lineRule="atLeast"/>
    </w:pPr>
    <w:rPr>
      <w:rFonts w:eastAsia="Times New Roman" w:cs="Times New Roman"/>
      <w:b/>
      <w:bCs/>
      <w:vanish/>
      <w:color w:val="333333"/>
      <w:sz w:val="32"/>
      <w:szCs w:val="32"/>
    </w:rPr>
  </w:style>
  <w:style w:type="paragraph" w:customStyle="1" w:styleId="savings1">
    <w:name w:val="savings1"/>
    <w:basedOn w:val="Normal"/>
    <w:rsid w:val="00C80421"/>
    <w:pPr>
      <w:spacing w:before="100" w:beforeAutospacing="1" w:after="210" w:line="240" w:lineRule="auto"/>
    </w:pPr>
    <w:rPr>
      <w:rFonts w:eastAsia="Times New Roman" w:cs="Times New Roman"/>
      <w:b/>
      <w:bCs/>
      <w:sz w:val="24"/>
      <w:szCs w:val="24"/>
    </w:rPr>
  </w:style>
  <w:style w:type="paragraph" w:customStyle="1" w:styleId="slider-caption1">
    <w:name w:val="slider-caption1"/>
    <w:basedOn w:val="Normal"/>
    <w:rsid w:val="00C80421"/>
    <w:pPr>
      <w:spacing w:before="100" w:beforeAutospacing="1" w:after="210" w:line="240" w:lineRule="auto"/>
    </w:pPr>
    <w:rPr>
      <w:rFonts w:eastAsia="Times New Roman" w:cs="Times New Roman"/>
      <w:vanish/>
      <w:color w:val="919191"/>
      <w:sz w:val="24"/>
      <w:szCs w:val="24"/>
    </w:rPr>
  </w:style>
  <w:style w:type="paragraph" w:customStyle="1" w:styleId="buy-configure-sql-server-11">
    <w:name w:val="buy-configure-sql-server-11"/>
    <w:basedOn w:val="Normal"/>
    <w:rsid w:val="00C80421"/>
    <w:pPr>
      <w:spacing w:before="100" w:beforeAutospacing="1" w:line="240" w:lineRule="auto"/>
    </w:pPr>
    <w:rPr>
      <w:rFonts w:eastAsia="Times New Roman" w:cs="Times New Roman"/>
      <w:sz w:val="24"/>
      <w:szCs w:val="24"/>
    </w:rPr>
  </w:style>
  <w:style w:type="paragraph" w:customStyle="1" w:styleId="buy-configure-sql-server-21">
    <w:name w:val="buy-configure-sql-server-21"/>
    <w:basedOn w:val="Normal"/>
    <w:rsid w:val="00C80421"/>
    <w:pPr>
      <w:spacing w:before="100" w:beforeAutospacing="1" w:line="240" w:lineRule="auto"/>
    </w:pPr>
    <w:rPr>
      <w:rFonts w:eastAsia="Times New Roman" w:cs="Times New Roman"/>
      <w:sz w:val="24"/>
      <w:szCs w:val="24"/>
    </w:rPr>
  </w:style>
  <w:style w:type="paragraph" w:customStyle="1" w:styleId="buy-configure-biztalk-server-11">
    <w:name w:val="buy-configure-biztalk-server-11"/>
    <w:basedOn w:val="Normal"/>
    <w:rsid w:val="00C80421"/>
    <w:pPr>
      <w:spacing w:before="100" w:beforeAutospacing="1" w:line="240" w:lineRule="auto"/>
    </w:pPr>
    <w:rPr>
      <w:rFonts w:eastAsia="Times New Roman" w:cs="Times New Roman"/>
      <w:sz w:val="24"/>
      <w:szCs w:val="24"/>
    </w:rPr>
  </w:style>
  <w:style w:type="paragraph" w:customStyle="1" w:styleId="buy-configure-enterprise-linux-11">
    <w:name w:val="buy-configure-enterprise-linux-11"/>
    <w:basedOn w:val="Normal"/>
    <w:rsid w:val="00C80421"/>
    <w:pPr>
      <w:spacing w:before="100" w:beforeAutospacing="1" w:line="240" w:lineRule="auto"/>
    </w:pPr>
    <w:rPr>
      <w:rFonts w:eastAsia="Times New Roman" w:cs="Times New Roman"/>
      <w:sz w:val="24"/>
      <w:szCs w:val="24"/>
    </w:rPr>
  </w:style>
  <w:style w:type="paragraph" w:customStyle="1" w:styleId="slider-pricing-group1">
    <w:name w:val="slider-pricing-group1"/>
    <w:basedOn w:val="Normal"/>
    <w:rsid w:val="00C80421"/>
    <w:pPr>
      <w:spacing w:before="100" w:beforeAutospacing="1" w:after="210" w:line="240" w:lineRule="auto"/>
    </w:pPr>
    <w:rPr>
      <w:rFonts w:eastAsia="Times New Roman" w:cs="Times New Roman"/>
      <w:sz w:val="24"/>
      <w:szCs w:val="24"/>
    </w:rPr>
  </w:style>
  <w:style w:type="paragraph" w:customStyle="1" w:styleId="slider-pricing-group2">
    <w:name w:val="slider-pricing-group2"/>
    <w:basedOn w:val="Normal"/>
    <w:rsid w:val="00C80421"/>
    <w:pPr>
      <w:spacing w:before="100" w:beforeAutospacing="1" w:after="210" w:line="240" w:lineRule="auto"/>
    </w:pPr>
    <w:rPr>
      <w:rFonts w:eastAsia="Times New Roman" w:cs="Times New Roman"/>
      <w:sz w:val="24"/>
      <w:szCs w:val="24"/>
    </w:rPr>
  </w:style>
  <w:style w:type="paragraph" w:customStyle="1" w:styleId="slider-pricing-group3">
    <w:name w:val="slider-pricing-group3"/>
    <w:basedOn w:val="Normal"/>
    <w:rsid w:val="00C80421"/>
    <w:pPr>
      <w:spacing w:before="100" w:beforeAutospacing="1" w:after="210" w:line="240" w:lineRule="auto"/>
    </w:pPr>
    <w:rPr>
      <w:rFonts w:eastAsia="Times New Roman" w:cs="Times New Roman"/>
      <w:sz w:val="24"/>
      <w:szCs w:val="24"/>
    </w:rPr>
  </w:style>
  <w:style w:type="paragraph" w:customStyle="1" w:styleId="slider-pricing-group4">
    <w:name w:val="slider-pricing-group4"/>
    <w:basedOn w:val="Normal"/>
    <w:rsid w:val="00C80421"/>
    <w:pPr>
      <w:spacing w:before="100" w:beforeAutospacing="1" w:after="210" w:line="240" w:lineRule="auto"/>
    </w:pPr>
    <w:rPr>
      <w:rFonts w:eastAsia="Times New Roman" w:cs="Times New Roman"/>
      <w:sz w:val="24"/>
      <w:szCs w:val="24"/>
    </w:rPr>
  </w:style>
  <w:style w:type="paragraph" w:customStyle="1" w:styleId="slider-pricing-group5">
    <w:name w:val="slider-pricing-group5"/>
    <w:basedOn w:val="Normal"/>
    <w:rsid w:val="00C80421"/>
    <w:pPr>
      <w:spacing w:before="100" w:beforeAutospacing="1" w:after="210" w:line="240" w:lineRule="auto"/>
    </w:pPr>
    <w:rPr>
      <w:rFonts w:eastAsia="Times New Roman" w:cs="Times New Roman"/>
      <w:sz w:val="24"/>
      <w:szCs w:val="24"/>
    </w:rPr>
  </w:style>
  <w:style w:type="paragraph" w:customStyle="1" w:styleId="free-trial-ribbon8">
    <w:name w:val="free-trial-ribbon8"/>
    <w:basedOn w:val="Normal"/>
    <w:rsid w:val="00C80421"/>
    <w:pPr>
      <w:shd w:val="clear" w:color="auto" w:fill="00ABEC"/>
      <w:spacing w:before="750" w:line="240" w:lineRule="auto"/>
      <w:ind w:left="-600" w:right="-600"/>
    </w:pPr>
    <w:rPr>
      <w:rFonts w:eastAsia="Times New Roman" w:cs="Times New Roman"/>
      <w:color w:val="FFFFFF"/>
      <w:sz w:val="24"/>
      <w:szCs w:val="24"/>
    </w:rPr>
  </w:style>
  <w:style w:type="paragraph" w:customStyle="1" w:styleId="content-blocksdiv2">
    <w:name w:val="content-blocks&gt;div2"/>
    <w:basedOn w:val="Normal"/>
    <w:rsid w:val="00C80421"/>
    <w:pPr>
      <w:spacing w:before="100" w:beforeAutospacing="1" w:after="210" w:line="240" w:lineRule="auto"/>
      <w:ind w:left="420"/>
    </w:pPr>
    <w:rPr>
      <w:rFonts w:eastAsia="Times New Roman" w:cs="Times New Roman"/>
      <w:sz w:val="24"/>
      <w:szCs w:val="24"/>
    </w:rPr>
  </w:style>
  <w:style w:type="paragraph" w:customStyle="1" w:styleId="video-blocks1">
    <w:name w:val="video-blocks1"/>
    <w:basedOn w:val="Normal"/>
    <w:rsid w:val="00C80421"/>
    <w:pPr>
      <w:spacing w:before="750" w:line="240" w:lineRule="auto"/>
      <w:ind w:left="-90" w:right="-90"/>
    </w:pPr>
    <w:rPr>
      <w:rFonts w:eastAsia="Times New Roman" w:cs="Times New Roman"/>
      <w:sz w:val="24"/>
      <w:szCs w:val="24"/>
    </w:rPr>
  </w:style>
  <w:style w:type="paragraph" w:customStyle="1" w:styleId="block4">
    <w:name w:val="block4"/>
    <w:basedOn w:val="Normal"/>
    <w:rsid w:val="00C80421"/>
    <w:pPr>
      <w:spacing w:after="180" w:line="240" w:lineRule="auto"/>
      <w:ind w:left="90" w:right="90"/>
    </w:pPr>
    <w:rPr>
      <w:rFonts w:eastAsia="Times New Roman" w:cs="Times New Roman"/>
      <w:sz w:val="24"/>
      <w:szCs w:val="24"/>
    </w:rPr>
  </w:style>
  <w:style w:type="paragraph" w:customStyle="1" w:styleId="thumbnail4">
    <w:name w:val="thumbnail4"/>
    <w:basedOn w:val="Normal"/>
    <w:rsid w:val="00C80421"/>
    <w:pPr>
      <w:spacing w:before="100" w:beforeAutospacing="1" w:after="210" w:line="240" w:lineRule="auto"/>
    </w:pPr>
    <w:rPr>
      <w:rFonts w:eastAsia="Times New Roman" w:cs="Times New Roman"/>
      <w:sz w:val="24"/>
      <w:szCs w:val="24"/>
    </w:rPr>
  </w:style>
  <w:style w:type="paragraph" w:customStyle="1" w:styleId="play-btn7">
    <w:name w:val="play-btn7"/>
    <w:basedOn w:val="Normal"/>
    <w:rsid w:val="00C80421"/>
    <w:pPr>
      <w:spacing w:before="100" w:beforeAutospacing="1" w:after="210" w:line="240" w:lineRule="auto"/>
    </w:pPr>
    <w:rPr>
      <w:rFonts w:eastAsia="Times New Roman" w:cs="Times New Roman"/>
      <w:sz w:val="24"/>
      <w:szCs w:val="24"/>
    </w:rPr>
  </w:style>
  <w:style w:type="paragraph" w:customStyle="1" w:styleId="play-btn8">
    <w:name w:val="play-btn8"/>
    <w:basedOn w:val="Normal"/>
    <w:rsid w:val="00C80421"/>
    <w:pPr>
      <w:spacing w:before="100" w:beforeAutospacing="1" w:after="210" w:line="240" w:lineRule="auto"/>
    </w:pPr>
    <w:rPr>
      <w:rFonts w:eastAsia="Times New Roman" w:cs="Times New Roman"/>
      <w:sz w:val="24"/>
      <w:szCs w:val="24"/>
    </w:rPr>
  </w:style>
  <w:style w:type="paragraph" w:customStyle="1" w:styleId="title8">
    <w:name w:val="title8"/>
    <w:basedOn w:val="Normal"/>
    <w:rsid w:val="00C80421"/>
    <w:pPr>
      <w:spacing w:before="300" w:after="75" w:line="240" w:lineRule="auto"/>
    </w:pPr>
    <w:rPr>
      <w:rFonts w:eastAsia="Times New Roman" w:cs="Times New Roman"/>
      <w:color w:val="505050"/>
      <w:sz w:val="27"/>
      <w:szCs w:val="27"/>
    </w:rPr>
  </w:style>
  <w:style w:type="paragraph" w:customStyle="1" w:styleId="desc5">
    <w:name w:val="desc5"/>
    <w:basedOn w:val="Normal"/>
    <w:rsid w:val="00C80421"/>
    <w:pPr>
      <w:spacing w:after="60" w:line="270" w:lineRule="atLeast"/>
    </w:pPr>
    <w:rPr>
      <w:rFonts w:eastAsia="Times New Roman" w:cs="Times New Roman"/>
      <w:color w:val="505050"/>
      <w:sz w:val="18"/>
      <w:szCs w:val="18"/>
    </w:rPr>
  </w:style>
  <w:style w:type="paragraph" w:customStyle="1" w:styleId="free-trial-ribbon9">
    <w:name w:val="free-trial-ribbon9"/>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thumbnail5">
    <w:name w:val="thumbnail5"/>
    <w:basedOn w:val="Normal"/>
    <w:rsid w:val="00C80421"/>
    <w:pPr>
      <w:spacing w:before="100" w:beforeAutospacing="1" w:after="210" w:line="240" w:lineRule="auto"/>
    </w:pPr>
    <w:rPr>
      <w:rFonts w:eastAsia="Times New Roman" w:cs="Times New Roman"/>
      <w:sz w:val="24"/>
      <w:szCs w:val="24"/>
    </w:rPr>
  </w:style>
  <w:style w:type="paragraph" w:customStyle="1" w:styleId="thumbnail6">
    <w:name w:val="thumbnail6"/>
    <w:basedOn w:val="Normal"/>
    <w:rsid w:val="00C80421"/>
    <w:pPr>
      <w:spacing w:before="100" w:beforeAutospacing="1" w:after="210" w:line="240" w:lineRule="auto"/>
    </w:pPr>
    <w:rPr>
      <w:rFonts w:eastAsia="Times New Roman" w:cs="Times New Roman"/>
      <w:sz w:val="24"/>
      <w:szCs w:val="24"/>
    </w:rPr>
  </w:style>
  <w:style w:type="paragraph" w:customStyle="1" w:styleId="thumbnail7">
    <w:name w:val="thumbnail7"/>
    <w:basedOn w:val="Normal"/>
    <w:rsid w:val="00C80421"/>
    <w:pPr>
      <w:spacing w:before="100" w:beforeAutospacing="1" w:after="210" w:line="240" w:lineRule="auto"/>
    </w:pPr>
    <w:rPr>
      <w:rFonts w:eastAsia="Times New Roman" w:cs="Times New Roman"/>
      <w:sz w:val="24"/>
      <w:szCs w:val="24"/>
    </w:rPr>
  </w:style>
  <w:style w:type="paragraph" w:customStyle="1" w:styleId="thumbnail8">
    <w:name w:val="thumbnail8"/>
    <w:basedOn w:val="Normal"/>
    <w:rsid w:val="00C80421"/>
    <w:pPr>
      <w:spacing w:before="100" w:beforeAutospacing="1" w:after="210" w:line="240" w:lineRule="auto"/>
    </w:pPr>
    <w:rPr>
      <w:rFonts w:eastAsia="Times New Roman" w:cs="Times New Roman"/>
      <w:sz w:val="24"/>
      <w:szCs w:val="24"/>
    </w:rPr>
  </w:style>
  <w:style w:type="paragraph" w:customStyle="1" w:styleId="c12">
    <w:name w:val="c12"/>
    <w:basedOn w:val="Normal"/>
    <w:rsid w:val="00C80421"/>
    <w:pPr>
      <w:spacing w:before="100" w:beforeAutospacing="1" w:after="210" w:line="240" w:lineRule="auto"/>
    </w:pPr>
    <w:rPr>
      <w:rFonts w:eastAsia="Times New Roman" w:cs="Times New Roman"/>
      <w:sz w:val="24"/>
      <w:szCs w:val="24"/>
    </w:rPr>
  </w:style>
  <w:style w:type="paragraph" w:customStyle="1" w:styleId="c22">
    <w:name w:val="c22"/>
    <w:basedOn w:val="Normal"/>
    <w:rsid w:val="00C80421"/>
    <w:pPr>
      <w:spacing w:before="100" w:beforeAutospacing="1" w:after="210" w:line="240" w:lineRule="auto"/>
    </w:pPr>
    <w:rPr>
      <w:rFonts w:eastAsia="Times New Roman" w:cs="Times New Roman"/>
      <w:sz w:val="24"/>
      <w:szCs w:val="24"/>
    </w:rPr>
  </w:style>
  <w:style w:type="paragraph" w:customStyle="1" w:styleId="c32">
    <w:name w:val="c32"/>
    <w:basedOn w:val="Normal"/>
    <w:rsid w:val="00C80421"/>
    <w:pPr>
      <w:spacing w:before="100" w:beforeAutospacing="1" w:after="210" w:line="240" w:lineRule="auto"/>
    </w:pPr>
    <w:rPr>
      <w:rFonts w:eastAsia="Times New Roman" w:cs="Times New Roman"/>
      <w:sz w:val="24"/>
      <w:szCs w:val="24"/>
    </w:rPr>
  </w:style>
  <w:style w:type="paragraph" w:customStyle="1" w:styleId="c42">
    <w:name w:val="c42"/>
    <w:basedOn w:val="Normal"/>
    <w:rsid w:val="00C80421"/>
    <w:pPr>
      <w:spacing w:before="100" w:beforeAutospacing="1" w:after="210" w:line="240" w:lineRule="auto"/>
    </w:pPr>
    <w:rPr>
      <w:rFonts w:eastAsia="Times New Roman" w:cs="Times New Roman"/>
      <w:sz w:val="24"/>
      <w:szCs w:val="24"/>
    </w:rPr>
  </w:style>
  <w:style w:type="paragraph" w:customStyle="1" w:styleId="c13">
    <w:name w:val="c13"/>
    <w:basedOn w:val="Normal"/>
    <w:rsid w:val="00C80421"/>
    <w:pPr>
      <w:spacing w:before="100" w:beforeAutospacing="1" w:after="210" w:line="240" w:lineRule="auto"/>
    </w:pPr>
    <w:rPr>
      <w:rFonts w:eastAsia="Times New Roman" w:cs="Times New Roman"/>
      <w:sz w:val="24"/>
      <w:szCs w:val="24"/>
    </w:rPr>
  </w:style>
  <w:style w:type="paragraph" w:customStyle="1" w:styleId="c23">
    <w:name w:val="c23"/>
    <w:basedOn w:val="Normal"/>
    <w:rsid w:val="00C80421"/>
    <w:pPr>
      <w:spacing w:before="100" w:beforeAutospacing="1" w:after="210" w:line="240" w:lineRule="auto"/>
    </w:pPr>
    <w:rPr>
      <w:rFonts w:eastAsia="Times New Roman" w:cs="Times New Roman"/>
      <w:sz w:val="24"/>
      <w:szCs w:val="24"/>
    </w:rPr>
  </w:style>
  <w:style w:type="paragraph" w:customStyle="1" w:styleId="c33">
    <w:name w:val="c33"/>
    <w:basedOn w:val="Normal"/>
    <w:rsid w:val="00C80421"/>
    <w:pPr>
      <w:spacing w:before="100" w:beforeAutospacing="1" w:after="210" w:line="240" w:lineRule="auto"/>
    </w:pPr>
    <w:rPr>
      <w:rFonts w:eastAsia="Times New Roman" w:cs="Times New Roman"/>
      <w:sz w:val="24"/>
      <w:szCs w:val="24"/>
    </w:rPr>
  </w:style>
  <w:style w:type="paragraph" w:customStyle="1" w:styleId="c43">
    <w:name w:val="c43"/>
    <w:basedOn w:val="Normal"/>
    <w:rsid w:val="00C80421"/>
    <w:pPr>
      <w:spacing w:before="100" w:beforeAutospacing="1" w:after="210" w:line="240" w:lineRule="auto"/>
    </w:pPr>
    <w:rPr>
      <w:rFonts w:eastAsia="Times New Roman" w:cs="Times New Roman"/>
      <w:sz w:val="24"/>
      <w:szCs w:val="24"/>
    </w:rPr>
  </w:style>
  <w:style w:type="paragraph" w:customStyle="1" w:styleId="scenario-feature-p2">
    <w:name w:val="scenario-feature-p2"/>
    <w:basedOn w:val="Normal"/>
    <w:rsid w:val="00C80421"/>
    <w:pPr>
      <w:shd w:val="clear" w:color="auto" w:fill="FFFFFF"/>
      <w:spacing w:before="100" w:beforeAutospacing="1" w:after="210" w:line="240" w:lineRule="auto"/>
    </w:pPr>
    <w:rPr>
      <w:rFonts w:eastAsia="Times New Roman" w:cs="Times New Roman"/>
      <w:color w:val="808080"/>
      <w:sz w:val="18"/>
      <w:szCs w:val="18"/>
    </w:rPr>
  </w:style>
  <w:style w:type="paragraph" w:customStyle="1" w:styleId="background-mask4">
    <w:name w:val="background-mask4"/>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tri-block-title6">
    <w:name w:val="tri-block-title6"/>
    <w:basedOn w:val="Normal"/>
    <w:rsid w:val="00C80421"/>
    <w:pPr>
      <w:shd w:val="clear" w:color="auto" w:fill="00BCF2"/>
      <w:spacing w:before="100" w:beforeAutospacing="1" w:after="210" w:line="240" w:lineRule="auto"/>
    </w:pPr>
    <w:rPr>
      <w:rFonts w:eastAsia="Times New Roman" w:cs="Times New Roman"/>
      <w:color w:val="FFFFFF"/>
      <w:sz w:val="24"/>
      <w:szCs w:val="24"/>
    </w:rPr>
  </w:style>
  <w:style w:type="paragraph" w:customStyle="1" w:styleId="tri-block-title7">
    <w:name w:val="tri-block-title7"/>
    <w:basedOn w:val="Normal"/>
    <w:rsid w:val="00C80421"/>
    <w:pPr>
      <w:shd w:val="clear" w:color="auto" w:fill="008FBF"/>
      <w:spacing w:before="100" w:beforeAutospacing="1" w:after="210" w:line="240" w:lineRule="auto"/>
    </w:pPr>
    <w:rPr>
      <w:rFonts w:eastAsia="Times New Roman" w:cs="Times New Roman"/>
      <w:color w:val="FFFFFF"/>
      <w:sz w:val="24"/>
      <w:szCs w:val="24"/>
    </w:rPr>
  </w:style>
  <w:style w:type="paragraph" w:customStyle="1" w:styleId="background-mask5">
    <w:name w:val="background-mask5"/>
    <w:basedOn w:val="Normal"/>
    <w:rsid w:val="00C80421"/>
    <w:pPr>
      <w:spacing w:before="100" w:beforeAutospacing="1" w:after="210" w:line="240" w:lineRule="auto"/>
    </w:pPr>
    <w:rPr>
      <w:rFonts w:eastAsia="Times New Roman" w:cs="Times New Roman"/>
      <w:sz w:val="24"/>
      <w:szCs w:val="24"/>
    </w:rPr>
  </w:style>
  <w:style w:type="paragraph" w:customStyle="1" w:styleId="background-mask6">
    <w:name w:val="background-mask6"/>
    <w:basedOn w:val="Normal"/>
    <w:rsid w:val="00C80421"/>
    <w:pPr>
      <w:spacing w:before="100" w:beforeAutospacing="1" w:after="210" w:line="240" w:lineRule="auto"/>
    </w:pPr>
    <w:rPr>
      <w:rFonts w:eastAsia="Times New Roman" w:cs="Times New Roman"/>
      <w:sz w:val="24"/>
      <w:szCs w:val="24"/>
    </w:rPr>
  </w:style>
  <w:style w:type="paragraph" w:customStyle="1" w:styleId="background-mask7">
    <w:name w:val="background-mask7"/>
    <w:basedOn w:val="Normal"/>
    <w:rsid w:val="00C80421"/>
    <w:pPr>
      <w:spacing w:before="100" w:beforeAutospacing="1" w:after="210" w:line="240" w:lineRule="auto"/>
    </w:pPr>
    <w:rPr>
      <w:rFonts w:eastAsia="Times New Roman" w:cs="Times New Roman"/>
      <w:sz w:val="24"/>
      <w:szCs w:val="24"/>
    </w:rPr>
  </w:style>
  <w:style w:type="paragraph" w:customStyle="1" w:styleId="background-mask8">
    <w:name w:val="background-mask8"/>
    <w:basedOn w:val="Normal"/>
    <w:rsid w:val="00C80421"/>
    <w:pPr>
      <w:spacing w:before="100" w:beforeAutospacing="1" w:after="210" w:line="240" w:lineRule="auto"/>
    </w:pPr>
    <w:rPr>
      <w:rFonts w:eastAsia="Times New Roman" w:cs="Times New Roman"/>
      <w:sz w:val="24"/>
      <w:szCs w:val="24"/>
    </w:rPr>
  </w:style>
  <w:style w:type="paragraph" w:customStyle="1" w:styleId="background-mask9">
    <w:name w:val="background-mask9"/>
    <w:basedOn w:val="Normal"/>
    <w:rsid w:val="00C80421"/>
    <w:pPr>
      <w:spacing w:before="100" w:beforeAutospacing="1" w:after="210" w:line="240" w:lineRule="auto"/>
    </w:pPr>
    <w:rPr>
      <w:rFonts w:eastAsia="Times New Roman" w:cs="Times New Roman"/>
      <w:sz w:val="24"/>
      <w:szCs w:val="24"/>
    </w:rPr>
  </w:style>
  <w:style w:type="paragraph" w:customStyle="1" w:styleId="background-mask10">
    <w:name w:val="background-mask10"/>
    <w:basedOn w:val="Normal"/>
    <w:rsid w:val="00C80421"/>
    <w:pPr>
      <w:spacing w:before="100" w:beforeAutospacing="1" w:after="210" w:line="240" w:lineRule="auto"/>
    </w:pPr>
    <w:rPr>
      <w:rFonts w:eastAsia="Times New Roman" w:cs="Times New Roman"/>
      <w:sz w:val="24"/>
      <w:szCs w:val="24"/>
    </w:rPr>
  </w:style>
  <w:style w:type="paragraph" w:customStyle="1" w:styleId="feedlist3">
    <w:name w:val="feedlist3"/>
    <w:basedOn w:val="Normal"/>
    <w:rsid w:val="00C80421"/>
    <w:pPr>
      <w:spacing w:before="100" w:beforeAutospacing="1" w:after="210" w:line="240" w:lineRule="auto"/>
    </w:pPr>
    <w:rPr>
      <w:rFonts w:eastAsia="Times New Roman" w:cs="Times New Roman"/>
      <w:sz w:val="24"/>
      <w:szCs w:val="24"/>
    </w:rPr>
  </w:style>
  <w:style w:type="paragraph" w:customStyle="1" w:styleId="slideshow-controldivdiv3">
    <w:name w:val="slideshow-control&gt;div&gt;div3"/>
    <w:basedOn w:val="Normal"/>
    <w:rsid w:val="00C80421"/>
    <w:pPr>
      <w:spacing w:before="100" w:beforeAutospacing="1" w:after="210" w:line="240" w:lineRule="auto"/>
    </w:pPr>
    <w:rPr>
      <w:rFonts w:eastAsia="Times New Roman" w:cs="Times New Roman"/>
      <w:sz w:val="24"/>
      <w:szCs w:val="24"/>
    </w:rPr>
  </w:style>
  <w:style w:type="paragraph" w:customStyle="1" w:styleId="tagline-link1">
    <w:name w:val="tagline-link1"/>
    <w:basedOn w:val="Normal"/>
    <w:rsid w:val="00C80421"/>
    <w:pPr>
      <w:spacing w:before="100" w:beforeAutospacing="1" w:after="210" w:line="405" w:lineRule="atLeast"/>
    </w:pPr>
    <w:rPr>
      <w:rFonts w:eastAsia="Times New Roman" w:cs="Times New Roman"/>
      <w:color w:val="FFFFFF"/>
      <w:sz w:val="27"/>
      <w:szCs w:val="27"/>
    </w:rPr>
  </w:style>
  <w:style w:type="paragraph" w:customStyle="1" w:styleId="tagline-link2">
    <w:name w:val="tagline-link2"/>
    <w:basedOn w:val="Normal"/>
    <w:rsid w:val="00C80421"/>
    <w:pPr>
      <w:spacing w:before="100" w:beforeAutospacing="1" w:after="210" w:line="405" w:lineRule="atLeast"/>
    </w:pPr>
    <w:rPr>
      <w:rFonts w:eastAsia="Times New Roman" w:cs="Times New Roman"/>
      <w:color w:val="008FBF"/>
      <w:sz w:val="27"/>
      <w:szCs w:val="27"/>
    </w:rPr>
  </w:style>
  <w:style w:type="paragraph" w:customStyle="1" w:styleId="s-ctrl1">
    <w:name w:val="s-ctrl1"/>
    <w:basedOn w:val="Normal"/>
    <w:rsid w:val="00C80421"/>
    <w:pPr>
      <w:spacing w:line="240" w:lineRule="auto"/>
    </w:pPr>
    <w:rPr>
      <w:rFonts w:eastAsia="Times New Roman" w:cs="Times New Roman"/>
      <w:sz w:val="24"/>
      <w:szCs w:val="24"/>
    </w:rPr>
  </w:style>
  <w:style w:type="paragraph" w:customStyle="1" w:styleId="article1">
    <w:name w:val="article1"/>
    <w:basedOn w:val="Normal"/>
    <w:rsid w:val="00C80421"/>
    <w:pPr>
      <w:spacing w:before="100" w:beforeAutospacing="1" w:after="210" w:line="240" w:lineRule="auto"/>
    </w:pPr>
    <w:rPr>
      <w:rFonts w:eastAsia="Times New Roman" w:cs="Times New Roman"/>
      <w:sz w:val="24"/>
      <w:szCs w:val="24"/>
    </w:rPr>
  </w:style>
  <w:style w:type="character" w:customStyle="1" w:styleId="video-icon4">
    <w:name w:val="video-icon4"/>
    <w:basedOn w:val="DefaultParagraphFont"/>
    <w:rsid w:val="00C80421"/>
    <w:rPr>
      <w:shd w:val="clear" w:color="auto" w:fill="auto"/>
    </w:rPr>
  </w:style>
  <w:style w:type="paragraph" w:customStyle="1" w:styleId="floating-jump-to-nav1">
    <w:name w:val="floating-jump-to-nav1"/>
    <w:basedOn w:val="Normal"/>
    <w:rsid w:val="00C80421"/>
    <w:pPr>
      <w:spacing w:before="100" w:beforeAutospacing="1" w:after="210" w:line="240" w:lineRule="auto"/>
    </w:pPr>
    <w:rPr>
      <w:rFonts w:eastAsia="Times New Roman" w:cs="Times New Roman"/>
      <w:sz w:val="18"/>
      <w:szCs w:val="18"/>
    </w:rPr>
  </w:style>
  <w:style w:type="paragraph" w:customStyle="1" w:styleId="hero3">
    <w:name w:val="hero3"/>
    <w:basedOn w:val="Normal"/>
    <w:rsid w:val="00C80421"/>
    <w:pPr>
      <w:pBdr>
        <w:top w:val="single" w:sz="6" w:space="6" w:color="BBBDBF"/>
        <w:bottom w:val="single" w:sz="6" w:space="14" w:color="BBBDBF"/>
      </w:pBdr>
      <w:shd w:val="clear" w:color="auto" w:fill="F4F4F4"/>
      <w:spacing w:after="495" w:line="240" w:lineRule="auto"/>
    </w:pPr>
    <w:rPr>
      <w:rFonts w:eastAsia="Times New Roman" w:cs="Times New Roman"/>
      <w:sz w:val="24"/>
      <w:szCs w:val="24"/>
    </w:rPr>
  </w:style>
  <w:style w:type="paragraph" w:customStyle="1" w:styleId="left-cont1">
    <w:name w:val="left-cont1"/>
    <w:basedOn w:val="Normal"/>
    <w:rsid w:val="00C80421"/>
    <w:pPr>
      <w:spacing w:before="100" w:beforeAutospacing="1" w:after="210" w:line="240" w:lineRule="auto"/>
    </w:pPr>
    <w:rPr>
      <w:rFonts w:eastAsia="Times New Roman" w:cs="Times New Roman"/>
      <w:sz w:val="24"/>
      <w:szCs w:val="24"/>
    </w:rPr>
  </w:style>
  <w:style w:type="paragraph" w:customStyle="1" w:styleId="video1">
    <w:name w:val="video1"/>
    <w:basedOn w:val="Normal"/>
    <w:rsid w:val="00C80421"/>
    <w:pPr>
      <w:spacing w:before="100" w:beforeAutospacing="1" w:after="210" w:line="240" w:lineRule="auto"/>
      <w:jc w:val="center"/>
    </w:pPr>
    <w:rPr>
      <w:rFonts w:eastAsia="Times New Roman" w:cs="Times New Roman"/>
      <w:sz w:val="24"/>
      <w:szCs w:val="24"/>
    </w:rPr>
  </w:style>
  <w:style w:type="paragraph" w:customStyle="1" w:styleId="icon31">
    <w:name w:val="icon31"/>
    <w:basedOn w:val="Normal"/>
    <w:rsid w:val="00C80421"/>
    <w:pPr>
      <w:spacing w:before="100" w:beforeAutospacing="1" w:after="210" w:line="240" w:lineRule="auto"/>
      <w:ind w:firstLine="22384"/>
    </w:pPr>
    <w:rPr>
      <w:rFonts w:eastAsia="Times New Roman" w:cs="Times New Roman"/>
      <w:sz w:val="24"/>
      <w:szCs w:val="24"/>
    </w:rPr>
  </w:style>
  <w:style w:type="character" w:customStyle="1" w:styleId="minus3">
    <w:name w:val="minus3"/>
    <w:basedOn w:val="DefaultParagraphFont"/>
    <w:rsid w:val="00C80421"/>
    <w:rPr>
      <w:shd w:val="clear" w:color="auto" w:fill="auto"/>
    </w:rPr>
  </w:style>
  <w:style w:type="paragraph" w:customStyle="1" w:styleId="overflow-article-div1">
    <w:name w:val="overflow-article-div1"/>
    <w:basedOn w:val="Normal"/>
    <w:rsid w:val="00C80421"/>
    <w:pPr>
      <w:spacing w:before="100" w:beforeAutospacing="1" w:after="210" w:line="240" w:lineRule="auto"/>
    </w:pPr>
    <w:rPr>
      <w:rFonts w:eastAsia="Times New Roman" w:cs="Times New Roman"/>
      <w:vanish/>
      <w:sz w:val="24"/>
      <w:szCs w:val="24"/>
    </w:rPr>
  </w:style>
  <w:style w:type="paragraph" w:customStyle="1" w:styleId="article-group1">
    <w:name w:val="article-group1"/>
    <w:basedOn w:val="Normal"/>
    <w:rsid w:val="00C80421"/>
    <w:pPr>
      <w:spacing w:before="100" w:beforeAutospacing="1" w:after="210" w:line="240" w:lineRule="auto"/>
    </w:pPr>
    <w:rPr>
      <w:rFonts w:eastAsia="Times New Roman" w:cs="Times New Roman"/>
      <w:vanish/>
      <w:sz w:val="24"/>
      <w:szCs w:val="24"/>
    </w:rPr>
  </w:style>
  <w:style w:type="paragraph" w:customStyle="1" w:styleId="section-float-right7">
    <w:name w:val="section-float-right7"/>
    <w:basedOn w:val="Normal"/>
    <w:rsid w:val="00C80421"/>
    <w:pPr>
      <w:spacing w:before="1050" w:after="210" w:line="240" w:lineRule="auto"/>
    </w:pPr>
    <w:rPr>
      <w:rFonts w:eastAsia="Times New Roman" w:cs="Times New Roman"/>
      <w:sz w:val="24"/>
      <w:szCs w:val="24"/>
    </w:rPr>
  </w:style>
  <w:style w:type="paragraph" w:customStyle="1" w:styleId="gallery-frame1">
    <w:name w:val="gallery-frame1"/>
    <w:basedOn w:val="Normal"/>
    <w:rsid w:val="00C80421"/>
    <w:pPr>
      <w:shd w:val="clear" w:color="auto" w:fill="CCCCCC"/>
      <w:spacing w:before="100" w:beforeAutospacing="1" w:after="210" w:line="240" w:lineRule="auto"/>
    </w:pPr>
    <w:rPr>
      <w:rFonts w:eastAsia="Times New Roman" w:cs="Times New Roman"/>
      <w:vanish/>
      <w:sz w:val="24"/>
      <w:szCs w:val="24"/>
    </w:rPr>
  </w:style>
  <w:style w:type="paragraph" w:customStyle="1" w:styleId="gallery-vid1">
    <w:name w:val="gallery-vid1"/>
    <w:basedOn w:val="Normal"/>
    <w:rsid w:val="00C80421"/>
    <w:pPr>
      <w:shd w:val="clear" w:color="auto" w:fill="CCCCCC"/>
      <w:spacing w:before="100" w:beforeAutospacing="1" w:after="210" w:line="240" w:lineRule="auto"/>
    </w:pPr>
    <w:rPr>
      <w:rFonts w:eastAsia="Times New Roman" w:cs="Times New Roman"/>
      <w:sz w:val="24"/>
      <w:szCs w:val="24"/>
    </w:rPr>
  </w:style>
  <w:style w:type="paragraph" w:customStyle="1" w:styleId="gallery-img1">
    <w:name w:val="gallery-img1"/>
    <w:basedOn w:val="Normal"/>
    <w:rsid w:val="00C80421"/>
    <w:pPr>
      <w:shd w:val="clear" w:color="auto" w:fill="CCCCCC"/>
      <w:spacing w:before="100" w:beforeAutospacing="1" w:after="210" w:line="240" w:lineRule="auto"/>
    </w:pPr>
    <w:rPr>
      <w:rFonts w:eastAsia="Times New Roman" w:cs="Times New Roman"/>
      <w:sz w:val="24"/>
      <w:szCs w:val="24"/>
    </w:rPr>
  </w:style>
  <w:style w:type="paragraph" w:customStyle="1" w:styleId="play-btn9">
    <w:name w:val="play-btn9"/>
    <w:basedOn w:val="Normal"/>
    <w:rsid w:val="00C80421"/>
    <w:pPr>
      <w:spacing w:before="100" w:beforeAutospacing="1" w:after="210" w:line="240" w:lineRule="auto"/>
    </w:pPr>
    <w:rPr>
      <w:rFonts w:eastAsia="Times New Roman" w:cs="Times New Roman"/>
      <w:sz w:val="24"/>
      <w:szCs w:val="24"/>
    </w:rPr>
  </w:style>
  <w:style w:type="paragraph" w:customStyle="1" w:styleId="play-btn10">
    <w:name w:val="play-btn10"/>
    <w:basedOn w:val="Normal"/>
    <w:rsid w:val="00C80421"/>
    <w:pPr>
      <w:spacing w:before="100" w:beforeAutospacing="1" w:after="210" w:line="240" w:lineRule="auto"/>
    </w:pPr>
    <w:rPr>
      <w:rFonts w:eastAsia="Times New Roman" w:cs="Times New Roman"/>
      <w:sz w:val="24"/>
      <w:szCs w:val="24"/>
    </w:rPr>
  </w:style>
  <w:style w:type="paragraph" w:customStyle="1" w:styleId="desc6">
    <w:name w:val="desc6"/>
    <w:basedOn w:val="Normal"/>
    <w:rsid w:val="00C80421"/>
    <w:pPr>
      <w:shd w:val="clear" w:color="auto" w:fill="505050"/>
      <w:spacing w:before="100" w:beforeAutospacing="1" w:after="210" w:line="255" w:lineRule="atLeast"/>
    </w:pPr>
    <w:rPr>
      <w:rFonts w:eastAsia="Times New Roman" w:cs="Times New Roman"/>
      <w:color w:val="FFFFFF"/>
      <w:sz w:val="18"/>
      <w:szCs w:val="18"/>
    </w:rPr>
  </w:style>
  <w:style w:type="paragraph" w:customStyle="1" w:styleId="horz-rule1">
    <w:name w:val="horz-rule1"/>
    <w:basedOn w:val="Normal"/>
    <w:rsid w:val="00C80421"/>
    <w:pPr>
      <w:pBdr>
        <w:bottom w:val="single" w:sz="6" w:space="0" w:color="CCCCCC"/>
      </w:pBdr>
      <w:spacing w:before="825" w:after="600" w:line="240" w:lineRule="auto"/>
    </w:pPr>
    <w:rPr>
      <w:rFonts w:eastAsia="Times New Roman" w:cs="Times New Roman"/>
      <w:sz w:val="24"/>
      <w:szCs w:val="24"/>
    </w:rPr>
  </w:style>
  <w:style w:type="paragraph" w:customStyle="1" w:styleId="seemorelink1">
    <w:name w:val="seemorelink1"/>
    <w:basedOn w:val="Normal"/>
    <w:rsid w:val="00C80421"/>
    <w:pPr>
      <w:spacing w:before="100" w:beforeAutospacing="1" w:after="210" w:line="240" w:lineRule="auto"/>
    </w:pPr>
    <w:rPr>
      <w:rFonts w:eastAsia="Times New Roman" w:cs="Times New Roman"/>
      <w:color w:val="505050"/>
      <w:sz w:val="24"/>
      <w:szCs w:val="24"/>
    </w:rPr>
  </w:style>
  <w:style w:type="paragraph" w:customStyle="1" w:styleId="seelesslink1">
    <w:name w:val="seelesslink1"/>
    <w:basedOn w:val="Normal"/>
    <w:rsid w:val="00C80421"/>
    <w:pPr>
      <w:spacing w:before="100" w:beforeAutospacing="1" w:after="210" w:line="240" w:lineRule="auto"/>
    </w:pPr>
    <w:rPr>
      <w:rFonts w:eastAsia="Times New Roman" w:cs="Times New Roman"/>
      <w:color w:val="505050"/>
      <w:sz w:val="24"/>
      <w:szCs w:val="24"/>
    </w:rPr>
  </w:style>
  <w:style w:type="paragraph" w:customStyle="1" w:styleId="more-resources-h1">
    <w:name w:val="more-resources-h1"/>
    <w:basedOn w:val="Normal"/>
    <w:rsid w:val="00C80421"/>
    <w:pPr>
      <w:spacing w:before="100" w:beforeAutospacing="1" w:after="150" w:line="360" w:lineRule="atLeast"/>
    </w:pPr>
    <w:rPr>
      <w:rFonts w:eastAsia="Times New Roman" w:cs="Times New Roman"/>
      <w:color w:val="FFFFFF"/>
      <w:sz w:val="30"/>
      <w:szCs w:val="30"/>
    </w:rPr>
  </w:style>
  <w:style w:type="paragraph" w:customStyle="1" w:styleId="more-resources-h2">
    <w:name w:val="more-resources-h2"/>
    <w:basedOn w:val="Normal"/>
    <w:rsid w:val="00C80421"/>
    <w:pPr>
      <w:spacing w:before="100" w:beforeAutospacing="1" w:after="150" w:line="360" w:lineRule="atLeast"/>
    </w:pPr>
    <w:rPr>
      <w:rFonts w:eastAsia="Times New Roman" w:cs="Times New Roman"/>
      <w:color w:val="FFFFFF"/>
      <w:sz w:val="30"/>
      <w:szCs w:val="30"/>
    </w:rPr>
  </w:style>
  <w:style w:type="paragraph" w:customStyle="1" w:styleId="group-toggle1">
    <w:name w:val="group-toggle1"/>
    <w:basedOn w:val="Normal"/>
    <w:rsid w:val="00C80421"/>
    <w:pPr>
      <w:spacing w:before="100" w:beforeAutospacing="1" w:after="210" w:line="240" w:lineRule="auto"/>
    </w:pPr>
    <w:rPr>
      <w:rFonts w:eastAsia="Times New Roman" w:cs="Times New Roman"/>
      <w:vanish/>
      <w:sz w:val="24"/>
      <w:szCs w:val="24"/>
    </w:rPr>
  </w:style>
  <w:style w:type="paragraph" w:customStyle="1" w:styleId="select-language1">
    <w:name w:val="select-language1"/>
    <w:basedOn w:val="Normal"/>
    <w:rsid w:val="00C80421"/>
    <w:pPr>
      <w:spacing w:before="100" w:beforeAutospacing="1" w:after="210" w:line="240" w:lineRule="auto"/>
    </w:pPr>
    <w:rPr>
      <w:rFonts w:eastAsia="Times New Roman" w:cs="Times New Roman"/>
      <w:color w:val="505050"/>
      <w:sz w:val="24"/>
      <w:szCs w:val="24"/>
    </w:rPr>
  </w:style>
  <w:style w:type="paragraph" w:customStyle="1" w:styleId="list2">
    <w:name w:val="list2"/>
    <w:basedOn w:val="Normal"/>
    <w:rsid w:val="00C80421"/>
    <w:pPr>
      <w:shd w:val="clear" w:color="auto" w:fill="404040"/>
      <w:spacing w:before="100" w:beforeAutospacing="1" w:after="210" w:line="240" w:lineRule="auto"/>
    </w:pPr>
    <w:rPr>
      <w:rFonts w:eastAsia="Times New Roman" w:cs="Times New Roman"/>
      <w:sz w:val="24"/>
      <w:szCs w:val="24"/>
    </w:rPr>
  </w:style>
  <w:style w:type="paragraph" w:customStyle="1" w:styleId="cloud-services1">
    <w:name w:val="cloud-services1"/>
    <w:basedOn w:val="Normal"/>
    <w:rsid w:val="00C80421"/>
    <w:pPr>
      <w:spacing w:before="100" w:beforeAutospacing="1" w:after="210" w:line="240" w:lineRule="auto"/>
    </w:pPr>
    <w:rPr>
      <w:rFonts w:eastAsia="Times New Roman" w:cs="Times New Roman"/>
      <w:sz w:val="24"/>
      <w:szCs w:val="24"/>
    </w:rPr>
  </w:style>
  <w:style w:type="paragraph" w:customStyle="1" w:styleId="iaas1">
    <w:name w:val="iaas1"/>
    <w:basedOn w:val="Normal"/>
    <w:rsid w:val="00C80421"/>
    <w:pPr>
      <w:spacing w:before="100" w:beforeAutospacing="1" w:after="210" w:line="240" w:lineRule="auto"/>
    </w:pPr>
    <w:rPr>
      <w:rFonts w:eastAsia="Times New Roman" w:cs="Times New Roman"/>
      <w:sz w:val="24"/>
      <w:szCs w:val="24"/>
    </w:rPr>
  </w:style>
  <w:style w:type="paragraph" w:customStyle="1" w:styleId="integration1">
    <w:name w:val="integration1"/>
    <w:basedOn w:val="Normal"/>
    <w:rsid w:val="00C80421"/>
    <w:pPr>
      <w:spacing w:before="100" w:beforeAutospacing="1" w:after="210" w:line="240" w:lineRule="auto"/>
    </w:pPr>
    <w:rPr>
      <w:rFonts w:eastAsia="Times New Roman" w:cs="Times New Roman"/>
      <w:sz w:val="24"/>
      <w:szCs w:val="24"/>
    </w:rPr>
  </w:style>
  <w:style w:type="paragraph" w:customStyle="1" w:styleId="media1">
    <w:name w:val="media1"/>
    <w:basedOn w:val="Normal"/>
    <w:rsid w:val="00C80421"/>
    <w:pPr>
      <w:spacing w:before="100" w:beforeAutospacing="1" w:after="210" w:line="240" w:lineRule="auto"/>
    </w:pPr>
    <w:rPr>
      <w:rFonts w:eastAsia="Times New Roman" w:cs="Times New Roman"/>
      <w:sz w:val="24"/>
      <w:szCs w:val="24"/>
    </w:rPr>
  </w:style>
  <w:style w:type="paragraph" w:customStyle="1" w:styleId="mobile-gaming1">
    <w:name w:val="mobile-gaming1"/>
    <w:basedOn w:val="Normal"/>
    <w:rsid w:val="00C80421"/>
    <w:pPr>
      <w:spacing w:before="100" w:beforeAutospacing="1" w:after="210" w:line="240" w:lineRule="auto"/>
    </w:pPr>
    <w:rPr>
      <w:rFonts w:eastAsia="Times New Roman" w:cs="Times New Roman"/>
      <w:sz w:val="24"/>
      <w:szCs w:val="24"/>
    </w:rPr>
  </w:style>
  <w:style w:type="paragraph" w:customStyle="1" w:styleId="mobile-services1">
    <w:name w:val="mobile-services1"/>
    <w:basedOn w:val="Normal"/>
    <w:rsid w:val="00C80421"/>
    <w:pPr>
      <w:spacing w:before="100" w:beforeAutospacing="1" w:after="210" w:line="240" w:lineRule="auto"/>
    </w:pPr>
    <w:rPr>
      <w:rFonts w:eastAsia="Times New Roman" w:cs="Times New Roman"/>
      <w:sz w:val="24"/>
      <w:szCs w:val="24"/>
    </w:rPr>
  </w:style>
  <w:style w:type="paragraph" w:customStyle="1" w:styleId="azure1">
    <w:name w:val="azure1"/>
    <w:basedOn w:val="Normal"/>
    <w:rsid w:val="00C80421"/>
    <w:pPr>
      <w:spacing w:before="100" w:beforeAutospacing="1" w:after="210" w:line="240" w:lineRule="auto"/>
    </w:pPr>
    <w:rPr>
      <w:rFonts w:eastAsia="Times New Roman" w:cs="Times New Roman"/>
      <w:sz w:val="24"/>
      <w:szCs w:val="24"/>
    </w:rPr>
  </w:style>
  <w:style w:type="paragraph" w:customStyle="1" w:styleId="select-language2">
    <w:name w:val="select-language2"/>
    <w:basedOn w:val="Normal"/>
    <w:rsid w:val="00C80421"/>
    <w:pPr>
      <w:spacing w:before="100" w:beforeAutospacing="1" w:after="210" w:line="240" w:lineRule="auto"/>
    </w:pPr>
    <w:rPr>
      <w:rFonts w:eastAsia="Times New Roman" w:cs="Times New Roman"/>
      <w:vanish/>
      <w:sz w:val="24"/>
      <w:szCs w:val="24"/>
    </w:rPr>
  </w:style>
  <w:style w:type="paragraph" w:customStyle="1" w:styleId="select-language3">
    <w:name w:val="select-language3"/>
    <w:basedOn w:val="Normal"/>
    <w:rsid w:val="00C80421"/>
    <w:pPr>
      <w:spacing w:before="100" w:beforeAutospacing="1" w:after="210" w:line="240" w:lineRule="auto"/>
    </w:pPr>
    <w:rPr>
      <w:rFonts w:eastAsia="Times New Roman" w:cs="Times New Roman"/>
      <w:vanish/>
      <w:sz w:val="24"/>
      <w:szCs w:val="24"/>
    </w:rPr>
  </w:style>
  <w:style w:type="paragraph" w:customStyle="1" w:styleId="select-language4">
    <w:name w:val="select-language4"/>
    <w:basedOn w:val="Normal"/>
    <w:rsid w:val="00C80421"/>
    <w:pPr>
      <w:spacing w:before="100" w:beforeAutospacing="1" w:after="210" w:line="240" w:lineRule="auto"/>
    </w:pPr>
    <w:rPr>
      <w:rFonts w:eastAsia="Times New Roman" w:cs="Times New Roman"/>
      <w:vanish/>
      <w:sz w:val="24"/>
      <w:szCs w:val="24"/>
    </w:rPr>
  </w:style>
  <w:style w:type="paragraph" w:customStyle="1" w:styleId="select-language5">
    <w:name w:val="select-language5"/>
    <w:basedOn w:val="Normal"/>
    <w:rsid w:val="00C80421"/>
    <w:pPr>
      <w:spacing w:before="100" w:beforeAutospacing="1" w:after="210" w:line="240" w:lineRule="auto"/>
    </w:pPr>
    <w:rPr>
      <w:rFonts w:eastAsia="Times New Roman" w:cs="Times New Roman"/>
      <w:vanish/>
      <w:sz w:val="24"/>
      <w:szCs w:val="24"/>
    </w:rPr>
  </w:style>
  <w:style w:type="paragraph" w:customStyle="1" w:styleId="dev-callout1">
    <w:name w:val="dev-callout1"/>
    <w:basedOn w:val="Normal"/>
    <w:rsid w:val="00C80421"/>
    <w:pPr>
      <w:pBdr>
        <w:left w:val="single" w:sz="24" w:space="23" w:color="97CA41"/>
      </w:pBdr>
      <w:shd w:val="clear" w:color="auto" w:fill="E6E7E9"/>
      <w:spacing w:before="100" w:beforeAutospacing="1" w:after="105" w:line="240" w:lineRule="auto"/>
    </w:pPr>
    <w:rPr>
      <w:rFonts w:eastAsia="Times New Roman" w:cs="Times New Roman"/>
      <w:b/>
      <w:bCs/>
      <w:caps/>
      <w:szCs w:val="21"/>
    </w:rPr>
  </w:style>
  <w:style w:type="paragraph" w:customStyle="1" w:styleId="left-nav2">
    <w:name w:val="left-nav2"/>
    <w:basedOn w:val="Normal"/>
    <w:rsid w:val="00C80421"/>
    <w:pPr>
      <w:spacing w:line="165" w:lineRule="atLeast"/>
      <w:ind w:right="150"/>
    </w:pPr>
    <w:rPr>
      <w:rFonts w:eastAsia="Times New Roman" w:cs="Times New Roman"/>
      <w:vanish/>
      <w:sz w:val="24"/>
      <w:szCs w:val="24"/>
    </w:rPr>
  </w:style>
  <w:style w:type="paragraph" w:customStyle="1" w:styleId="section-float-left7">
    <w:name w:val="section-float-left7"/>
    <w:basedOn w:val="Normal"/>
    <w:rsid w:val="00C80421"/>
    <w:pPr>
      <w:spacing w:before="100" w:beforeAutospacing="1" w:after="210" w:line="240" w:lineRule="auto"/>
    </w:pPr>
    <w:rPr>
      <w:rFonts w:eastAsia="Times New Roman" w:cs="Times New Roman"/>
      <w:sz w:val="24"/>
      <w:szCs w:val="24"/>
    </w:rPr>
  </w:style>
  <w:style w:type="paragraph" w:customStyle="1" w:styleId="title9">
    <w:name w:val="title9"/>
    <w:basedOn w:val="Normal"/>
    <w:rsid w:val="00C80421"/>
    <w:pPr>
      <w:spacing w:before="100" w:beforeAutospacing="1" w:after="210" w:line="360" w:lineRule="atLeast"/>
    </w:pPr>
    <w:rPr>
      <w:rFonts w:eastAsia="Times New Roman" w:cs="Times New Roman"/>
      <w:b/>
      <w:bCs/>
      <w:color w:val="FFFFFF"/>
      <w:szCs w:val="21"/>
    </w:rPr>
  </w:style>
  <w:style w:type="paragraph" w:customStyle="1" w:styleId="seemorelink-container1">
    <w:name w:val="seemorelink-container1"/>
    <w:basedOn w:val="Normal"/>
    <w:rsid w:val="00C80421"/>
    <w:pPr>
      <w:spacing w:after="210" w:line="240" w:lineRule="auto"/>
    </w:pPr>
    <w:rPr>
      <w:rFonts w:eastAsia="Times New Roman" w:cs="Times New Roman"/>
      <w:sz w:val="24"/>
      <w:szCs w:val="24"/>
    </w:rPr>
  </w:style>
  <w:style w:type="paragraph" w:customStyle="1" w:styleId="gallery-frame2">
    <w:name w:val="gallery-frame2"/>
    <w:basedOn w:val="Normal"/>
    <w:rsid w:val="00C80421"/>
    <w:pPr>
      <w:spacing w:before="100" w:beforeAutospacing="1" w:after="210" w:line="240" w:lineRule="auto"/>
    </w:pPr>
    <w:rPr>
      <w:rFonts w:eastAsia="Times New Roman" w:cs="Times New Roman"/>
      <w:vanish/>
      <w:sz w:val="24"/>
      <w:szCs w:val="24"/>
    </w:rPr>
  </w:style>
  <w:style w:type="paragraph" w:customStyle="1" w:styleId="section6">
    <w:name w:val="section6"/>
    <w:basedOn w:val="Normal"/>
    <w:rsid w:val="00C80421"/>
    <w:pPr>
      <w:spacing w:line="240" w:lineRule="auto"/>
      <w:ind w:left="-1350" w:right="-1350"/>
    </w:pPr>
    <w:rPr>
      <w:rFonts w:eastAsia="Times New Roman" w:cs="Times New Roman"/>
      <w:sz w:val="24"/>
      <w:szCs w:val="24"/>
    </w:rPr>
  </w:style>
  <w:style w:type="character" w:customStyle="1" w:styleId="more1">
    <w:name w:val="more1"/>
    <w:basedOn w:val="DefaultParagraphFont"/>
    <w:rsid w:val="00C80421"/>
    <w:rPr>
      <w:vanish w:val="0"/>
      <w:webHidden w:val="0"/>
      <w:sz w:val="14"/>
      <w:szCs w:val="14"/>
      <w:shd w:val="clear" w:color="auto" w:fill="auto"/>
      <w:specVanish w:val="0"/>
    </w:rPr>
  </w:style>
  <w:style w:type="character" w:customStyle="1" w:styleId="less1">
    <w:name w:val="less1"/>
    <w:basedOn w:val="DefaultParagraphFont"/>
    <w:rsid w:val="00C80421"/>
    <w:rPr>
      <w:vanish w:val="0"/>
      <w:webHidden w:val="0"/>
      <w:sz w:val="14"/>
      <w:szCs w:val="14"/>
      <w:shd w:val="clear" w:color="auto" w:fill="auto"/>
      <w:specVanish w:val="0"/>
    </w:rPr>
  </w:style>
  <w:style w:type="character" w:customStyle="1" w:styleId="selected3">
    <w:name w:val="selected3"/>
    <w:basedOn w:val="DefaultParagraphFont"/>
    <w:rsid w:val="00C80421"/>
    <w:rPr>
      <w:color w:val="00A8D9"/>
    </w:rPr>
  </w:style>
  <w:style w:type="paragraph" w:customStyle="1" w:styleId="hero4">
    <w:name w:val="hero4"/>
    <w:basedOn w:val="Normal"/>
    <w:rsid w:val="00C80421"/>
    <w:pPr>
      <w:shd w:val="clear" w:color="auto" w:fill="00ABEC"/>
      <w:spacing w:before="100" w:beforeAutospacing="1" w:after="210" w:line="240" w:lineRule="auto"/>
      <w:ind w:left="-1350"/>
    </w:pPr>
    <w:rPr>
      <w:rFonts w:eastAsia="Times New Roman" w:cs="Times New Roman"/>
      <w:sz w:val="24"/>
      <w:szCs w:val="24"/>
    </w:rPr>
  </w:style>
  <w:style w:type="paragraph" w:customStyle="1" w:styleId="hero5">
    <w:name w:val="hero5"/>
    <w:basedOn w:val="Normal"/>
    <w:rsid w:val="00C80421"/>
    <w:pPr>
      <w:shd w:val="clear" w:color="auto" w:fill="8DB346"/>
      <w:spacing w:before="100" w:beforeAutospacing="1" w:after="210" w:line="240" w:lineRule="auto"/>
    </w:pPr>
    <w:rPr>
      <w:rFonts w:eastAsia="Times New Roman" w:cs="Times New Roman"/>
      <w:sz w:val="24"/>
      <w:szCs w:val="24"/>
    </w:rPr>
  </w:style>
  <w:style w:type="paragraph" w:customStyle="1" w:styleId="hero6">
    <w:name w:val="hero6"/>
    <w:basedOn w:val="Normal"/>
    <w:rsid w:val="00C80421"/>
    <w:pPr>
      <w:spacing w:before="100" w:beforeAutospacing="1" w:after="210" w:line="240" w:lineRule="auto"/>
    </w:pPr>
    <w:rPr>
      <w:rFonts w:eastAsia="Times New Roman" w:cs="Times New Roman"/>
      <w:sz w:val="24"/>
      <w:szCs w:val="24"/>
    </w:rPr>
  </w:style>
  <w:style w:type="paragraph" w:customStyle="1" w:styleId="hero7">
    <w:name w:val="hero7"/>
    <w:basedOn w:val="Normal"/>
    <w:rsid w:val="00C80421"/>
    <w:pPr>
      <w:shd w:val="clear" w:color="auto" w:fill="552B80"/>
      <w:spacing w:before="100" w:beforeAutospacing="1" w:after="210" w:line="240" w:lineRule="auto"/>
    </w:pPr>
    <w:rPr>
      <w:rFonts w:eastAsia="Times New Roman" w:cs="Times New Roman"/>
      <w:sz w:val="24"/>
      <w:szCs w:val="24"/>
    </w:rPr>
  </w:style>
  <w:style w:type="paragraph" w:customStyle="1" w:styleId="hero8">
    <w:name w:val="hero8"/>
    <w:basedOn w:val="Normal"/>
    <w:rsid w:val="00C80421"/>
    <w:pPr>
      <w:shd w:val="clear" w:color="auto" w:fill="99C246"/>
      <w:spacing w:before="100" w:beforeAutospacing="1" w:after="210" w:line="240" w:lineRule="auto"/>
    </w:pPr>
    <w:rPr>
      <w:rFonts w:eastAsia="Times New Roman" w:cs="Times New Roman"/>
      <w:sz w:val="24"/>
      <w:szCs w:val="24"/>
    </w:rPr>
  </w:style>
  <w:style w:type="paragraph" w:customStyle="1" w:styleId="hero9">
    <w:name w:val="hero9"/>
    <w:basedOn w:val="Normal"/>
    <w:rsid w:val="00C80421"/>
    <w:pPr>
      <w:spacing w:before="100" w:beforeAutospacing="1" w:after="210" w:line="240" w:lineRule="auto"/>
    </w:pPr>
    <w:rPr>
      <w:rFonts w:eastAsia="Times New Roman" w:cs="Times New Roman"/>
      <w:sz w:val="24"/>
      <w:szCs w:val="24"/>
    </w:rPr>
  </w:style>
  <w:style w:type="paragraph" w:customStyle="1" w:styleId="hero10">
    <w:name w:val="hero10"/>
    <w:basedOn w:val="Normal"/>
    <w:rsid w:val="00C80421"/>
    <w:pPr>
      <w:spacing w:before="100" w:beforeAutospacing="1" w:after="210" w:line="240" w:lineRule="auto"/>
    </w:pPr>
    <w:rPr>
      <w:rFonts w:eastAsia="Times New Roman" w:cs="Times New Roman"/>
      <w:sz w:val="24"/>
      <w:szCs w:val="24"/>
    </w:rPr>
  </w:style>
  <w:style w:type="paragraph" w:customStyle="1" w:styleId="hero11">
    <w:name w:val="hero11"/>
    <w:basedOn w:val="Normal"/>
    <w:rsid w:val="00C80421"/>
    <w:pPr>
      <w:shd w:val="clear" w:color="auto" w:fill="704992"/>
      <w:spacing w:before="100" w:beforeAutospacing="1" w:after="210" w:line="240" w:lineRule="auto"/>
    </w:pPr>
    <w:rPr>
      <w:rFonts w:eastAsia="Times New Roman" w:cs="Times New Roman"/>
      <w:sz w:val="24"/>
      <w:szCs w:val="24"/>
    </w:rPr>
  </w:style>
  <w:style w:type="paragraph" w:customStyle="1" w:styleId="hero12">
    <w:name w:val="hero12"/>
    <w:basedOn w:val="Normal"/>
    <w:rsid w:val="00C80421"/>
    <w:pPr>
      <w:shd w:val="clear" w:color="auto" w:fill="0872B9"/>
      <w:spacing w:before="100" w:beforeAutospacing="1" w:after="210" w:line="240" w:lineRule="auto"/>
    </w:pPr>
    <w:rPr>
      <w:rFonts w:eastAsia="Times New Roman" w:cs="Times New Roman"/>
      <w:sz w:val="24"/>
      <w:szCs w:val="24"/>
    </w:rPr>
  </w:style>
  <w:style w:type="paragraph" w:customStyle="1" w:styleId="hero13">
    <w:name w:val="hero13"/>
    <w:basedOn w:val="Normal"/>
    <w:rsid w:val="00C80421"/>
    <w:pPr>
      <w:shd w:val="clear" w:color="auto" w:fill="F28F20"/>
      <w:spacing w:before="100" w:beforeAutospacing="1" w:after="210" w:line="240" w:lineRule="auto"/>
    </w:pPr>
    <w:rPr>
      <w:rFonts w:eastAsia="Times New Roman" w:cs="Times New Roman"/>
      <w:sz w:val="24"/>
      <w:szCs w:val="24"/>
    </w:rPr>
  </w:style>
  <w:style w:type="paragraph" w:customStyle="1" w:styleId="hero14">
    <w:name w:val="hero14"/>
    <w:basedOn w:val="Normal"/>
    <w:rsid w:val="00C80421"/>
    <w:pPr>
      <w:shd w:val="clear" w:color="auto" w:fill="F28F20"/>
      <w:spacing w:before="100" w:beforeAutospacing="1" w:after="210" w:line="240" w:lineRule="auto"/>
    </w:pPr>
    <w:rPr>
      <w:rFonts w:eastAsia="Times New Roman" w:cs="Times New Roman"/>
      <w:sz w:val="24"/>
      <w:szCs w:val="24"/>
    </w:rPr>
  </w:style>
  <w:style w:type="paragraph" w:customStyle="1" w:styleId="hero15">
    <w:name w:val="hero15"/>
    <w:basedOn w:val="Normal"/>
    <w:rsid w:val="00C80421"/>
    <w:pPr>
      <w:shd w:val="clear" w:color="auto" w:fill="662F8C"/>
      <w:spacing w:before="100" w:beforeAutospacing="1" w:after="210" w:line="240" w:lineRule="auto"/>
    </w:pPr>
    <w:rPr>
      <w:rFonts w:eastAsia="Times New Roman" w:cs="Times New Roman"/>
      <w:sz w:val="24"/>
      <w:szCs w:val="24"/>
    </w:rPr>
  </w:style>
  <w:style w:type="paragraph" w:customStyle="1" w:styleId="hero-content1">
    <w:name w:val="hero-content1"/>
    <w:basedOn w:val="Normal"/>
    <w:rsid w:val="00C80421"/>
    <w:pPr>
      <w:spacing w:before="100" w:beforeAutospacing="1" w:after="210" w:line="240" w:lineRule="auto"/>
    </w:pPr>
    <w:rPr>
      <w:rFonts w:eastAsia="Times New Roman" w:cs="Times New Roman"/>
      <w:sz w:val="24"/>
      <w:szCs w:val="24"/>
    </w:rPr>
  </w:style>
  <w:style w:type="paragraph" w:customStyle="1" w:styleId="tabs1">
    <w:name w:val="tabs1"/>
    <w:basedOn w:val="Normal"/>
    <w:rsid w:val="00C80421"/>
    <w:pPr>
      <w:spacing w:line="240" w:lineRule="auto"/>
    </w:pPr>
    <w:rPr>
      <w:rFonts w:eastAsia="Times New Roman" w:cs="Times New Roman"/>
      <w:sz w:val="24"/>
      <w:szCs w:val="24"/>
    </w:rPr>
  </w:style>
  <w:style w:type="paragraph" w:customStyle="1" w:styleId="sectiondiv1">
    <w:name w:val="section&gt;div1"/>
    <w:basedOn w:val="Normal"/>
    <w:rsid w:val="00C80421"/>
    <w:pPr>
      <w:pBdr>
        <w:bottom w:val="single" w:sz="6" w:space="31" w:color="D4D4D4"/>
      </w:pBdr>
      <w:spacing w:before="100" w:beforeAutospacing="1" w:after="210" w:line="240" w:lineRule="auto"/>
      <w:ind w:left="-1350"/>
    </w:pPr>
    <w:rPr>
      <w:rFonts w:eastAsia="Times New Roman" w:cs="Times New Roman"/>
      <w:sz w:val="24"/>
      <w:szCs w:val="24"/>
    </w:rPr>
  </w:style>
  <w:style w:type="paragraph" w:customStyle="1" w:styleId="services1">
    <w:name w:val="services1"/>
    <w:basedOn w:val="Normal"/>
    <w:rsid w:val="00C80421"/>
    <w:pPr>
      <w:pBdr>
        <w:bottom w:val="single" w:sz="6" w:space="31" w:color="D4D4D4"/>
      </w:pBdr>
      <w:shd w:val="clear" w:color="auto" w:fill="DEDEDE"/>
      <w:spacing w:before="100" w:beforeAutospacing="1" w:after="210" w:line="240" w:lineRule="auto"/>
      <w:ind w:left="-1350"/>
    </w:pPr>
    <w:rPr>
      <w:rFonts w:eastAsia="Times New Roman" w:cs="Times New Roman"/>
      <w:sz w:val="24"/>
      <w:szCs w:val="24"/>
    </w:rPr>
  </w:style>
  <w:style w:type="paragraph" w:customStyle="1" w:styleId="section7">
    <w:name w:val="section7"/>
    <w:basedOn w:val="Normal"/>
    <w:rsid w:val="00C80421"/>
    <w:pPr>
      <w:spacing w:before="100" w:beforeAutospacing="1" w:after="210" w:line="240" w:lineRule="auto"/>
    </w:pPr>
    <w:rPr>
      <w:rFonts w:eastAsia="Times New Roman" w:cs="Times New Roman"/>
      <w:vanish/>
      <w:sz w:val="24"/>
      <w:szCs w:val="24"/>
    </w:rPr>
  </w:style>
  <w:style w:type="paragraph" w:customStyle="1" w:styleId="free-trial-ribbon10">
    <w:name w:val="free-trial-ribbon10"/>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three-col-floatdiv1">
    <w:name w:val="three-col-float&gt;div1"/>
    <w:basedOn w:val="Normal"/>
    <w:rsid w:val="00C80421"/>
    <w:pPr>
      <w:spacing w:before="100" w:beforeAutospacing="1" w:after="210" w:line="240" w:lineRule="auto"/>
      <w:ind w:left="300"/>
    </w:pPr>
    <w:rPr>
      <w:rFonts w:eastAsia="Times New Roman" w:cs="Times New Roman"/>
      <w:sz w:val="24"/>
      <w:szCs w:val="24"/>
    </w:rPr>
  </w:style>
  <w:style w:type="paragraph" w:customStyle="1" w:styleId="three-col-float1">
    <w:name w:val="three-col-float1"/>
    <w:basedOn w:val="Normal"/>
    <w:rsid w:val="00C80421"/>
    <w:pPr>
      <w:spacing w:before="100" w:beforeAutospacing="1" w:after="210" w:line="240" w:lineRule="auto"/>
    </w:pPr>
    <w:rPr>
      <w:rFonts w:eastAsia="Times New Roman" w:cs="Times New Roman"/>
      <w:sz w:val="24"/>
      <w:szCs w:val="24"/>
    </w:rPr>
  </w:style>
  <w:style w:type="paragraph" w:customStyle="1" w:styleId="section8">
    <w:name w:val="section8"/>
    <w:basedOn w:val="Normal"/>
    <w:rsid w:val="00C80421"/>
    <w:pPr>
      <w:pBdr>
        <w:top w:val="single" w:sz="6" w:space="19" w:color="D4D4D4"/>
      </w:pBdr>
      <w:spacing w:before="375" w:line="240" w:lineRule="auto"/>
      <w:ind w:left="-495"/>
    </w:pPr>
    <w:rPr>
      <w:rFonts w:eastAsia="Times New Roman" w:cs="Times New Roman"/>
      <w:sz w:val="24"/>
      <w:szCs w:val="24"/>
    </w:rPr>
  </w:style>
  <w:style w:type="paragraph" w:customStyle="1" w:styleId="buttons1">
    <w:name w:val="buttons1"/>
    <w:basedOn w:val="Normal"/>
    <w:rsid w:val="00C80421"/>
    <w:pPr>
      <w:spacing w:line="375" w:lineRule="atLeast"/>
    </w:pPr>
    <w:rPr>
      <w:rFonts w:eastAsia="Times New Roman" w:cs="Times New Roman"/>
      <w:sz w:val="27"/>
      <w:szCs w:val="27"/>
    </w:rPr>
  </w:style>
  <w:style w:type="paragraph" w:customStyle="1" w:styleId="video2">
    <w:name w:val="video2"/>
    <w:basedOn w:val="Normal"/>
    <w:rsid w:val="00C80421"/>
    <w:pPr>
      <w:spacing w:before="100" w:beforeAutospacing="1" w:after="210" w:line="240" w:lineRule="auto"/>
    </w:pPr>
    <w:rPr>
      <w:rFonts w:eastAsia="Times New Roman" w:cs="Times New Roman"/>
      <w:sz w:val="24"/>
      <w:szCs w:val="24"/>
    </w:rPr>
  </w:style>
  <w:style w:type="paragraph" w:customStyle="1" w:styleId="channel9-expander1">
    <w:name w:val="channel9-expander1"/>
    <w:basedOn w:val="Normal"/>
    <w:rsid w:val="00C80421"/>
    <w:pPr>
      <w:spacing w:before="100" w:beforeAutospacing="1" w:after="210" w:line="240" w:lineRule="auto"/>
    </w:pPr>
    <w:rPr>
      <w:rFonts w:eastAsia="Times New Roman" w:cs="Times New Roman"/>
      <w:sz w:val="24"/>
      <w:szCs w:val="24"/>
    </w:rPr>
  </w:style>
  <w:style w:type="paragraph" w:customStyle="1" w:styleId="channel9-expander2">
    <w:name w:val="channel9-expander2"/>
    <w:basedOn w:val="Normal"/>
    <w:rsid w:val="00C80421"/>
    <w:pPr>
      <w:spacing w:before="100" w:beforeAutospacing="1" w:after="210" w:line="240" w:lineRule="auto"/>
    </w:pPr>
    <w:rPr>
      <w:rFonts w:eastAsia="Times New Roman" w:cs="Times New Roman"/>
      <w:sz w:val="24"/>
      <w:szCs w:val="24"/>
    </w:rPr>
  </w:style>
  <w:style w:type="paragraph" w:customStyle="1" w:styleId="channel9-expander3">
    <w:name w:val="channel9-expander3"/>
    <w:basedOn w:val="Normal"/>
    <w:rsid w:val="00C80421"/>
    <w:pPr>
      <w:spacing w:before="100" w:beforeAutospacing="1" w:after="210" w:line="240" w:lineRule="auto"/>
    </w:pPr>
    <w:rPr>
      <w:rFonts w:eastAsia="Times New Roman" w:cs="Times New Roman"/>
      <w:sz w:val="24"/>
      <w:szCs w:val="24"/>
    </w:rPr>
  </w:style>
  <w:style w:type="paragraph" w:customStyle="1" w:styleId="video3">
    <w:name w:val="video3"/>
    <w:basedOn w:val="Normal"/>
    <w:rsid w:val="00C80421"/>
    <w:pPr>
      <w:spacing w:before="100" w:beforeAutospacing="1" w:after="210" w:line="240" w:lineRule="auto"/>
    </w:pPr>
    <w:rPr>
      <w:rFonts w:eastAsia="Times New Roman" w:cs="Times New Roman"/>
      <w:sz w:val="24"/>
      <w:szCs w:val="24"/>
    </w:rPr>
  </w:style>
  <w:style w:type="paragraph" w:customStyle="1" w:styleId="channel9-expander4">
    <w:name w:val="channel9-expander4"/>
    <w:basedOn w:val="Normal"/>
    <w:rsid w:val="00C80421"/>
    <w:pPr>
      <w:spacing w:before="100" w:beforeAutospacing="1" w:after="210" w:line="240" w:lineRule="auto"/>
    </w:pPr>
    <w:rPr>
      <w:rFonts w:eastAsia="Times New Roman" w:cs="Times New Roman"/>
      <w:sz w:val="24"/>
      <w:szCs w:val="24"/>
    </w:rPr>
  </w:style>
  <w:style w:type="paragraph" w:customStyle="1" w:styleId="video4">
    <w:name w:val="video4"/>
    <w:basedOn w:val="Normal"/>
    <w:rsid w:val="00C80421"/>
    <w:pPr>
      <w:spacing w:before="100" w:beforeAutospacing="1" w:after="210" w:line="240" w:lineRule="auto"/>
    </w:pPr>
    <w:rPr>
      <w:rFonts w:eastAsia="Times New Roman" w:cs="Times New Roman"/>
      <w:sz w:val="24"/>
      <w:szCs w:val="24"/>
    </w:rPr>
  </w:style>
  <w:style w:type="paragraph" w:customStyle="1" w:styleId="video5">
    <w:name w:val="video5"/>
    <w:basedOn w:val="Normal"/>
    <w:rsid w:val="00C80421"/>
    <w:pPr>
      <w:spacing w:before="100" w:beforeAutospacing="1" w:after="210" w:line="240" w:lineRule="auto"/>
    </w:pPr>
    <w:rPr>
      <w:rFonts w:eastAsia="Times New Roman" w:cs="Times New Roman"/>
      <w:sz w:val="24"/>
      <w:szCs w:val="24"/>
    </w:rPr>
  </w:style>
  <w:style w:type="paragraph" w:customStyle="1" w:styleId="video6">
    <w:name w:val="video6"/>
    <w:basedOn w:val="Normal"/>
    <w:rsid w:val="00C80421"/>
    <w:pPr>
      <w:spacing w:before="100" w:beforeAutospacing="1" w:after="210" w:line="240" w:lineRule="auto"/>
    </w:pPr>
    <w:rPr>
      <w:rFonts w:eastAsia="Times New Roman" w:cs="Times New Roman"/>
      <w:sz w:val="24"/>
      <w:szCs w:val="24"/>
    </w:rPr>
  </w:style>
  <w:style w:type="paragraph" w:customStyle="1" w:styleId="channel9-expander5">
    <w:name w:val="channel9-expander5"/>
    <w:basedOn w:val="Normal"/>
    <w:rsid w:val="00C80421"/>
    <w:pPr>
      <w:spacing w:before="100" w:beforeAutospacing="1" w:after="210" w:line="240" w:lineRule="auto"/>
    </w:pPr>
    <w:rPr>
      <w:rFonts w:eastAsia="Times New Roman" w:cs="Times New Roman"/>
      <w:sz w:val="24"/>
      <w:szCs w:val="24"/>
    </w:rPr>
  </w:style>
  <w:style w:type="paragraph" w:customStyle="1" w:styleId="video7">
    <w:name w:val="video7"/>
    <w:basedOn w:val="Normal"/>
    <w:rsid w:val="00C80421"/>
    <w:pPr>
      <w:spacing w:before="100" w:beforeAutospacing="1" w:after="210" w:line="240" w:lineRule="auto"/>
    </w:pPr>
    <w:rPr>
      <w:rFonts w:eastAsia="Times New Roman" w:cs="Times New Roman"/>
      <w:sz w:val="24"/>
      <w:szCs w:val="24"/>
    </w:rPr>
  </w:style>
  <w:style w:type="paragraph" w:customStyle="1" w:styleId="channel9-expander6">
    <w:name w:val="channel9-expander6"/>
    <w:basedOn w:val="Normal"/>
    <w:rsid w:val="00C80421"/>
    <w:pPr>
      <w:spacing w:before="100" w:beforeAutospacing="1" w:after="210" w:line="240" w:lineRule="auto"/>
    </w:pPr>
    <w:rPr>
      <w:rFonts w:eastAsia="Times New Roman" w:cs="Times New Roman"/>
      <w:sz w:val="24"/>
      <w:szCs w:val="24"/>
    </w:rPr>
  </w:style>
  <w:style w:type="paragraph" w:customStyle="1" w:styleId="channel9-expander7">
    <w:name w:val="channel9-expander7"/>
    <w:basedOn w:val="Normal"/>
    <w:rsid w:val="00C80421"/>
    <w:pPr>
      <w:spacing w:before="100" w:beforeAutospacing="1" w:after="210" w:line="240" w:lineRule="auto"/>
    </w:pPr>
    <w:rPr>
      <w:rFonts w:eastAsia="Times New Roman" w:cs="Times New Roman"/>
      <w:sz w:val="24"/>
      <w:szCs w:val="24"/>
    </w:rPr>
  </w:style>
  <w:style w:type="paragraph" w:customStyle="1" w:styleId="quote2">
    <w:name w:val="quote2"/>
    <w:basedOn w:val="Normal"/>
    <w:rsid w:val="00C80421"/>
    <w:pPr>
      <w:spacing w:before="100" w:beforeAutospacing="1" w:after="210" w:line="240" w:lineRule="auto"/>
    </w:pPr>
    <w:rPr>
      <w:rFonts w:eastAsia="Times New Roman" w:cs="Times New Roman"/>
      <w:sz w:val="24"/>
      <w:szCs w:val="24"/>
    </w:rPr>
  </w:style>
  <w:style w:type="paragraph" w:customStyle="1" w:styleId="video8">
    <w:name w:val="video8"/>
    <w:basedOn w:val="Normal"/>
    <w:rsid w:val="00C80421"/>
    <w:pPr>
      <w:spacing w:before="100" w:beforeAutospacing="1" w:after="210" w:line="240" w:lineRule="auto"/>
    </w:pPr>
    <w:rPr>
      <w:rFonts w:eastAsia="Times New Roman" w:cs="Times New Roman"/>
      <w:sz w:val="24"/>
      <w:szCs w:val="24"/>
    </w:rPr>
  </w:style>
  <w:style w:type="paragraph" w:customStyle="1" w:styleId="video9">
    <w:name w:val="video9"/>
    <w:basedOn w:val="Normal"/>
    <w:rsid w:val="00C80421"/>
    <w:pPr>
      <w:spacing w:before="100" w:beforeAutospacing="1" w:after="210" w:line="240" w:lineRule="auto"/>
    </w:pPr>
    <w:rPr>
      <w:rFonts w:eastAsia="Times New Roman" w:cs="Times New Roman"/>
      <w:sz w:val="24"/>
      <w:szCs w:val="24"/>
    </w:rPr>
  </w:style>
  <w:style w:type="paragraph" w:customStyle="1" w:styleId="video10">
    <w:name w:val="video10"/>
    <w:basedOn w:val="Normal"/>
    <w:rsid w:val="00C80421"/>
    <w:pPr>
      <w:spacing w:before="100" w:beforeAutospacing="1" w:after="210" w:line="240" w:lineRule="auto"/>
    </w:pPr>
    <w:rPr>
      <w:rFonts w:eastAsia="Times New Roman" w:cs="Times New Roman"/>
      <w:sz w:val="24"/>
      <w:szCs w:val="24"/>
    </w:rPr>
  </w:style>
  <w:style w:type="paragraph" w:customStyle="1" w:styleId="channel9-expander8">
    <w:name w:val="channel9-expander8"/>
    <w:basedOn w:val="Normal"/>
    <w:rsid w:val="00C80421"/>
    <w:pPr>
      <w:spacing w:before="100" w:beforeAutospacing="1" w:after="210" w:line="240" w:lineRule="auto"/>
    </w:pPr>
    <w:rPr>
      <w:rFonts w:eastAsia="Times New Roman" w:cs="Times New Roman"/>
      <w:sz w:val="24"/>
      <w:szCs w:val="24"/>
    </w:rPr>
  </w:style>
  <w:style w:type="paragraph" w:customStyle="1" w:styleId="channel9-expander9">
    <w:name w:val="channel9-expander9"/>
    <w:basedOn w:val="Normal"/>
    <w:rsid w:val="00C80421"/>
    <w:pPr>
      <w:spacing w:before="100" w:beforeAutospacing="1" w:after="210" w:line="240" w:lineRule="auto"/>
    </w:pPr>
    <w:rPr>
      <w:rFonts w:eastAsia="Times New Roman" w:cs="Times New Roman"/>
      <w:sz w:val="24"/>
      <w:szCs w:val="24"/>
    </w:rPr>
  </w:style>
  <w:style w:type="paragraph" w:customStyle="1" w:styleId="channel9-expander10">
    <w:name w:val="channel9-expander10"/>
    <w:basedOn w:val="Normal"/>
    <w:rsid w:val="00C80421"/>
    <w:pPr>
      <w:spacing w:before="100" w:beforeAutospacing="1" w:after="210" w:line="240" w:lineRule="auto"/>
    </w:pPr>
    <w:rPr>
      <w:rFonts w:eastAsia="Times New Roman" w:cs="Times New Roman"/>
      <w:sz w:val="24"/>
      <w:szCs w:val="24"/>
    </w:rPr>
  </w:style>
  <w:style w:type="paragraph" w:customStyle="1" w:styleId="channel9-expander11">
    <w:name w:val="channel9-expander11"/>
    <w:basedOn w:val="Normal"/>
    <w:rsid w:val="00C80421"/>
    <w:pPr>
      <w:spacing w:before="100" w:beforeAutospacing="1" w:after="210" w:line="240" w:lineRule="auto"/>
    </w:pPr>
    <w:rPr>
      <w:rFonts w:eastAsia="Times New Roman" w:cs="Times New Roman"/>
      <w:sz w:val="24"/>
      <w:szCs w:val="24"/>
    </w:rPr>
  </w:style>
  <w:style w:type="paragraph" w:customStyle="1" w:styleId="video11">
    <w:name w:val="video11"/>
    <w:basedOn w:val="Normal"/>
    <w:rsid w:val="00C80421"/>
    <w:pPr>
      <w:spacing w:before="100" w:beforeAutospacing="1" w:after="210" w:line="240" w:lineRule="auto"/>
    </w:pPr>
    <w:rPr>
      <w:rFonts w:eastAsia="Times New Roman" w:cs="Times New Roman"/>
      <w:sz w:val="24"/>
      <w:szCs w:val="24"/>
    </w:rPr>
  </w:style>
  <w:style w:type="paragraph" w:customStyle="1" w:styleId="video12">
    <w:name w:val="video12"/>
    <w:basedOn w:val="Normal"/>
    <w:rsid w:val="00C80421"/>
    <w:pPr>
      <w:spacing w:before="100" w:beforeAutospacing="1" w:after="210" w:line="240" w:lineRule="auto"/>
    </w:pPr>
    <w:rPr>
      <w:rFonts w:eastAsia="Times New Roman" w:cs="Times New Roman"/>
      <w:sz w:val="24"/>
      <w:szCs w:val="24"/>
    </w:rPr>
  </w:style>
  <w:style w:type="paragraph" w:customStyle="1" w:styleId="evidence1">
    <w:name w:val="evidence1"/>
    <w:basedOn w:val="Normal"/>
    <w:rsid w:val="00C80421"/>
    <w:pPr>
      <w:spacing w:before="100" w:beforeAutospacing="1" w:after="210" w:line="240" w:lineRule="auto"/>
    </w:pPr>
    <w:rPr>
      <w:rFonts w:eastAsia="Times New Roman" w:cs="Times New Roman"/>
      <w:sz w:val="24"/>
      <w:szCs w:val="24"/>
    </w:rPr>
  </w:style>
  <w:style w:type="paragraph" w:customStyle="1" w:styleId="evidence2">
    <w:name w:val="evidence2"/>
    <w:basedOn w:val="Normal"/>
    <w:rsid w:val="00C80421"/>
    <w:pPr>
      <w:spacing w:before="100" w:beforeAutospacing="1" w:after="210" w:line="240" w:lineRule="auto"/>
    </w:pPr>
    <w:rPr>
      <w:rFonts w:eastAsia="Times New Roman" w:cs="Times New Roman"/>
      <w:sz w:val="24"/>
      <w:szCs w:val="24"/>
    </w:rPr>
  </w:style>
  <w:style w:type="paragraph" w:customStyle="1" w:styleId="channel9-expander12">
    <w:name w:val="channel9-expander12"/>
    <w:basedOn w:val="Normal"/>
    <w:rsid w:val="00C80421"/>
    <w:pPr>
      <w:spacing w:before="100" w:beforeAutospacing="1" w:after="210" w:line="240" w:lineRule="auto"/>
    </w:pPr>
    <w:rPr>
      <w:rFonts w:eastAsia="Times New Roman" w:cs="Times New Roman"/>
      <w:sz w:val="24"/>
      <w:szCs w:val="24"/>
    </w:rPr>
  </w:style>
  <w:style w:type="paragraph" w:customStyle="1" w:styleId="video13">
    <w:name w:val="video13"/>
    <w:basedOn w:val="Normal"/>
    <w:rsid w:val="00C80421"/>
    <w:pPr>
      <w:spacing w:before="100" w:beforeAutospacing="1" w:after="210" w:line="240" w:lineRule="auto"/>
    </w:pPr>
    <w:rPr>
      <w:rFonts w:eastAsia="Times New Roman" w:cs="Times New Roman"/>
      <w:i/>
      <w:iCs/>
      <w:color w:val="666666"/>
      <w:sz w:val="20"/>
      <w:szCs w:val="20"/>
    </w:rPr>
  </w:style>
  <w:style w:type="paragraph" w:customStyle="1" w:styleId="quote3">
    <w:name w:val="quote3"/>
    <w:basedOn w:val="Normal"/>
    <w:rsid w:val="00C80421"/>
    <w:pPr>
      <w:spacing w:before="100" w:beforeAutospacing="1" w:after="210" w:line="240" w:lineRule="auto"/>
    </w:pPr>
    <w:rPr>
      <w:rFonts w:eastAsia="Times New Roman" w:cs="Times New Roman"/>
      <w:i/>
      <w:iCs/>
      <w:color w:val="666666"/>
      <w:sz w:val="20"/>
      <w:szCs w:val="20"/>
    </w:rPr>
  </w:style>
  <w:style w:type="paragraph" w:customStyle="1" w:styleId="author1">
    <w:name w:val="author1"/>
    <w:basedOn w:val="Normal"/>
    <w:rsid w:val="00C80421"/>
    <w:pPr>
      <w:spacing w:before="105" w:after="210" w:line="240" w:lineRule="auto"/>
    </w:pPr>
    <w:rPr>
      <w:rFonts w:eastAsia="Times New Roman" w:cs="Times New Roman"/>
      <w:sz w:val="24"/>
      <w:szCs w:val="24"/>
    </w:rPr>
  </w:style>
  <w:style w:type="paragraph" w:customStyle="1" w:styleId="author2">
    <w:name w:val="author2"/>
    <w:basedOn w:val="Normal"/>
    <w:rsid w:val="00C80421"/>
    <w:pPr>
      <w:spacing w:before="105" w:after="210" w:line="240" w:lineRule="auto"/>
    </w:pPr>
    <w:rPr>
      <w:rFonts w:eastAsia="Times New Roman" w:cs="Times New Roman"/>
      <w:sz w:val="24"/>
      <w:szCs w:val="24"/>
    </w:rPr>
  </w:style>
  <w:style w:type="paragraph" w:customStyle="1" w:styleId="section-float-left8">
    <w:name w:val="section-float-left8"/>
    <w:basedOn w:val="Normal"/>
    <w:rsid w:val="00C80421"/>
    <w:pPr>
      <w:spacing w:before="100" w:beforeAutospacing="1" w:after="210" w:line="240" w:lineRule="auto"/>
    </w:pPr>
    <w:rPr>
      <w:rFonts w:eastAsia="Times New Roman" w:cs="Times New Roman"/>
      <w:sz w:val="24"/>
      <w:szCs w:val="24"/>
    </w:rPr>
  </w:style>
  <w:style w:type="paragraph" w:customStyle="1" w:styleId="section-float-right8">
    <w:name w:val="section-float-right8"/>
    <w:basedOn w:val="Normal"/>
    <w:rsid w:val="00C80421"/>
    <w:pPr>
      <w:spacing w:before="100" w:beforeAutospacing="1" w:after="210" w:line="240" w:lineRule="auto"/>
    </w:pPr>
    <w:rPr>
      <w:rFonts w:eastAsia="Times New Roman" w:cs="Times New Roman"/>
      <w:sz w:val="24"/>
      <w:szCs w:val="24"/>
    </w:rPr>
  </w:style>
  <w:style w:type="paragraph" w:customStyle="1" w:styleId="evidence3">
    <w:name w:val="evidence3"/>
    <w:basedOn w:val="Normal"/>
    <w:rsid w:val="00C80421"/>
    <w:pPr>
      <w:spacing w:line="270" w:lineRule="atLeast"/>
    </w:pPr>
    <w:rPr>
      <w:rFonts w:eastAsia="Times New Roman" w:cs="Times New Roman"/>
      <w:i/>
      <w:iCs/>
      <w:color w:val="666666"/>
      <w:sz w:val="24"/>
      <w:szCs w:val="24"/>
    </w:rPr>
  </w:style>
  <w:style w:type="paragraph" w:customStyle="1" w:styleId="channel9-expander13">
    <w:name w:val="channel9-expander13"/>
    <w:basedOn w:val="Normal"/>
    <w:rsid w:val="00C80421"/>
    <w:pPr>
      <w:spacing w:before="100" w:beforeAutospacing="1" w:after="210" w:line="240" w:lineRule="auto"/>
    </w:pPr>
    <w:rPr>
      <w:rFonts w:eastAsia="Times New Roman" w:cs="Times New Roman"/>
      <w:sz w:val="24"/>
      <w:szCs w:val="24"/>
    </w:rPr>
  </w:style>
  <w:style w:type="paragraph" w:customStyle="1" w:styleId="desc7">
    <w:name w:val="desc7"/>
    <w:basedOn w:val="Normal"/>
    <w:rsid w:val="00C80421"/>
    <w:pPr>
      <w:spacing w:before="100" w:beforeAutospacing="1" w:after="210" w:line="240" w:lineRule="auto"/>
    </w:pPr>
    <w:rPr>
      <w:rFonts w:eastAsia="Times New Roman" w:cs="Times New Roman"/>
      <w:color w:val="666666"/>
      <w:sz w:val="24"/>
      <w:szCs w:val="24"/>
    </w:rPr>
  </w:style>
  <w:style w:type="paragraph" w:customStyle="1" w:styleId="play-btn11">
    <w:name w:val="play-btn1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close-btn1">
    <w:name w:val="close-btn1"/>
    <w:basedOn w:val="Normal"/>
    <w:rsid w:val="00C80421"/>
    <w:pPr>
      <w:spacing w:before="100" w:beforeAutospacing="1" w:after="210" w:line="240" w:lineRule="auto"/>
    </w:pPr>
    <w:rPr>
      <w:rFonts w:eastAsia="Times New Roman" w:cs="Times New Roman"/>
      <w:vanish/>
      <w:sz w:val="24"/>
      <w:szCs w:val="24"/>
    </w:rPr>
  </w:style>
  <w:style w:type="paragraph" w:customStyle="1" w:styleId="vwrap1">
    <w:name w:val="vwrap1"/>
    <w:basedOn w:val="Normal"/>
    <w:rsid w:val="00C80421"/>
    <w:pPr>
      <w:spacing w:before="100" w:beforeAutospacing="1" w:after="210" w:line="240" w:lineRule="auto"/>
    </w:pPr>
    <w:rPr>
      <w:rFonts w:eastAsia="Times New Roman" w:cs="Times New Roman"/>
      <w:vanish/>
      <w:sz w:val="24"/>
      <w:szCs w:val="24"/>
    </w:rPr>
  </w:style>
  <w:style w:type="paragraph" w:customStyle="1" w:styleId="virtual-machines1">
    <w:name w:val="virtual-machines1"/>
    <w:basedOn w:val="Normal"/>
    <w:rsid w:val="00C80421"/>
    <w:pPr>
      <w:spacing w:before="100" w:beforeAutospacing="1" w:after="210" w:line="240" w:lineRule="auto"/>
    </w:pPr>
    <w:rPr>
      <w:rFonts w:eastAsia="Times New Roman" w:cs="Times New Roman"/>
      <w:sz w:val="24"/>
      <w:szCs w:val="24"/>
    </w:rPr>
  </w:style>
  <w:style w:type="paragraph" w:customStyle="1" w:styleId="cloud-services2">
    <w:name w:val="cloud-services2"/>
    <w:basedOn w:val="Normal"/>
    <w:rsid w:val="00C80421"/>
    <w:pPr>
      <w:spacing w:before="100" w:beforeAutospacing="1" w:after="210" w:line="240" w:lineRule="auto"/>
    </w:pPr>
    <w:rPr>
      <w:rFonts w:eastAsia="Times New Roman" w:cs="Times New Roman"/>
      <w:sz w:val="24"/>
      <w:szCs w:val="24"/>
    </w:rPr>
  </w:style>
  <w:style w:type="paragraph" w:customStyle="1" w:styleId="websites1">
    <w:name w:val="websites1"/>
    <w:basedOn w:val="Normal"/>
    <w:rsid w:val="00C80421"/>
    <w:pPr>
      <w:spacing w:before="100" w:beforeAutospacing="1" w:after="210" w:line="240" w:lineRule="auto"/>
    </w:pPr>
    <w:rPr>
      <w:rFonts w:eastAsia="Times New Roman" w:cs="Times New Roman"/>
      <w:sz w:val="24"/>
      <w:szCs w:val="24"/>
    </w:rPr>
  </w:style>
  <w:style w:type="paragraph" w:customStyle="1" w:styleId="mobile-services2">
    <w:name w:val="mobile-services2"/>
    <w:basedOn w:val="Normal"/>
    <w:rsid w:val="00C80421"/>
    <w:pPr>
      <w:spacing w:before="100" w:beforeAutospacing="1" w:after="210" w:line="240" w:lineRule="auto"/>
    </w:pPr>
    <w:rPr>
      <w:rFonts w:eastAsia="Times New Roman" w:cs="Times New Roman"/>
      <w:sz w:val="24"/>
      <w:szCs w:val="24"/>
    </w:rPr>
  </w:style>
  <w:style w:type="paragraph" w:customStyle="1" w:styleId="storage1">
    <w:name w:val="storage1"/>
    <w:basedOn w:val="Normal"/>
    <w:rsid w:val="00C80421"/>
    <w:pPr>
      <w:spacing w:before="100" w:beforeAutospacing="1" w:after="210" w:line="240" w:lineRule="auto"/>
    </w:pPr>
    <w:rPr>
      <w:rFonts w:eastAsia="Times New Roman" w:cs="Times New Roman"/>
      <w:sz w:val="24"/>
      <w:szCs w:val="24"/>
    </w:rPr>
  </w:style>
  <w:style w:type="paragraph" w:customStyle="1" w:styleId="sql-database1">
    <w:name w:val="sql-database1"/>
    <w:basedOn w:val="Normal"/>
    <w:rsid w:val="00C80421"/>
    <w:pPr>
      <w:spacing w:before="100" w:beforeAutospacing="1" w:after="210" w:line="240" w:lineRule="auto"/>
    </w:pPr>
    <w:rPr>
      <w:rFonts w:eastAsia="Times New Roman" w:cs="Times New Roman"/>
      <w:sz w:val="24"/>
      <w:szCs w:val="24"/>
    </w:rPr>
  </w:style>
  <w:style w:type="paragraph" w:customStyle="1" w:styleId="sql-reporting1">
    <w:name w:val="sql-reporting1"/>
    <w:basedOn w:val="Normal"/>
    <w:rsid w:val="00C80421"/>
    <w:pPr>
      <w:spacing w:before="100" w:beforeAutospacing="1" w:after="210" w:line="240" w:lineRule="auto"/>
    </w:pPr>
    <w:rPr>
      <w:rFonts w:eastAsia="Times New Roman" w:cs="Times New Roman"/>
      <w:sz w:val="24"/>
      <w:szCs w:val="24"/>
    </w:rPr>
  </w:style>
  <w:style w:type="paragraph" w:customStyle="1" w:styleId="backup1">
    <w:name w:val="backup1"/>
    <w:basedOn w:val="Normal"/>
    <w:rsid w:val="00C80421"/>
    <w:pPr>
      <w:spacing w:before="100" w:beforeAutospacing="1" w:after="210" w:line="240" w:lineRule="auto"/>
    </w:pPr>
    <w:rPr>
      <w:rFonts w:eastAsia="Times New Roman" w:cs="Times New Roman"/>
      <w:sz w:val="24"/>
      <w:szCs w:val="24"/>
    </w:rPr>
  </w:style>
  <w:style w:type="paragraph" w:customStyle="1" w:styleId="hdinsight1">
    <w:name w:val="hdinsight1"/>
    <w:basedOn w:val="Normal"/>
    <w:rsid w:val="00C80421"/>
    <w:pPr>
      <w:spacing w:before="100" w:beforeAutospacing="1" w:after="210" w:line="240" w:lineRule="auto"/>
    </w:pPr>
    <w:rPr>
      <w:rFonts w:eastAsia="Times New Roman" w:cs="Times New Roman"/>
      <w:sz w:val="24"/>
      <w:szCs w:val="24"/>
    </w:rPr>
  </w:style>
  <w:style w:type="paragraph" w:customStyle="1" w:styleId="recovery-manager1">
    <w:name w:val="recovery-manager1"/>
    <w:basedOn w:val="Normal"/>
    <w:rsid w:val="00C80421"/>
    <w:pPr>
      <w:spacing w:before="100" w:beforeAutospacing="1" w:after="210" w:line="240" w:lineRule="auto"/>
    </w:pPr>
    <w:rPr>
      <w:rFonts w:eastAsia="Times New Roman" w:cs="Times New Roman"/>
      <w:sz w:val="24"/>
      <w:szCs w:val="24"/>
    </w:rPr>
  </w:style>
  <w:style w:type="paragraph" w:customStyle="1" w:styleId="media-services1">
    <w:name w:val="media-services1"/>
    <w:basedOn w:val="Normal"/>
    <w:rsid w:val="00C80421"/>
    <w:pPr>
      <w:spacing w:before="100" w:beforeAutospacing="1" w:after="210" w:line="240" w:lineRule="auto"/>
    </w:pPr>
    <w:rPr>
      <w:rFonts w:eastAsia="Times New Roman" w:cs="Times New Roman"/>
      <w:sz w:val="24"/>
      <w:szCs w:val="24"/>
    </w:rPr>
  </w:style>
  <w:style w:type="paragraph" w:customStyle="1" w:styleId="active-directory1">
    <w:name w:val="active-directory1"/>
    <w:basedOn w:val="Normal"/>
    <w:rsid w:val="00C80421"/>
    <w:pPr>
      <w:spacing w:before="100" w:beforeAutospacing="1" w:after="210" w:line="240" w:lineRule="auto"/>
    </w:pPr>
    <w:rPr>
      <w:rFonts w:eastAsia="Times New Roman" w:cs="Times New Roman"/>
      <w:sz w:val="24"/>
      <w:szCs w:val="24"/>
    </w:rPr>
  </w:style>
  <w:style w:type="paragraph" w:customStyle="1" w:styleId="multi-factor-authentication1">
    <w:name w:val="multi-factor-authentication1"/>
    <w:basedOn w:val="Normal"/>
    <w:rsid w:val="00C80421"/>
    <w:pPr>
      <w:spacing w:before="100" w:beforeAutospacing="1" w:after="210" w:line="240" w:lineRule="auto"/>
    </w:pPr>
    <w:rPr>
      <w:rFonts w:eastAsia="Times New Roman" w:cs="Times New Roman"/>
      <w:sz w:val="24"/>
      <w:szCs w:val="24"/>
    </w:rPr>
  </w:style>
  <w:style w:type="paragraph" w:customStyle="1" w:styleId="service-bus1">
    <w:name w:val="service-bus1"/>
    <w:basedOn w:val="Normal"/>
    <w:rsid w:val="00C80421"/>
    <w:pPr>
      <w:spacing w:before="100" w:beforeAutospacing="1" w:after="210" w:line="240" w:lineRule="auto"/>
    </w:pPr>
    <w:rPr>
      <w:rFonts w:eastAsia="Times New Roman" w:cs="Times New Roman"/>
      <w:sz w:val="24"/>
      <w:szCs w:val="24"/>
    </w:rPr>
  </w:style>
  <w:style w:type="paragraph" w:customStyle="1" w:styleId="notification-hubs1">
    <w:name w:val="notification-hubs1"/>
    <w:basedOn w:val="Normal"/>
    <w:rsid w:val="00C80421"/>
    <w:pPr>
      <w:spacing w:before="100" w:beforeAutospacing="1" w:after="210" w:line="240" w:lineRule="auto"/>
    </w:pPr>
    <w:rPr>
      <w:rFonts w:eastAsia="Times New Roman" w:cs="Times New Roman"/>
      <w:sz w:val="24"/>
      <w:szCs w:val="24"/>
    </w:rPr>
  </w:style>
  <w:style w:type="paragraph" w:customStyle="1" w:styleId="cache1">
    <w:name w:val="cache1"/>
    <w:basedOn w:val="Normal"/>
    <w:rsid w:val="00C80421"/>
    <w:pPr>
      <w:spacing w:before="100" w:beforeAutospacing="1" w:after="210" w:line="240" w:lineRule="auto"/>
    </w:pPr>
    <w:rPr>
      <w:rFonts w:eastAsia="Times New Roman" w:cs="Times New Roman"/>
      <w:sz w:val="24"/>
      <w:szCs w:val="24"/>
    </w:rPr>
  </w:style>
  <w:style w:type="paragraph" w:customStyle="1" w:styleId="biztalk-services1">
    <w:name w:val="biztalk-services1"/>
    <w:basedOn w:val="Normal"/>
    <w:rsid w:val="00C80421"/>
    <w:pPr>
      <w:spacing w:before="100" w:beforeAutospacing="1" w:after="210" w:line="240" w:lineRule="auto"/>
    </w:pPr>
    <w:rPr>
      <w:rFonts w:eastAsia="Times New Roman" w:cs="Times New Roman"/>
      <w:sz w:val="24"/>
      <w:szCs w:val="24"/>
    </w:rPr>
  </w:style>
  <w:style w:type="paragraph" w:customStyle="1" w:styleId="virtual-network1">
    <w:name w:val="virtual-network1"/>
    <w:basedOn w:val="Normal"/>
    <w:rsid w:val="00C80421"/>
    <w:pPr>
      <w:spacing w:before="100" w:beforeAutospacing="1" w:after="210" w:line="240" w:lineRule="auto"/>
    </w:pPr>
    <w:rPr>
      <w:rFonts w:eastAsia="Times New Roman" w:cs="Times New Roman"/>
      <w:sz w:val="24"/>
      <w:szCs w:val="24"/>
    </w:rPr>
  </w:style>
  <w:style w:type="paragraph" w:customStyle="1" w:styleId="traffic-manager1">
    <w:name w:val="traffic-manager1"/>
    <w:basedOn w:val="Normal"/>
    <w:rsid w:val="00C80421"/>
    <w:pPr>
      <w:spacing w:before="100" w:beforeAutospacing="1" w:after="210" w:line="240" w:lineRule="auto"/>
    </w:pPr>
    <w:rPr>
      <w:rFonts w:eastAsia="Times New Roman" w:cs="Times New Roman"/>
      <w:sz w:val="24"/>
      <w:szCs w:val="24"/>
    </w:rPr>
  </w:style>
  <w:style w:type="paragraph" w:customStyle="1" w:styleId="scheduler1">
    <w:name w:val="scheduler1"/>
    <w:basedOn w:val="Normal"/>
    <w:rsid w:val="00C80421"/>
    <w:pPr>
      <w:spacing w:before="100" w:beforeAutospacing="1" w:after="210" w:line="240" w:lineRule="auto"/>
    </w:pPr>
    <w:rPr>
      <w:rFonts w:eastAsia="Times New Roman" w:cs="Times New Roman"/>
      <w:sz w:val="24"/>
      <w:szCs w:val="24"/>
    </w:rPr>
  </w:style>
  <w:style w:type="paragraph" w:customStyle="1" w:styleId="vso1">
    <w:name w:val="vso1"/>
    <w:basedOn w:val="Normal"/>
    <w:rsid w:val="00C80421"/>
    <w:pPr>
      <w:spacing w:before="100" w:beforeAutospacing="1" w:after="210" w:line="240" w:lineRule="auto"/>
    </w:pPr>
    <w:rPr>
      <w:rFonts w:eastAsia="Times New Roman" w:cs="Times New Roman"/>
      <w:sz w:val="24"/>
      <w:szCs w:val="24"/>
    </w:rPr>
  </w:style>
  <w:style w:type="paragraph" w:customStyle="1" w:styleId="dark-bg2">
    <w:name w:val="dark-bg2"/>
    <w:basedOn w:val="Normal"/>
    <w:rsid w:val="00C80421"/>
    <w:pPr>
      <w:spacing w:before="100" w:beforeAutospacing="1" w:after="210" w:line="240" w:lineRule="auto"/>
    </w:pPr>
    <w:rPr>
      <w:rFonts w:eastAsia="Times New Roman" w:cs="Times New Roman"/>
      <w:sz w:val="24"/>
      <w:szCs w:val="24"/>
    </w:rPr>
  </w:style>
  <w:style w:type="paragraph" w:customStyle="1" w:styleId="solution-cta-link1">
    <w:name w:val="solution-cta-link1"/>
    <w:basedOn w:val="Normal"/>
    <w:rsid w:val="00C80421"/>
    <w:pPr>
      <w:spacing w:before="100" w:beforeAutospacing="1" w:after="210" w:line="240" w:lineRule="auto"/>
    </w:pPr>
    <w:rPr>
      <w:rFonts w:eastAsia="Times New Roman" w:cs="Times New Roman"/>
      <w:sz w:val="42"/>
      <w:szCs w:val="42"/>
    </w:rPr>
  </w:style>
  <w:style w:type="paragraph" w:customStyle="1" w:styleId="solution-cta-link2">
    <w:name w:val="solution-cta-link2"/>
    <w:basedOn w:val="Normal"/>
    <w:rsid w:val="00C80421"/>
    <w:pPr>
      <w:spacing w:before="100" w:beforeAutospacing="1" w:after="210" w:line="600" w:lineRule="atLeast"/>
    </w:pPr>
    <w:rPr>
      <w:rFonts w:eastAsia="Times New Roman" w:cs="Times New Roman"/>
      <w:sz w:val="39"/>
      <w:szCs w:val="39"/>
    </w:rPr>
  </w:style>
  <w:style w:type="paragraph" w:customStyle="1" w:styleId="solution-cta-link3">
    <w:name w:val="solution-cta-link3"/>
    <w:basedOn w:val="Normal"/>
    <w:rsid w:val="00C80421"/>
    <w:pPr>
      <w:spacing w:before="100" w:beforeAutospacing="1" w:after="210" w:line="240" w:lineRule="auto"/>
    </w:pPr>
    <w:rPr>
      <w:rFonts w:eastAsia="Times New Roman" w:cs="Times New Roman"/>
      <w:sz w:val="39"/>
      <w:szCs w:val="39"/>
    </w:rPr>
  </w:style>
  <w:style w:type="paragraph" w:customStyle="1" w:styleId="customers1">
    <w:name w:val="customers1"/>
    <w:basedOn w:val="Normal"/>
    <w:rsid w:val="00C80421"/>
    <w:pPr>
      <w:spacing w:before="100" w:beforeAutospacing="1" w:after="210" w:line="240" w:lineRule="auto"/>
    </w:pPr>
    <w:rPr>
      <w:rFonts w:eastAsia="Times New Roman" w:cs="Times New Roman"/>
      <w:sz w:val="24"/>
      <w:szCs w:val="24"/>
    </w:rPr>
  </w:style>
  <w:style w:type="paragraph" w:customStyle="1" w:styleId="customer-link1">
    <w:name w:val="customer-link1"/>
    <w:basedOn w:val="Normal"/>
    <w:rsid w:val="00C80421"/>
    <w:pPr>
      <w:spacing w:before="100" w:beforeAutospacing="1" w:after="210" w:line="240" w:lineRule="auto"/>
      <w:ind w:firstLine="22384"/>
    </w:pPr>
    <w:rPr>
      <w:rFonts w:eastAsia="Times New Roman" w:cs="Times New Roman"/>
      <w:sz w:val="24"/>
      <w:szCs w:val="24"/>
    </w:rPr>
  </w:style>
  <w:style w:type="character" w:customStyle="1" w:styleId="play-btn12">
    <w:name w:val="play-btn12"/>
    <w:basedOn w:val="DefaultParagraphFont"/>
    <w:rsid w:val="00C80421"/>
  </w:style>
  <w:style w:type="character" w:customStyle="1" w:styleId="play-btn13">
    <w:name w:val="play-btn13"/>
    <w:basedOn w:val="DefaultParagraphFont"/>
    <w:rsid w:val="00C80421"/>
  </w:style>
  <w:style w:type="paragraph" w:customStyle="1" w:styleId="pagination1">
    <w:name w:val="pagination1"/>
    <w:basedOn w:val="Normal"/>
    <w:rsid w:val="00C80421"/>
    <w:pPr>
      <w:pBdr>
        <w:bottom w:val="single" w:sz="6" w:space="11" w:color="CCCCCC"/>
      </w:pBdr>
      <w:spacing w:after="525" w:line="240" w:lineRule="auto"/>
      <w:jc w:val="center"/>
    </w:pPr>
    <w:rPr>
      <w:rFonts w:eastAsia="Times New Roman" w:cs="Times New Roman"/>
      <w:sz w:val="24"/>
      <w:szCs w:val="24"/>
    </w:rPr>
  </w:style>
  <w:style w:type="paragraph" w:customStyle="1" w:styleId="trianglelink6">
    <w:name w:val="trianglelink6"/>
    <w:basedOn w:val="Normal"/>
    <w:rsid w:val="00C80421"/>
    <w:pPr>
      <w:spacing w:before="75" w:after="210" w:line="240" w:lineRule="atLeast"/>
    </w:pPr>
    <w:rPr>
      <w:rFonts w:eastAsia="Times New Roman" w:cs="Times New Roman"/>
      <w:sz w:val="24"/>
      <w:szCs w:val="24"/>
    </w:rPr>
  </w:style>
  <w:style w:type="paragraph" w:customStyle="1" w:styleId="divvideo1">
    <w:name w:val="divvideo1"/>
    <w:basedOn w:val="Normal"/>
    <w:rsid w:val="00C80421"/>
    <w:pPr>
      <w:spacing w:before="100" w:beforeAutospacing="1" w:after="210" w:line="240" w:lineRule="auto"/>
    </w:pPr>
    <w:rPr>
      <w:rFonts w:eastAsia="Times New Roman" w:cs="Times New Roman"/>
      <w:sz w:val="24"/>
      <w:szCs w:val="24"/>
    </w:rPr>
  </w:style>
  <w:style w:type="paragraph" w:customStyle="1" w:styleId="divvideodiv1">
    <w:name w:val="divvideo&gt;div1"/>
    <w:basedOn w:val="Normal"/>
    <w:rsid w:val="00C80421"/>
    <w:pPr>
      <w:spacing w:before="150" w:after="150" w:line="240" w:lineRule="auto"/>
      <w:ind w:left="150" w:right="150"/>
    </w:pPr>
    <w:rPr>
      <w:rFonts w:eastAsia="Times New Roman" w:cs="Times New Roman"/>
      <w:sz w:val="24"/>
      <w:szCs w:val="24"/>
    </w:rPr>
  </w:style>
  <w:style w:type="paragraph" w:customStyle="1" w:styleId="divvideotitle1">
    <w:name w:val="divvideotitle1"/>
    <w:basedOn w:val="Normal"/>
    <w:rsid w:val="00C80421"/>
    <w:pPr>
      <w:spacing w:before="100" w:beforeAutospacing="1" w:after="210" w:line="240" w:lineRule="auto"/>
    </w:pPr>
    <w:rPr>
      <w:rFonts w:eastAsia="Times New Roman" w:cs="Times New Roman"/>
      <w:color w:val="3C3C3C"/>
      <w:sz w:val="24"/>
      <w:szCs w:val="24"/>
    </w:rPr>
  </w:style>
  <w:style w:type="paragraph" w:customStyle="1" w:styleId="divvideodescription1">
    <w:name w:val="divvideodescription1"/>
    <w:basedOn w:val="Normal"/>
    <w:rsid w:val="00C80421"/>
    <w:pPr>
      <w:spacing w:before="105" w:after="105" w:line="240" w:lineRule="auto"/>
      <w:ind w:left="105" w:right="105"/>
    </w:pPr>
    <w:rPr>
      <w:rFonts w:eastAsia="Times New Roman" w:cs="Times New Roman"/>
      <w:sz w:val="24"/>
      <w:szCs w:val="24"/>
    </w:rPr>
  </w:style>
  <w:style w:type="paragraph" w:customStyle="1" w:styleId="divvideopublishdate1">
    <w:name w:val="divvideopublishdate1"/>
    <w:basedOn w:val="Normal"/>
    <w:rsid w:val="00C80421"/>
    <w:pPr>
      <w:spacing w:before="105" w:after="105" w:line="240" w:lineRule="auto"/>
      <w:ind w:left="105" w:right="105"/>
    </w:pPr>
    <w:rPr>
      <w:rFonts w:eastAsia="Times New Roman" w:cs="Times New Roman"/>
      <w:sz w:val="24"/>
      <w:szCs w:val="24"/>
    </w:rPr>
  </w:style>
  <w:style w:type="paragraph" w:customStyle="1" w:styleId="divvideolength1">
    <w:name w:val="divvideolength1"/>
    <w:basedOn w:val="Normal"/>
    <w:rsid w:val="00C80421"/>
    <w:pPr>
      <w:spacing w:before="105" w:after="105" w:line="240" w:lineRule="auto"/>
      <w:ind w:left="105" w:right="105"/>
    </w:pPr>
    <w:rPr>
      <w:rFonts w:eastAsia="Times New Roman" w:cs="Times New Roman"/>
      <w:sz w:val="24"/>
      <w:szCs w:val="24"/>
    </w:rPr>
  </w:style>
  <w:style w:type="paragraph" w:customStyle="1" w:styleId="select-event1">
    <w:name w:val="select-event1"/>
    <w:basedOn w:val="Normal"/>
    <w:rsid w:val="00C80421"/>
    <w:pPr>
      <w:spacing w:before="100" w:beforeAutospacing="1" w:after="210" w:line="240" w:lineRule="auto"/>
    </w:pPr>
    <w:rPr>
      <w:rFonts w:eastAsia="Times New Roman" w:cs="Times New Roman"/>
      <w:vanish/>
      <w:sz w:val="24"/>
      <w:szCs w:val="24"/>
    </w:rPr>
  </w:style>
  <w:style w:type="paragraph" w:customStyle="1" w:styleId="select-series1">
    <w:name w:val="select-series1"/>
    <w:basedOn w:val="Normal"/>
    <w:rsid w:val="00C80421"/>
    <w:pPr>
      <w:spacing w:before="100" w:beforeAutospacing="1" w:after="210" w:line="240" w:lineRule="auto"/>
    </w:pPr>
    <w:rPr>
      <w:rFonts w:eastAsia="Times New Roman" w:cs="Times New Roman"/>
      <w:sz w:val="24"/>
      <w:szCs w:val="24"/>
    </w:rPr>
  </w:style>
  <w:style w:type="paragraph" w:customStyle="1" w:styleId="spanresultsloading1">
    <w:name w:val="spanresultsloading1"/>
    <w:basedOn w:val="Normal"/>
    <w:rsid w:val="00C80421"/>
    <w:pPr>
      <w:spacing w:before="100" w:beforeAutospacing="1" w:after="210" w:line="240" w:lineRule="auto"/>
      <w:ind w:left="750"/>
    </w:pPr>
    <w:rPr>
      <w:rFonts w:eastAsia="Times New Roman" w:cs="Times New Roman"/>
      <w:vanish/>
      <w:sz w:val="24"/>
      <w:szCs w:val="24"/>
    </w:rPr>
  </w:style>
  <w:style w:type="paragraph" w:customStyle="1" w:styleId="divthumbnail1">
    <w:name w:val="divthumbnail1"/>
    <w:basedOn w:val="Normal"/>
    <w:rsid w:val="00C80421"/>
    <w:pPr>
      <w:spacing w:before="100" w:beforeAutospacing="1" w:after="210" w:line="240" w:lineRule="auto"/>
    </w:pPr>
    <w:rPr>
      <w:rFonts w:eastAsia="Times New Roman" w:cs="Times New Roman"/>
      <w:sz w:val="24"/>
      <w:szCs w:val="24"/>
    </w:rPr>
  </w:style>
  <w:style w:type="character" w:customStyle="1" w:styleId="play-btn14">
    <w:name w:val="play-btn14"/>
    <w:basedOn w:val="DefaultParagraphFont"/>
    <w:rsid w:val="00C80421"/>
  </w:style>
  <w:style w:type="character" w:customStyle="1" w:styleId="play-btn15">
    <w:name w:val="play-btn15"/>
    <w:basedOn w:val="DefaultParagraphFont"/>
    <w:rsid w:val="00C80421"/>
  </w:style>
  <w:style w:type="paragraph" w:customStyle="1" w:styleId="divthumbnailmeta1">
    <w:name w:val="divthumbnailmeta1"/>
    <w:basedOn w:val="Normal"/>
    <w:rsid w:val="00C80421"/>
    <w:pPr>
      <w:shd w:val="clear" w:color="auto" w:fill="000000"/>
      <w:spacing w:before="5865" w:after="210" w:line="240" w:lineRule="auto"/>
    </w:pPr>
    <w:rPr>
      <w:rFonts w:eastAsia="Times New Roman" w:cs="Times New Roman"/>
      <w:color w:val="FFFFFF"/>
      <w:sz w:val="23"/>
      <w:szCs w:val="23"/>
    </w:rPr>
  </w:style>
  <w:style w:type="paragraph" w:customStyle="1" w:styleId="divvideopublishdate2">
    <w:name w:val="divvideopublishdate2"/>
    <w:basedOn w:val="Normal"/>
    <w:rsid w:val="00C80421"/>
    <w:pPr>
      <w:spacing w:before="100" w:beforeAutospacing="1" w:after="210" w:line="240" w:lineRule="auto"/>
      <w:ind w:left="3750"/>
    </w:pPr>
    <w:rPr>
      <w:rFonts w:eastAsia="Times New Roman" w:cs="Times New Roman"/>
      <w:sz w:val="24"/>
      <w:szCs w:val="24"/>
    </w:rPr>
  </w:style>
  <w:style w:type="paragraph" w:customStyle="1" w:styleId="divvideolength2">
    <w:name w:val="divvideolength2"/>
    <w:basedOn w:val="Normal"/>
    <w:rsid w:val="00C80421"/>
    <w:pPr>
      <w:spacing w:before="100" w:beforeAutospacing="1" w:after="210" w:line="240" w:lineRule="auto"/>
      <w:ind w:left="750"/>
    </w:pPr>
    <w:rPr>
      <w:rFonts w:eastAsia="Times New Roman" w:cs="Times New Roman"/>
      <w:sz w:val="24"/>
      <w:szCs w:val="24"/>
    </w:rPr>
  </w:style>
  <w:style w:type="paragraph" w:customStyle="1" w:styleId="diviframewrapper1">
    <w:name w:val="diviframewrapper1"/>
    <w:basedOn w:val="Normal"/>
    <w:rsid w:val="00C80421"/>
    <w:pPr>
      <w:spacing w:before="100" w:beforeAutospacing="1" w:after="210" w:line="240" w:lineRule="auto"/>
    </w:pPr>
    <w:rPr>
      <w:rFonts w:eastAsia="Times New Roman" w:cs="Times New Roman"/>
      <w:vanish/>
      <w:sz w:val="24"/>
      <w:szCs w:val="24"/>
    </w:rPr>
  </w:style>
  <w:style w:type="paragraph" w:customStyle="1" w:styleId="divmeta1">
    <w:name w:val="divmeta1"/>
    <w:basedOn w:val="Normal"/>
    <w:rsid w:val="00C80421"/>
    <w:pPr>
      <w:spacing w:before="90" w:after="210" w:line="240" w:lineRule="auto"/>
      <w:ind w:left="45"/>
    </w:pPr>
    <w:rPr>
      <w:rFonts w:eastAsia="Times New Roman" w:cs="Times New Roman"/>
      <w:sz w:val="24"/>
      <w:szCs w:val="24"/>
    </w:rPr>
  </w:style>
  <w:style w:type="paragraph" w:customStyle="1" w:styleId="divvideodescription2">
    <w:name w:val="divvideodescription2"/>
    <w:basedOn w:val="Normal"/>
    <w:rsid w:val="00C80421"/>
    <w:pPr>
      <w:spacing w:before="30" w:after="210" w:line="240" w:lineRule="auto"/>
    </w:pPr>
    <w:rPr>
      <w:rFonts w:eastAsia="Times New Roman" w:cs="Times New Roman"/>
      <w:sz w:val="24"/>
      <w:szCs w:val="24"/>
    </w:rPr>
  </w:style>
  <w:style w:type="paragraph" w:customStyle="1" w:styleId="divsocial1">
    <w:name w:val="divsocial1"/>
    <w:basedOn w:val="Normal"/>
    <w:rsid w:val="00C80421"/>
    <w:pPr>
      <w:spacing w:before="525" w:after="210" w:line="240" w:lineRule="auto"/>
    </w:pPr>
    <w:rPr>
      <w:rFonts w:eastAsia="Times New Roman" w:cs="Times New Roman"/>
      <w:sz w:val="24"/>
      <w:szCs w:val="24"/>
    </w:rPr>
  </w:style>
  <w:style w:type="paragraph" w:customStyle="1" w:styleId="social-buttons1">
    <w:name w:val="social-buttons1"/>
    <w:basedOn w:val="Normal"/>
    <w:rsid w:val="00C80421"/>
    <w:pPr>
      <w:spacing w:before="100" w:beforeAutospacing="1" w:after="210" w:line="240" w:lineRule="auto"/>
    </w:pPr>
    <w:rPr>
      <w:rFonts w:eastAsia="Times New Roman" w:cs="Times New Roman"/>
      <w:sz w:val="24"/>
      <w:szCs w:val="24"/>
    </w:rPr>
  </w:style>
  <w:style w:type="paragraph" w:customStyle="1" w:styleId="social-buttonsdiv1">
    <w:name w:val="social-buttons&gt;div1"/>
    <w:basedOn w:val="Normal"/>
    <w:rsid w:val="00C80421"/>
    <w:pPr>
      <w:spacing w:before="100" w:beforeAutospacing="1" w:after="210" w:line="240" w:lineRule="auto"/>
      <w:ind w:right="300"/>
    </w:pPr>
    <w:rPr>
      <w:rFonts w:eastAsia="Times New Roman" w:cs="Times New Roman"/>
      <w:sz w:val="24"/>
      <w:szCs w:val="24"/>
    </w:rPr>
  </w:style>
  <w:style w:type="paragraph" w:customStyle="1" w:styleId="series-separator1">
    <w:name w:val="series-separator1"/>
    <w:basedOn w:val="Normal"/>
    <w:rsid w:val="00C80421"/>
    <w:pPr>
      <w:shd w:val="clear" w:color="auto" w:fill="CCCCCC"/>
      <w:spacing w:before="675" w:after="675" w:line="240" w:lineRule="auto"/>
    </w:pPr>
    <w:rPr>
      <w:rFonts w:eastAsia="Times New Roman" w:cs="Times New Roman"/>
      <w:sz w:val="24"/>
      <w:szCs w:val="24"/>
    </w:rPr>
  </w:style>
  <w:style w:type="paragraph" w:customStyle="1" w:styleId="divseriesmeta1">
    <w:name w:val="divseriesmeta1"/>
    <w:basedOn w:val="Normal"/>
    <w:rsid w:val="00C80421"/>
    <w:pPr>
      <w:spacing w:after="210" w:line="240" w:lineRule="auto"/>
      <w:ind w:right="1455"/>
      <w:textAlignment w:val="top"/>
    </w:pPr>
    <w:rPr>
      <w:rFonts w:eastAsia="Times New Roman" w:cs="Times New Roman"/>
      <w:sz w:val="24"/>
      <w:szCs w:val="24"/>
    </w:rPr>
  </w:style>
  <w:style w:type="paragraph" w:customStyle="1" w:styleId="divseriesdescription1">
    <w:name w:val="divseriesdescription1"/>
    <w:basedOn w:val="Normal"/>
    <w:rsid w:val="00C80421"/>
    <w:pPr>
      <w:spacing w:before="240" w:after="210" w:line="288" w:lineRule="auto"/>
    </w:pPr>
    <w:rPr>
      <w:rFonts w:eastAsia="Times New Roman" w:cs="Times New Roman"/>
      <w:sz w:val="24"/>
      <w:szCs w:val="24"/>
    </w:rPr>
  </w:style>
  <w:style w:type="paragraph" w:customStyle="1" w:styleId="divserieslink1">
    <w:name w:val="divserieslink1"/>
    <w:basedOn w:val="Normal"/>
    <w:rsid w:val="00C80421"/>
    <w:pPr>
      <w:spacing w:before="360" w:after="210" w:line="240" w:lineRule="auto"/>
    </w:pPr>
    <w:rPr>
      <w:rFonts w:eastAsia="Times New Roman" w:cs="Times New Roman"/>
      <w:sz w:val="24"/>
      <w:szCs w:val="24"/>
    </w:rPr>
  </w:style>
  <w:style w:type="paragraph" w:customStyle="1" w:styleId="divvideoseriesvideo1">
    <w:name w:val="divvideoseriesvideo1"/>
    <w:basedOn w:val="Normal"/>
    <w:rsid w:val="00C80421"/>
    <w:pPr>
      <w:spacing w:before="100" w:beforeAutospacing="1" w:after="210" w:line="240" w:lineRule="auto"/>
    </w:pPr>
    <w:rPr>
      <w:rFonts w:eastAsia="Times New Roman" w:cs="Times New Roman"/>
      <w:sz w:val="24"/>
      <w:szCs w:val="24"/>
    </w:rPr>
  </w:style>
  <w:style w:type="paragraph" w:customStyle="1" w:styleId="divthumbnail2">
    <w:name w:val="divthumbnail2"/>
    <w:basedOn w:val="Normal"/>
    <w:rsid w:val="00C80421"/>
    <w:pPr>
      <w:spacing w:before="100" w:beforeAutospacing="1" w:after="210" w:line="240" w:lineRule="auto"/>
      <w:ind w:left="1335"/>
    </w:pPr>
    <w:rPr>
      <w:rFonts w:eastAsia="Times New Roman" w:cs="Times New Roman"/>
      <w:sz w:val="24"/>
      <w:szCs w:val="24"/>
    </w:rPr>
  </w:style>
  <w:style w:type="paragraph" w:customStyle="1" w:styleId="divthumbnailmeta2">
    <w:name w:val="divthumbnailmeta2"/>
    <w:basedOn w:val="Normal"/>
    <w:rsid w:val="00C80421"/>
    <w:pPr>
      <w:shd w:val="clear" w:color="auto" w:fill="000000"/>
      <w:spacing w:before="100" w:beforeAutospacing="1" w:after="195" w:line="240" w:lineRule="auto"/>
    </w:pPr>
    <w:rPr>
      <w:rFonts w:eastAsia="Times New Roman" w:cs="Times New Roman"/>
      <w:color w:val="FFFFFF"/>
      <w:sz w:val="18"/>
      <w:szCs w:val="18"/>
    </w:rPr>
  </w:style>
  <w:style w:type="paragraph" w:customStyle="1" w:styleId="divvideotitle2">
    <w:name w:val="divvideotitle2"/>
    <w:basedOn w:val="Normal"/>
    <w:rsid w:val="00C80421"/>
    <w:pPr>
      <w:spacing w:before="100" w:beforeAutospacing="1" w:after="210" w:line="240" w:lineRule="auto"/>
      <w:ind w:left="150"/>
    </w:pPr>
    <w:rPr>
      <w:rFonts w:eastAsia="Times New Roman" w:cs="Times New Roman"/>
      <w:sz w:val="24"/>
      <w:szCs w:val="24"/>
    </w:rPr>
  </w:style>
  <w:style w:type="paragraph" w:customStyle="1" w:styleId="divvideopublishdate3">
    <w:name w:val="divvideopublishdate3"/>
    <w:basedOn w:val="Normal"/>
    <w:rsid w:val="00C80421"/>
    <w:pPr>
      <w:spacing w:before="100" w:beforeAutospacing="1" w:after="210" w:line="240" w:lineRule="auto"/>
      <w:ind w:left="150"/>
    </w:pPr>
    <w:rPr>
      <w:rFonts w:eastAsia="Times New Roman" w:cs="Times New Roman"/>
      <w:sz w:val="15"/>
      <w:szCs w:val="15"/>
    </w:rPr>
  </w:style>
  <w:style w:type="paragraph" w:customStyle="1" w:styleId="divvideolength3">
    <w:name w:val="divvideolength3"/>
    <w:basedOn w:val="Normal"/>
    <w:rsid w:val="00C80421"/>
    <w:pPr>
      <w:spacing w:before="100" w:beforeAutospacing="1" w:after="210" w:line="240" w:lineRule="auto"/>
      <w:ind w:left="300"/>
    </w:pPr>
    <w:rPr>
      <w:rFonts w:eastAsia="Times New Roman" w:cs="Times New Roman"/>
      <w:sz w:val="15"/>
      <w:szCs w:val="15"/>
    </w:rPr>
  </w:style>
  <w:style w:type="paragraph" w:customStyle="1" w:styleId="play-btn16">
    <w:name w:val="play-btn16"/>
    <w:basedOn w:val="Normal"/>
    <w:rsid w:val="00C80421"/>
    <w:pPr>
      <w:spacing w:after="210" w:line="240" w:lineRule="auto"/>
      <w:ind w:left="-203"/>
    </w:pPr>
    <w:rPr>
      <w:rFonts w:eastAsia="Times New Roman" w:cs="Times New Roman"/>
      <w:sz w:val="24"/>
      <w:szCs w:val="24"/>
    </w:rPr>
  </w:style>
  <w:style w:type="paragraph" w:customStyle="1" w:styleId="divvideolength4">
    <w:name w:val="divvideolength4"/>
    <w:basedOn w:val="Normal"/>
    <w:rsid w:val="00C80421"/>
    <w:pPr>
      <w:spacing w:before="100" w:beforeAutospacing="1" w:after="210" w:line="240" w:lineRule="auto"/>
      <w:ind w:left="300"/>
    </w:pPr>
    <w:rPr>
      <w:rFonts w:eastAsia="Times New Roman" w:cs="Times New Roman"/>
      <w:sz w:val="24"/>
      <w:szCs w:val="24"/>
    </w:rPr>
  </w:style>
  <w:style w:type="paragraph" w:customStyle="1" w:styleId="divvideo2">
    <w:name w:val="divvideo2"/>
    <w:basedOn w:val="Normal"/>
    <w:rsid w:val="00C80421"/>
    <w:pPr>
      <w:spacing w:before="75" w:after="75" w:line="240" w:lineRule="auto"/>
      <w:ind w:left="225" w:right="225"/>
    </w:pPr>
    <w:rPr>
      <w:rFonts w:eastAsia="Times New Roman" w:cs="Times New Roman"/>
      <w:sz w:val="24"/>
      <w:szCs w:val="24"/>
    </w:rPr>
  </w:style>
  <w:style w:type="paragraph" w:customStyle="1" w:styleId="divthumbnail3">
    <w:name w:val="divthumbnail3"/>
    <w:basedOn w:val="Normal"/>
    <w:rsid w:val="00C80421"/>
    <w:pPr>
      <w:spacing w:before="100" w:beforeAutospacing="1" w:after="210" w:line="240" w:lineRule="auto"/>
    </w:pPr>
    <w:rPr>
      <w:rFonts w:eastAsia="Times New Roman" w:cs="Times New Roman"/>
      <w:sz w:val="24"/>
      <w:szCs w:val="24"/>
    </w:rPr>
  </w:style>
  <w:style w:type="paragraph" w:customStyle="1" w:styleId="divmeta2">
    <w:name w:val="divmeta2"/>
    <w:basedOn w:val="Normal"/>
    <w:rsid w:val="00C80421"/>
    <w:pPr>
      <w:shd w:val="clear" w:color="auto" w:fill="000000"/>
      <w:spacing w:before="100" w:beforeAutospacing="1" w:after="210" w:line="240" w:lineRule="auto"/>
    </w:pPr>
    <w:rPr>
      <w:rFonts w:eastAsia="Times New Roman" w:cs="Times New Roman"/>
      <w:color w:val="FFFFFF"/>
      <w:sz w:val="15"/>
      <w:szCs w:val="15"/>
    </w:rPr>
  </w:style>
  <w:style w:type="paragraph" w:customStyle="1" w:styleId="divvideolength5">
    <w:name w:val="divvideolength5"/>
    <w:basedOn w:val="Normal"/>
    <w:rsid w:val="00C80421"/>
    <w:pPr>
      <w:spacing w:before="100" w:beforeAutospacing="1" w:after="210" w:line="240" w:lineRule="auto"/>
      <w:ind w:left="150"/>
    </w:pPr>
    <w:rPr>
      <w:rFonts w:eastAsia="Times New Roman" w:cs="Times New Roman"/>
      <w:sz w:val="24"/>
      <w:szCs w:val="24"/>
    </w:rPr>
  </w:style>
  <w:style w:type="paragraph" w:customStyle="1" w:styleId="divvideopublishdate4">
    <w:name w:val="divvideopublishdate4"/>
    <w:basedOn w:val="Normal"/>
    <w:rsid w:val="00C80421"/>
    <w:pPr>
      <w:spacing w:before="100" w:beforeAutospacing="1" w:after="210" w:line="240" w:lineRule="auto"/>
      <w:ind w:left="150"/>
    </w:pPr>
    <w:rPr>
      <w:rFonts w:eastAsia="Times New Roman" w:cs="Times New Roman"/>
      <w:sz w:val="24"/>
      <w:szCs w:val="24"/>
    </w:rPr>
  </w:style>
  <w:style w:type="paragraph" w:customStyle="1" w:styleId="divvideotitle3">
    <w:name w:val="divvideotitle3"/>
    <w:basedOn w:val="Normal"/>
    <w:rsid w:val="00C80421"/>
    <w:pPr>
      <w:spacing w:before="100" w:beforeAutospacing="1" w:line="240" w:lineRule="auto"/>
      <w:ind w:left="150"/>
    </w:pPr>
    <w:rPr>
      <w:rFonts w:eastAsia="Times New Roman" w:cs="Times New Roman"/>
      <w:sz w:val="18"/>
      <w:szCs w:val="18"/>
    </w:rPr>
  </w:style>
  <w:style w:type="paragraph" w:customStyle="1" w:styleId="diviframewrapper2">
    <w:name w:val="diviframewrapper2"/>
    <w:basedOn w:val="Normal"/>
    <w:rsid w:val="00C80421"/>
    <w:pPr>
      <w:spacing w:before="100" w:beforeAutospacing="1" w:after="210" w:line="240" w:lineRule="auto"/>
    </w:pPr>
    <w:rPr>
      <w:rFonts w:eastAsia="Times New Roman" w:cs="Times New Roman"/>
      <w:sz w:val="24"/>
      <w:szCs w:val="24"/>
    </w:rPr>
  </w:style>
  <w:style w:type="paragraph" w:customStyle="1" w:styleId="social-buttons2">
    <w:name w:val="social-buttons2"/>
    <w:basedOn w:val="Normal"/>
    <w:rsid w:val="00C80421"/>
    <w:pPr>
      <w:spacing w:before="100" w:beforeAutospacing="1" w:after="210" w:line="240" w:lineRule="auto"/>
    </w:pPr>
    <w:rPr>
      <w:rFonts w:eastAsia="Times New Roman" w:cs="Times New Roman"/>
      <w:sz w:val="24"/>
      <w:szCs w:val="24"/>
    </w:rPr>
  </w:style>
  <w:style w:type="paragraph" w:customStyle="1" w:styleId="social-buttonsiframe1">
    <w:name w:val="social-buttons&gt;iframe1"/>
    <w:basedOn w:val="Normal"/>
    <w:rsid w:val="00C80421"/>
    <w:pPr>
      <w:spacing w:before="100" w:beforeAutospacing="1" w:after="210" w:line="240" w:lineRule="auto"/>
      <w:ind w:left="300"/>
    </w:pPr>
    <w:rPr>
      <w:rFonts w:eastAsia="Times New Roman" w:cs="Times New Roman"/>
      <w:sz w:val="24"/>
      <w:szCs w:val="24"/>
    </w:rPr>
  </w:style>
  <w:style w:type="paragraph" w:customStyle="1" w:styleId="social-buttonsdiv2">
    <w:name w:val="social-buttons&gt;div2"/>
    <w:basedOn w:val="Normal"/>
    <w:rsid w:val="00C80421"/>
    <w:pPr>
      <w:spacing w:before="100" w:beforeAutospacing="1" w:after="210" w:line="240" w:lineRule="auto"/>
    </w:pPr>
    <w:rPr>
      <w:rFonts w:eastAsia="Times New Roman" w:cs="Times New Roman"/>
      <w:sz w:val="24"/>
      <w:szCs w:val="24"/>
    </w:rPr>
  </w:style>
  <w:style w:type="paragraph" w:customStyle="1" w:styleId="divthumbnail4">
    <w:name w:val="divthumbnail4"/>
    <w:basedOn w:val="Normal"/>
    <w:rsid w:val="00C80421"/>
    <w:pPr>
      <w:shd w:val="clear" w:color="auto" w:fill="666666"/>
      <w:spacing w:before="100" w:beforeAutospacing="1" w:after="210" w:line="240" w:lineRule="auto"/>
    </w:pPr>
    <w:rPr>
      <w:rFonts w:eastAsia="Times New Roman" w:cs="Times New Roman"/>
      <w:sz w:val="24"/>
      <w:szCs w:val="24"/>
    </w:rPr>
  </w:style>
  <w:style w:type="paragraph" w:customStyle="1" w:styleId="diviframewrapper3">
    <w:name w:val="diviframewrapper3"/>
    <w:basedOn w:val="Normal"/>
    <w:rsid w:val="00C80421"/>
    <w:pPr>
      <w:spacing w:before="100" w:beforeAutospacing="1" w:after="210" w:line="240" w:lineRule="auto"/>
    </w:pPr>
    <w:rPr>
      <w:rFonts w:eastAsia="Times New Roman" w:cs="Times New Roman"/>
      <w:sz w:val="24"/>
      <w:szCs w:val="24"/>
    </w:rPr>
  </w:style>
  <w:style w:type="paragraph" w:customStyle="1" w:styleId="divvideotitle4">
    <w:name w:val="divvideotitle4"/>
    <w:basedOn w:val="Normal"/>
    <w:rsid w:val="00C80421"/>
    <w:pPr>
      <w:spacing w:before="225" w:after="225" w:line="240" w:lineRule="auto"/>
      <w:ind w:right="225"/>
    </w:pPr>
    <w:rPr>
      <w:rFonts w:eastAsia="Times New Roman" w:cs="Times New Roman"/>
      <w:b/>
      <w:bCs/>
      <w:sz w:val="30"/>
      <w:szCs w:val="30"/>
    </w:rPr>
  </w:style>
  <w:style w:type="paragraph" w:customStyle="1" w:styleId="divvideodescription3">
    <w:name w:val="divvideodescription3"/>
    <w:basedOn w:val="Normal"/>
    <w:rsid w:val="00C80421"/>
    <w:pPr>
      <w:spacing w:before="100" w:beforeAutospacing="1" w:after="150" w:line="240" w:lineRule="auto"/>
    </w:pPr>
    <w:rPr>
      <w:rFonts w:eastAsia="Times New Roman" w:cs="Times New Roman"/>
      <w:sz w:val="27"/>
      <w:szCs w:val="27"/>
    </w:rPr>
  </w:style>
  <w:style w:type="paragraph" w:customStyle="1" w:styleId="trianglelink7">
    <w:name w:val="trianglelink7"/>
    <w:basedOn w:val="Normal"/>
    <w:rsid w:val="00C80421"/>
    <w:pPr>
      <w:spacing w:after="210" w:line="240" w:lineRule="atLeast"/>
    </w:pPr>
    <w:rPr>
      <w:rFonts w:eastAsia="Times New Roman" w:cs="Times New Roman"/>
      <w:sz w:val="24"/>
      <w:szCs w:val="24"/>
    </w:rPr>
  </w:style>
  <w:style w:type="paragraph" w:customStyle="1" w:styleId="caption10">
    <w:name w:val="caption1"/>
    <w:basedOn w:val="Normal"/>
    <w:rsid w:val="00C80421"/>
    <w:pPr>
      <w:shd w:val="clear" w:color="auto" w:fill="000000"/>
      <w:spacing w:before="100" w:beforeAutospacing="1" w:after="210" w:line="240" w:lineRule="auto"/>
    </w:pPr>
    <w:rPr>
      <w:rFonts w:eastAsia="Times New Roman" w:cs="Times New Roman"/>
      <w:color w:val="FFFFFF"/>
      <w:sz w:val="17"/>
      <w:szCs w:val="17"/>
    </w:rPr>
  </w:style>
  <w:style w:type="paragraph" w:customStyle="1" w:styleId="captionspan1">
    <w:name w:val="caption&gt;span1"/>
    <w:basedOn w:val="Normal"/>
    <w:rsid w:val="00C80421"/>
    <w:pPr>
      <w:spacing w:before="100" w:beforeAutospacing="1" w:after="210" w:line="240" w:lineRule="auto"/>
    </w:pPr>
    <w:rPr>
      <w:rFonts w:eastAsia="Times New Roman" w:cs="Times New Roman"/>
      <w:sz w:val="24"/>
      <w:szCs w:val="24"/>
    </w:rPr>
  </w:style>
  <w:style w:type="paragraph" w:customStyle="1" w:styleId="gray-btn1">
    <w:name w:val="gray-btn1"/>
    <w:basedOn w:val="Normal"/>
    <w:rsid w:val="00C80421"/>
    <w:pPr>
      <w:shd w:val="clear" w:color="auto" w:fill="929496"/>
      <w:spacing w:before="100" w:beforeAutospacing="1" w:after="210" w:line="240" w:lineRule="auto"/>
      <w:textAlignment w:val="top"/>
    </w:pPr>
    <w:rPr>
      <w:rFonts w:eastAsia="Times New Roman" w:cs="Times New Roman"/>
      <w:color w:val="FFFFFF"/>
      <w:sz w:val="17"/>
      <w:szCs w:val="17"/>
    </w:rPr>
  </w:style>
  <w:style w:type="paragraph" w:customStyle="1" w:styleId="rss1">
    <w:name w:val="rss1"/>
    <w:basedOn w:val="Normal"/>
    <w:rsid w:val="00C80421"/>
    <w:pPr>
      <w:shd w:val="clear" w:color="auto" w:fill="FF8C00"/>
      <w:spacing w:before="100" w:beforeAutospacing="1" w:after="210" w:line="240" w:lineRule="auto"/>
      <w:textAlignment w:val="top"/>
    </w:pPr>
    <w:rPr>
      <w:rFonts w:eastAsia="Times New Roman" w:cs="Times New Roman"/>
      <w:color w:val="FFFFFF"/>
      <w:sz w:val="17"/>
      <w:szCs w:val="17"/>
    </w:rPr>
  </w:style>
  <w:style w:type="paragraph" w:customStyle="1" w:styleId="calendar1">
    <w:name w:val="calendar1"/>
    <w:basedOn w:val="Normal"/>
    <w:rsid w:val="00C80421"/>
    <w:pPr>
      <w:shd w:val="clear" w:color="auto" w:fill="929496"/>
      <w:spacing w:before="100" w:beforeAutospacing="1" w:after="210" w:line="240" w:lineRule="auto"/>
      <w:ind w:left="450"/>
    </w:pPr>
    <w:rPr>
      <w:rFonts w:eastAsia="Times New Roman" w:cs="Times New Roman"/>
      <w:sz w:val="24"/>
      <w:szCs w:val="24"/>
    </w:rPr>
  </w:style>
  <w:style w:type="paragraph" w:customStyle="1" w:styleId="live-chat1">
    <w:name w:val="live-chat1"/>
    <w:basedOn w:val="Normal"/>
    <w:rsid w:val="00C80421"/>
    <w:pPr>
      <w:spacing w:before="100" w:beforeAutospacing="1" w:after="210" w:line="240" w:lineRule="auto"/>
      <w:ind w:left="450"/>
    </w:pPr>
    <w:rPr>
      <w:rFonts w:eastAsia="Times New Roman" w:cs="Times New Roman"/>
      <w:sz w:val="24"/>
      <w:szCs w:val="24"/>
    </w:rPr>
  </w:style>
  <w:style w:type="paragraph" w:customStyle="1" w:styleId="thumbnail9">
    <w:name w:val="thumbnail9"/>
    <w:basedOn w:val="Normal"/>
    <w:rsid w:val="00C80421"/>
    <w:pPr>
      <w:spacing w:before="100" w:beforeAutospacing="1" w:after="210" w:line="240" w:lineRule="auto"/>
    </w:pPr>
    <w:rPr>
      <w:rFonts w:eastAsia="Times New Roman" w:cs="Times New Roman"/>
      <w:sz w:val="24"/>
      <w:szCs w:val="24"/>
    </w:rPr>
  </w:style>
  <w:style w:type="paragraph" w:customStyle="1" w:styleId="related-content1">
    <w:name w:val="related-content1"/>
    <w:basedOn w:val="Normal"/>
    <w:rsid w:val="00C80421"/>
    <w:pPr>
      <w:pBdr>
        <w:left w:val="single" w:sz="6" w:space="15" w:color="CCCCCC"/>
      </w:pBdr>
      <w:spacing w:before="270" w:after="210" w:line="240" w:lineRule="auto"/>
    </w:pPr>
    <w:rPr>
      <w:rFonts w:eastAsia="Times New Roman" w:cs="Times New Roman"/>
      <w:sz w:val="24"/>
      <w:szCs w:val="24"/>
    </w:rPr>
  </w:style>
  <w:style w:type="paragraph" w:customStyle="1" w:styleId="wa-linklist2">
    <w:name w:val="wa-linklist2"/>
    <w:basedOn w:val="Normal"/>
    <w:rsid w:val="00C80421"/>
    <w:pPr>
      <w:spacing w:line="240" w:lineRule="auto"/>
    </w:pPr>
    <w:rPr>
      <w:rFonts w:eastAsia="Times New Roman" w:cs="Times New Roman"/>
      <w:sz w:val="24"/>
      <w:szCs w:val="24"/>
    </w:rPr>
  </w:style>
  <w:style w:type="paragraph" w:customStyle="1" w:styleId="iframe-wrapper1">
    <w:name w:val="iframe-wrapper1"/>
    <w:basedOn w:val="Normal"/>
    <w:rsid w:val="00C80421"/>
    <w:pPr>
      <w:spacing w:before="100" w:beforeAutospacing="1" w:after="210" w:line="240" w:lineRule="auto"/>
    </w:pPr>
    <w:rPr>
      <w:rFonts w:eastAsia="Times New Roman" w:cs="Times New Roman"/>
      <w:vanish/>
      <w:sz w:val="24"/>
      <w:szCs w:val="24"/>
    </w:rPr>
  </w:style>
  <w:style w:type="paragraph" w:customStyle="1" w:styleId="thumbnail-meta1">
    <w:name w:val="thumbnail-meta1"/>
    <w:basedOn w:val="Normal"/>
    <w:rsid w:val="00C80421"/>
    <w:pPr>
      <w:shd w:val="clear" w:color="auto" w:fill="181818"/>
      <w:spacing w:before="100" w:beforeAutospacing="1" w:after="210" w:line="240" w:lineRule="auto"/>
    </w:pPr>
    <w:rPr>
      <w:rFonts w:eastAsia="Times New Roman" w:cs="Times New Roman"/>
      <w:color w:val="FFFFFF"/>
      <w:sz w:val="24"/>
      <w:szCs w:val="24"/>
    </w:rPr>
  </w:style>
  <w:style w:type="paragraph" w:customStyle="1" w:styleId="divvideopublishdate5">
    <w:name w:val="divvideopublishdate5"/>
    <w:basedOn w:val="Normal"/>
    <w:rsid w:val="00C80421"/>
    <w:pPr>
      <w:spacing w:before="100" w:beforeAutospacing="1" w:after="210" w:line="240" w:lineRule="auto"/>
      <w:ind w:left="3750"/>
    </w:pPr>
    <w:rPr>
      <w:rFonts w:eastAsia="Times New Roman" w:cs="Times New Roman"/>
      <w:sz w:val="24"/>
      <w:szCs w:val="24"/>
    </w:rPr>
  </w:style>
  <w:style w:type="paragraph" w:customStyle="1" w:styleId="divvideolength6">
    <w:name w:val="divvideolength6"/>
    <w:basedOn w:val="Normal"/>
    <w:rsid w:val="00C80421"/>
    <w:pPr>
      <w:spacing w:before="100" w:beforeAutospacing="1" w:after="210" w:line="240" w:lineRule="auto"/>
      <w:ind w:left="750"/>
    </w:pPr>
    <w:rPr>
      <w:rFonts w:eastAsia="Times New Roman" w:cs="Times New Roman"/>
      <w:sz w:val="24"/>
      <w:szCs w:val="24"/>
    </w:rPr>
  </w:style>
  <w:style w:type="paragraph" w:customStyle="1" w:styleId="meta1">
    <w:name w:val="meta1"/>
    <w:basedOn w:val="Normal"/>
    <w:rsid w:val="00C80421"/>
    <w:pPr>
      <w:spacing w:before="315" w:after="210" w:line="240" w:lineRule="auto"/>
      <w:ind w:left="75"/>
    </w:pPr>
    <w:rPr>
      <w:rFonts w:eastAsia="Times New Roman" w:cs="Times New Roman"/>
      <w:sz w:val="24"/>
      <w:szCs w:val="24"/>
    </w:rPr>
  </w:style>
  <w:style w:type="paragraph" w:customStyle="1" w:styleId="metaspan1">
    <w:name w:val="meta&gt;span1"/>
    <w:basedOn w:val="Normal"/>
    <w:rsid w:val="00C80421"/>
    <w:pPr>
      <w:spacing w:before="100" w:beforeAutospacing="1" w:after="210" w:line="240" w:lineRule="auto"/>
    </w:pPr>
    <w:rPr>
      <w:rFonts w:eastAsia="Times New Roman" w:cs="Times New Roman"/>
      <w:sz w:val="32"/>
      <w:szCs w:val="32"/>
    </w:rPr>
  </w:style>
  <w:style w:type="paragraph" w:customStyle="1" w:styleId="social-buttonsiframe2">
    <w:name w:val="social-buttons&gt;iframe2"/>
    <w:basedOn w:val="Normal"/>
    <w:rsid w:val="00C80421"/>
    <w:pPr>
      <w:spacing w:before="100" w:beforeAutospacing="1" w:after="210" w:line="240" w:lineRule="auto"/>
      <w:ind w:left="450"/>
    </w:pPr>
    <w:rPr>
      <w:rFonts w:eastAsia="Times New Roman" w:cs="Times New Roman"/>
      <w:sz w:val="24"/>
      <w:szCs w:val="24"/>
    </w:rPr>
  </w:style>
  <w:style w:type="paragraph" w:customStyle="1" w:styleId="teaser1">
    <w:name w:val="teaser1"/>
    <w:basedOn w:val="Normal"/>
    <w:rsid w:val="00C80421"/>
    <w:pPr>
      <w:spacing w:before="100" w:beforeAutospacing="1" w:after="405" w:line="240" w:lineRule="auto"/>
    </w:pPr>
    <w:rPr>
      <w:rFonts w:eastAsia="Times New Roman" w:cs="Times New Roman"/>
      <w:sz w:val="24"/>
      <w:szCs w:val="24"/>
    </w:rPr>
  </w:style>
  <w:style w:type="paragraph" w:customStyle="1" w:styleId="tab-panel1">
    <w:name w:val="tab-panel1"/>
    <w:basedOn w:val="Normal"/>
    <w:rsid w:val="00C80421"/>
    <w:pPr>
      <w:shd w:val="clear" w:color="auto" w:fill="28A8E0"/>
      <w:spacing w:before="100" w:beforeAutospacing="1" w:after="210" w:line="240" w:lineRule="auto"/>
    </w:pPr>
    <w:rPr>
      <w:rFonts w:eastAsia="Times New Roman" w:cs="Times New Roman"/>
      <w:color w:val="FFFFFF"/>
      <w:sz w:val="24"/>
      <w:szCs w:val="24"/>
    </w:rPr>
  </w:style>
  <w:style w:type="paragraph" w:customStyle="1" w:styleId="service-picker1">
    <w:name w:val="service-picker1"/>
    <w:basedOn w:val="Normal"/>
    <w:rsid w:val="00C80421"/>
    <w:pPr>
      <w:spacing w:before="100" w:beforeAutospacing="1" w:after="210" w:line="240" w:lineRule="auto"/>
    </w:pPr>
    <w:rPr>
      <w:rFonts w:eastAsia="Times New Roman" w:cs="Times New Roman"/>
      <w:sz w:val="24"/>
      <w:szCs w:val="24"/>
    </w:rPr>
  </w:style>
  <w:style w:type="paragraph" w:customStyle="1" w:styleId="wa-checkboxlist2">
    <w:name w:val="wa-checkboxlist2"/>
    <w:basedOn w:val="Normal"/>
    <w:rsid w:val="00C80421"/>
    <w:pPr>
      <w:spacing w:line="240" w:lineRule="auto"/>
      <w:ind w:left="244"/>
      <w:textAlignment w:val="top"/>
    </w:pPr>
    <w:rPr>
      <w:rFonts w:eastAsia="Times New Roman" w:cs="Times New Roman"/>
      <w:vanish/>
      <w:color w:val="FFFFFF"/>
      <w:sz w:val="24"/>
      <w:szCs w:val="24"/>
    </w:rPr>
  </w:style>
  <w:style w:type="paragraph" w:customStyle="1" w:styleId="compute1">
    <w:name w:val="compute1"/>
    <w:basedOn w:val="Normal"/>
    <w:rsid w:val="00C80421"/>
    <w:pPr>
      <w:spacing w:before="100" w:beforeAutospacing="1" w:after="210" w:line="240" w:lineRule="auto"/>
    </w:pPr>
    <w:rPr>
      <w:rFonts w:eastAsia="Times New Roman" w:cs="Times New Roman"/>
      <w:sz w:val="24"/>
      <w:szCs w:val="24"/>
    </w:rPr>
  </w:style>
  <w:style w:type="paragraph" w:customStyle="1" w:styleId="service-pickerp1">
    <w:name w:val="service-picker&gt;p1"/>
    <w:basedOn w:val="Normal"/>
    <w:rsid w:val="00C80421"/>
    <w:pPr>
      <w:spacing w:before="100" w:beforeAutospacing="1" w:after="525" w:line="240" w:lineRule="auto"/>
    </w:pPr>
    <w:rPr>
      <w:rFonts w:eastAsia="Times New Roman" w:cs="Times New Roman"/>
      <w:vanish/>
      <w:sz w:val="24"/>
      <w:szCs w:val="24"/>
    </w:rPr>
  </w:style>
  <w:style w:type="paragraph" w:customStyle="1" w:styleId="search1">
    <w:name w:val="search1"/>
    <w:basedOn w:val="Normal"/>
    <w:rsid w:val="00C80421"/>
    <w:pPr>
      <w:spacing w:before="100" w:beforeAutospacing="1" w:after="210" w:line="240" w:lineRule="auto"/>
    </w:pPr>
    <w:rPr>
      <w:rFonts w:eastAsia="Times New Roman" w:cs="Times New Roman"/>
      <w:sz w:val="24"/>
      <w:szCs w:val="24"/>
    </w:rPr>
  </w:style>
  <w:style w:type="paragraph" w:customStyle="1" w:styleId="search-button3">
    <w:name w:val="search-button3"/>
    <w:basedOn w:val="Normal"/>
    <w:rsid w:val="00C80421"/>
    <w:pPr>
      <w:shd w:val="clear" w:color="auto" w:fill="FFFFFF"/>
      <w:spacing w:before="100" w:beforeAutospacing="1" w:after="210" w:line="240" w:lineRule="auto"/>
    </w:pPr>
    <w:rPr>
      <w:rFonts w:eastAsia="Times New Roman" w:cs="Times New Roman"/>
      <w:sz w:val="24"/>
      <w:szCs w:val="24"/>
    </w:rPr>
  </w:style>
  <w:style w:type="paragraph" w:customStyle="1" w:styleId="solution-picker1">
    <w:name w:val="solution-picker1"/>
    <w:basedOn w:val="Normal"/>
    <w:rsid w:val="00C80421"/>
    <w:pPr>
      <w:spacing w:before="100" w:beforeAutospacing="1" w:after="210" w:line="240" w:lineRule="auto"/>
    </w:pPr>
    <w:rPr>
      <w:rFonts w:eastAsia="Times New Roman" w:cs="Times New Roman"/>
      <w:vanish/>
      <w:sz w:val="24"/>
      <w:szCs w:val="24"/>
    </w:rPr>
  </w:style>
  <w:style w:type="paragraph" w:customStyle="1" w:styleId="video14">
    <w:name w:val="video14"/>
    <w:basedOn w:val="Normal"/>
    <w:rsid w:val="00C80421"/>
    <w:pPr>
      <w:spacing w:before="465" w:after="465" w:line="240" w:lineRule="auto"/>
    </w:pPr>
    <w:rPr>
      <w:rFonts w:eastAsia="Times New Roman" w:cs="Times New Roman"/>
      <w:sz w:val="24"/>
      <w:szCs w:val="24"/>
    </w:rPr>
  </w:style>
  <w:style w:type="paragraph" w:customStyle="1" w:styleId="videodiv1">
    <w:name w:val="video&gt;div1"/>
    <w:basedOn w:val="Normal"/>
    <w:rsid w:val="00C80421"/>
    <w:pPr>
      <w:spacing w:before="100" w:beforeAutospacing="1" w:after="210" w:line="240" w:lineRule="auto"/>
      <w:textAlignment w:val="top"/>
    </w:pPr>
    <w:rPr>
      <w:rFonts w:eastAsia="Times New Roman" w:cs="Times New Roman"/>
      <w:sz w:val="24"/>
      <w:szCs w:val="24"/>
    </w:rPr>
  </w:style>
  <w:style w:type="paragraph" w:customStyle="1" w:styleId="thumbnail10">
    <w:name w:val="thumbnail10"/>
    <w:basedOn w:val="Normal"/>
    <w:rsid w:val="00C80421"/>
    <w:pPr>
      <w:shd w:val="clear" w:color="auto" w:fill="000000"/>
      <w:spacing w:before="100" w:beforeAutospacing="1" w:after="210" w:line="240" w:lineRule="auto"/>
    </w:pPr>
    <w:rPr>
      <w:rFonts w:eastAsia="Times New Roman" w:cs="Times New Roman"/>
      <w:sz w:val="24"/>
      <w:szCs w:val="24"/>
    </w:rPr>
  </w:style>
  <w:style w:type="character" w:customStyle="1" w:styleId="play-btn17">
    <w:name w:val="play-btn17"/>
    <w:basedOn w:val="DefaultParagraphFont"/>
    <w:rsid w:val="00C80421"/>
  </w:style>
  <w:style w:type="paragraph" w:customStyle="1" w:styleId="thumbnail-meta2">
    <w:name w:val="thumbnail-meta2"/>
    <w:basedOn w:val="Normal"/>
    <w:rsid w:val="00C80421"/>
    <w:pPr>
      <w:shd w:val="clear" w:color="auto" w:fill="181818"/>
      <w:spacing w:before="100" w:beforeAutospacing="1" w:after="210" w:line="240" w:lineRule="auto"/>
    </w:pPr>
    <w:rPr>
      <w:rFonts w:eastAsia="Times New Roman" w:cs="Times New Roman"/>
      <w:color w:val="FFFFFF"/>
      <w:sz w:val="20"/>
      <w:szCs w:val="20"/>
    </w:rPr>
  </w:style>
  <w:style w:type="paragraph" w:customStyle="1" w:styleId="meta2">
    <w:name w:val="meta2"/>
    <w:basedOn w:val="Normal"/>
    <w:rsid w:val="00C80421"/>
    <w:pPr>
      <w:spacing w:before="100" w:beforeAutospacing="1" w:after="210" w:line="240" w:lineRule="auto"/>
    </w:pPr>
    <w:rPr>
      <w:rFonts w:eastAsia="Times New Roman" w:cs="Times New Roman"/>
      <w:sz w:val="24"/>
      <w:szCs w:val="24"/>
    </w:rPr>
  </w:style>
  <w:style w:type="paragraph" w:customStyle="1" w:styleId="divvideotitle5">
    <w:name w:val="divvideotitle5"/>
    <w:basedOn w:val="Normal"/>
    <w:rsid w:val="00C80421"/>
    <w:pPr>
      <w:spacing w:after="150" w:line="240" w:lineRule="auto"/>
    </w:pPr>
    <w:rPr>
      <w:rFonts w:eastAsia="Times New Roman" w:cs="Times New Roman"/>
      <w:sz w:val="27"/>
      <w:szCs w:val="27"/>
    </w:rPr>
  </w:style>
  <w:style w:type="paragraph" w:customStyle="1" w:styleId="divvideodescription4">
    <w:name w:val="divvideodescription4"/>
    <w:basedOn w:val="Normal"/>
    <w:rsid w:val="00C80421"/>
    <w:pPr>
      <w:spacing w:before="100" w:beforeAutospacing="1" w:after="210" w:line="270" w:lineRule="atLeast"/>
    </w:pPr>
    <w:rPr>
      <w:rFonts w:eastAsia="Times New Roman" w:cs="Times New Roman"/>
      <w:sz w:val="24"/>
      <w:szCs w:val="24"/>
    </w:rPr>
  </w:style>
  <w:style w:type="paragraph" w:customStyle="1" w:styleId="service-label1">
    <w:name w:val="service-label1"/>
    <w:basedOn w:val="Normal"/>
    <w:rsid w:val="00C80421"/>
    <w:pPr>
      <w:spacing w:before="100" w:beforeAutospacing="1" w:after="210" w:line="240" w:lineRule="auto"/>
      <w:ind w:right="225"/>
    </w:pPr>
    <w:rPr>
      <w:rFonts w:eastAsia="Times New Roman" w:cs="Times New Roman"/>
      <w:b/>
      <w:bCs/>
      <w:sz w:val="24"/>
      <w:szCs w:val="24"/>
    </w:rPr>
  </w:style>
  <w:style w:type="paragraph" w:customStyle="1" w:styleId="hero16">
    <w:name w:val="hero16"/>
    <w:basedOn w:val="Normal"/>
    <w:rsid w:val="00C80421"/>
    <w:pPr>
      <w:shd w:val="clear" w:color="auto" w:fill="0070B8"/>
      <w:spacing w:before="100" w:beforeAutospacing="1" w:after="210" w:line="240" w:lineRule="auto"/>
    </w:pPr>
    <w:rPr>
      <w:rFonts w:eastAsia="Times New Roman" w:cs="Times New Roman"/>
      <w:sz w:val="24"/>
      <w:szCs w:val="24"/>
    </w:rPr>
  </w:style>
  <w:style w:type="paragraph" w:customStyle="1" w:styleId="content-blocks-four2">
    <w:name w:val="content-blocks-four2"/>
    <w:basedOn w:val="Normal"/>
    <w:rsid w:val="00C80421"/>
    <w:pPr>
      <w:spacing w:before="540" w:line="240" w:lineRule="auto"/>
      <w:ind w:left="-90" w:right="-90"/>
    </w:pPr>
    <w:rPr>
      <w:rFonts w:eastAsia="Times New Roman" w:cs="Times New Roman"/>
      <w:sz w:val="24"/>
      <w:szCs w:val="24"/>
    </w:rPr>
  </w:style>
  <w:style w:type="paragraph" w:customStyle="1" w:styleId="block5">
    <w:name w:val="block5"/>
    <w:basedOn w:val="Normal"/>
    <w:rsid w:val="00C80421"/>
    <w:pPr>
      <w:spacing w:after="180" w:line="240" w:lineRule="auto"/>
      <w:ind w:left="90" w:right="90"/>
    </w:pPr>
    <w:rPr>
      <w:rFonts w:eastAsia="Times New Roman" w:cs="Times New Roman"/>
      <w:sz w:val="24"/>
      <w:szCs w:val="24"/>
    </w:rPr>
  </w:style>
  <w:style w:type="paragraph" w:customStyle="1" w:styleId="thumbnail11">
    <w:name w:val="thumbnail11"/>
    <w:basedOn w:val="Normal"/>
    <w:rsid w:val="00C80421"/>
    <w:pPr>
      <w:shd w:val="clear" w:color="auto" w:fill="EEEEEE"/>
      <w:spacing w:before="100" w:beforeAutospacing="1" w:after="210" w:line="240" w:lineRule="auto"/>
      <w:ind w:firstLine="22384"/>
    </w:pPr>
    <w:rPr>
      <w:rFonts w:eastAsia="Times New Roman" w:cs="Times New Roman"/>
      <w:sz w:val="24"/>
      <w:szCs w:val="24"/>
    </w:rPr>
  </w:style>
  <w:style w:type="paragraph" w:customStyle="1" w:styleId="play-btn18">
    <w:name w:val="play-btn18"/>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title100">
    <w:name w:val="title10"/>
    <w:basedOn w:val="Normal"/>
    <w:rsid w:val="00C80421"/>
    <w:pPr>
      <w:spacing w:before="210" w:line="240" w:lineRule="atLeast"/>
    </w:pPr>
    <w:rPr>
      <w:rFonts w:eastAsia="Times New Roman" w:cs="Times New Roman"/>
      <w:b/>
      <w:bCs/>
      <w:caps/>
      <w:color w:val="505050"/>
      <w:sz w:val="18"/>
      <w:szCs w:val="18"/>
    </w:rPr>
  </w:style>
  <w:style w:type="paragraph" w:customStyle="1" w:styleId="desc8">
    <w:name w:val="desc8"/>
    <w:basedOn w:val="Normal"/>
    <w:rsid w:val="00C80421"/>
    <w:pPr>
      <w:spacing w:after="60" w:line="270" w:lineRule="atLeast"/>
    </w:pPr>
    <w:rPr>
      <w:rFonts w:eastAsia="Times New Roman" w:cs="Times New Roman"/>
      <w:color w:val="505050"/>
      <w:szCs w:val="21"/>
    </w:rPr>
  </w:style>
  <w:style w:type="paragraph" w:customStyle="1" w:styleId="small9">
    <w:name w:val="small9"/>
    <w:basedOn w:val="Normal"/>
    <w:rsid w:val="00C80421"/>
    <w:pPr>
      <w:spacing w:before="100" w:beforeAutospacing="1" w:after="210" w:line="240" w:lineRule="auto"/>
    </w:pPr>
    <w:rPr>
      <w:rFonts w:eastAsia="Times New Roman" w:cs="Times New Roman"/>
      <w:sz w:val="18"/>
      <w:szCs w:val="18"/>
    </w:rPr>
  </w:style>
  <w:style w:type="paragraph" w:customStyle="1" w:styleId="hero17">
    <w:name w:val="hero17"/>
    <w:basedOn w:val="Normal"/>
    <w:rsid w:val="00C80421"/>
    <w:pPr>
      <w:spacing w:before="100" w:beforeAutospacing="1" w:after="210" w:line="240" w:lineRule="auto"/>
    </w:pPr>
    <w:rPr>
      <w:rFonts w:eastAsia="Times New Roman" w:cs="Times New Roman"/>
      <w:sz w:val="24"/>
      <w:szCs w:val="24"/>
    </w:rPr>
  </w:style>
  <w:style w:type="paragraph" w:customStyle="1" w:styleId="hero18">
    <w:name w:val="hero18"/>
    <w:basedOn w:val="Normal"/>
    <w:rsid w:val="00C80421"/>
    <w:pPr>
      <w:spacing w:before="100" w:beforeAutospacing="1" w:after="210" w:line="240" w:lineRule="auto"/>
    </w:pPr>
    <w:rPr>
      <w:rFonts w:eastAsia="Times New Roman" w:cs="Times New Roman"/>
      <w:sz w:val="24"/>
      <w:szCs w:val="24"/>
    </w:rPr>
  </w:style>
  <w:style w:type="paragraph" w:customStyle="1" w:styleId="step-11">
    <w:name w:val="step-11"/>
    <w:basedOn w:val="Normal"/>
    <w:rsid w:val="00C80421"/>
    <w:pPr>
      <w:spacing w:before="100" w:beforeAutospacing="1" w:after="210" w:line="240" w:lineRule="auto"/>
    </w:pPr>
    <w:rPr>
      <w:rFonts w:eastAsia="Times New Roman" w:cs="Times New Roman"/>
      <w:sz w:val="24"/>
      <w:szCs w:val="24"/>
    </w:rPr>
  </w:style>
  <w:style w:type="paragraph" w:customStyle="1" w:styleId="step-21">
    <w:name w:val="step-21"/>
    <w:basedOn w:val="Normal"/>
    <w:rsid w:val="00C80421"/>
    <w:pPr>
      <w:spacing w:before="100" w:beforeAutospacing="1" w:after="210" w:line="240" w:lineRule="auto"/>
    </w:pPr>
    <w:rPr>
      <w:rFonts w:eastAsia="Times New Roman" w:cs="Times New Roman"/>
      <w:sz w:val="24"/>
      <w:szCs w:val="24"/>
    </w:rPr>
  </w:style>
  <w:style w:type="paragraph" w:customStyle="1" w:styleId="step-31">
    <w:name w:val="step-31"/>
    <w:basedOn w:val="Normal"/>
    <w:rsid w:val="00C80421"/>
    <w:pPr>
      <w:spacing w:before="100" w:beforeAutospacing="1" w:after="210" w:line="240" w:lineRule="auto"/>
    </w:pPr>
    <w:rPr>
      <w:rFonts w:eastAsia="Times New Roman" w:cs="Times New Roman"/>
      <w:sz w:val="24"/>
      <w:szCs w:val="24"/>
    </w:rPr>
  </w:style>
  <w:style w:type="paragraph" w:customStyle="1" w:styleId="step-41">
    <w:name w:val="step-41"/>
    <w:basedOn w:val="Normal"/>
    <w:rsid w:val="00C80421"/>
    <w:pPr>
      <w:spacing w:before="100" w:beforeAutospacing="1" w:after="210" w:line="240" w:lineRule="auto"/>
    </w:pPr>
    <w:rPr>
      <w:rFonts w:eastAsia="Times New Roman" w:cs="Times New Roman"/>
      <w:sz w:val="24"/>
      <w:szCs w:val="24"/>
    </w:rPr>
  </w:style>
  <w:style w:type="paragraph" w:customStyle="1" w:styleId="step-51">
    <w:name w:val="step-51"/>
    <w:basedOn w:val="Normal"/>
    <w:rsid w:val="00C80421"/>
    <w:pPr>
      <w:spacing w:before="100" w:beforeAutospacing="1" w:after="210" w:line="240" w:lineRule="auto"/>
    </w:pPr>
    <w:rPr>
      <w:rFonts w:eastAsia="Times New Roman" w:cs="Times New Roman"/>
      <w:sz w:val="24"/>
      <w:szCs w:val="24"/>
    </w:rPr>
  </w:style>
  <w:style w:type="paragraph" w:customStyle="1" w:styleId="step-61">
    <w:name w:val="step-61"/>
    <w:basedOn w:val="Normal"/>
    <w:rsid w:val="00C80421"/>
    <w:pPr>
      <w:spacing w:before="100" w:beforeAutospacing="1" w:after="210" w:line="240" w:lineRule="auto"/>
    </w:pPr>
    <w:rPr>
      <w:rFonts w:eastAsia="Times New Roman" w:cs="Times New Roman"/>
      <w:sz w:val="24"/>
      <w:szCs w:val="24"/>
    </w:rPr>
  </w:style>
  <w:style w:type="paragraph" w:customStyle="1" w:styleId="img1">
    <w:name w:val="img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2">
    <w:name w:val="img2"/>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3">
    <w:name w:val="img3"/>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4">
    <w:name w:val="img4"/>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5">
    <w:name w:val="img5"/>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6">
    <w:name w:val="img6"/>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step-12">
    <w:name w:val="step-12"/>
    <w:basedOn w:val="Normal"/>
    <w:rsid w:val="00C80421"/>
    <w:pPr>
      <w:spacing w:before="100" w:beforeAutospacing="1" w:after="210" w:line="240" w:lineRule="auto"/>
    </w:pPr>
    <w:rPr>
      <w:rFonts w:eastAsia="Times New Roman" w:cs="Times New Roman"/>
      <w:sz w:val="24"/>
      <w:szCs w:val="24"/>
    </w:rPr>
  </w:style>
  <w:style w:type="paragraph" w:customStyle="1" w:styleId="step-22">
    <w:name w:val="step-22"/>
    <w:basedOn w:val="Normal"/>
    <w:rsid w:val="00C80421"/>
    <w:pPr>
      <w:spacing w:before="100" w:beforeAutospacing="1" w:after="210" w:line="240" w:lineRule="auto"/>
    </w:pPr>
    <w:rPr>
      <w:rFonts w:eastAsia="Times New Roman" w:cs="Times New Roman"/>
      <w:sz w:val="24"/>
      <w:szCs w:val="24"/>
    </w:rPr>
  </w:style>
  <w:style w:type="paragraph" w:customStyle="1" w:styleId="step-32">
    <w:name w:val="step-32"/>
    <w:basedOn w:val="Normal"/>
    <w:rsid w:val="00C80421"/>
    <w:pPr>
      <w:spacing w:before="100" w:beforeAutospacing="1" w:after="210" w:line="240" w:lineRule="auto"/>
    </w:pPr>
    <w:rPr>
      <w:rFonts w:eastAsia="Times New Roman" w:cs="Times New Roman"/>
      <w:sz w:val="24"/>
      <w:szCs w:val="24"/>
    </w:rPr>
  </w:style>
  <w:style w:type="paragraph" w:customStyle="1" w:styleId="step-42">
    <w:name w:val="step-42"/>
    <w:basedOn w:val="Normal"/>
    <w:rsid w:val="00C80421"/>
    <w:pPr>
      <w:spacing w:before="100" w:beforeAutospacing="1" w:after="210" w:line="240" w:lineRule="auto"/>
    </w:pPr>
    <w:rPr>
      <w:rFonts w:eastAsia="Times New Roman" w:cs="Times New Roman"/>
      <w:sz w:val="24"/>
      <w:szCs w:val="24"/>
    </w:rPr>
  </w:style>
  <w:style w:type="paragraph" w:customStyle="1" w:styleId="step-52">
    <w:name w:val="step-52"/>
    <w:basedOn w:val="Normal"/>
    <w:rsid w:val="00C80421"/>
    <w:pPr>
      <w:spacing w:before="100" w:beforeAutospacing="1" w:after="210" w:line="240" w:lineRule="auto"/>
    </w:pPr>
    <w:rPr>
      <w:rFonts w:eastAsia="Times New Roman" w:cs="Times New Roman"/>
      <w:sz w:val="24"/>
      <w:szCs w:val="24"/>
    </w:rPr>
  </w:style>
  <w:style w:type="paragraph" w:customStyle="1" w:styleId="step-62">
    <w:name w:val="step-62"/>
    <w:basedOn w:val="Normal"/>
    <w:rsid w:val="00C80421"/>
    <w:pPr>
      <w:spacing w:before="100" w:beforeAutospacing="1" w:after="210" w:line="240" w:lineRule="auto"/>
    </w:pPr>
    <w:rPr>
      <w:rFonts w:eastAsia="Times New Roman" w:cs="Times New Roman"/>
      <w:sz w:val="24"/>
      <w:szCs w:val="24"/>
    </w:rPr>
  </w:style>
  <w:style w:type="paragraph" w:customStyle="1" w:styleId="img7">
    <w:name w:val="img7"/>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8">
    <w:name w:val="img8"/>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9">
    <w:name w:val="img9"/>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10">
    <w:name w:val="img10"/>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11">
    <w:name w:val="img1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12">
    <w:name w:val="img12"/>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step-13">
    <w:name w:val="step-13"/>
    <w:basedOn w:val="Normal"/>
    <w:rsid w:val="00C80421"/>
    <w:pPr>
      <w:spacing w:before="100" w:beforeAutospacing="1" w:after="210" w:line="240" w:lineRule="auto"/>
    </w:pPr>
    <w:rPr>
      <w:rFonts w:eastAsia="Times New Roman" w:cs="Times New Roman"/>
      <w:sz w:val="24"/>
      <w:szCs w:val="24"/>
    </w:rPr>
  </w:style>
  <w:style w:type="paragraph" w:customStyle="1" w:styleId="step-23">
    <w:name w:val="step-23"/>
    <w:basedOn w:val="Normal"/>
    <w:rsid w:val="00C80421"/>
    <w:pPr>
      <w:spacing w:before="100" w:beforeAutospacing="1" w:after="210" w:line="240" w:lineRule="auto"/>
    </w:pPr>
    <w:rPr>
      <w:rFonts w:eastAsia="Times New Roman" w:cs="Times New Roman"/>
      <w:sz w:val="24"/>
      <w:szCs w:val="24"/>
    </w:rPr>
  </w:style>
  <w:style w:type="paragraph" w:customStyle="1" w:styleId="step-33">
    <w:name w:val="step-33"/>
    <w:basedOn w:val="Normal"/>
    <w:rsid w:val="00C80421"/>
    <w:pPr>
      <w:spacing w:before="100" w:beforeAutospacing="1" w:after="210" w:line="240" w:lineRule="auto"/>
    </w:pPr>
    <w:rPr>
      <w:rFonts w:eastAsia="Times New Roman" w:cs="Times New Roman"/>
      <w:sz w:val="24"/>
      <w:szCs w:val="24"/>
    </w:rPr>
  </w:style>
  <w:style w:type="paragraph" w:customStyle="1" w:styleId="step-43">
    <w:name w:val="step-43"/>
    <w:basedOn w:val="Normal"/>
    <w:rsid w:val="00C80421"/>
    <w:pPr>
      <w:spacing w:before="100" w:beforeAutospacing="1" w:after="210" w:line="240" w:lineRule="auto"/>
    </w:pPr>
    <w:rPr>
      <w:rFonts w:eastAsia="Times New Roman" w:cs="Times New Roman"/>
      <w:sz w:val="24"/>
      <w:szCs w:val="24"/>
    </w:rPr>
  </w:style>
  <w:style w:type="paragraph" w:customStyle="1" w:styleId="step-53">
    <w:name w:val="step-53"/>
    <w:basedOn w:val="Normal"/>
    <w:rsid w:val="00C80421"/>
    <w:pPr>
      <w:spacing w:before="100" w:beforeAutospacing="1" w:after="210" w:line="240" w:lineRule="auto"/>
    </w:pPr>
    <w:rPr>
      <w:rFonts w:eastAsia="Times New Roman" w:cs="Times New Roman"/>
      <w:sz w:val="24"/>
      <w:szCs w:val="24"/>
    </w:rPr>
  </w:style>
  <w:style w:type="paragraph" w:customStyle="1" w:styleId="step-63">
    <w:name w:val="step-63"/>
    <w:basedOn w:val="Normal"/>
    <w:rsid w:val="00C80421"/>
    <w:pPr>
      <w:spacing w:before="100" w:beforeAutospacing="1" w:after="210" w:line="240" w:lineRule="auto"/>
    </w:pPr>
    <w:rPr>
      <w:rFonts w:eastAsia="Times New Roman" w:cs="Times New Roman"/>
      <w:sz w:val="24"/>
      <w:szCs w:val="24"/>
    </w:rPr>
  </w:style>
  <w:style w:type="paragraph" w:customStyle="1" w:styleId="img13">
    <w:name w:val="img13"/>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14">
    <w:name w:val="img14"/>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15">
    <w:name w:val="img15"/>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16">
    <w:name w:val="img16"/>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17">
    <w:name w:val="img17"/>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img18">
    <w:name w:val="img18"/>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legend1">
    <w:name w:val="legend1"/>
    <w:basedOn w:val="Normal"/>
    <w:rsid w:val="00C80421"/>
    <w:pPr>
      <w:spacing w:line="375" w:lineRule="atLeast"/>
      <w:ind w:right="390"/>
    </w:pPr>
    <w:rPr>
      <w:rFonts w:eastAsia="Times New Roman" w:cs="Times New Roman"/>
      <w:vanish/>
      <w:sz w:val="24"/>
      <w:szCs w:val="24"/>
    </w:rPr>
  </w:style>
  <w:style w:type="paragraph" w:customStyle="1" w:styleId="default1">
    <w:name w:val="default1"/>
    <w:basedOn w:val="Normal"/>
    <w:rsid w:val="00C80421"/>
    <w:pPr>
      <w:spacing w:before="100" w:beforeAutospacing="1" w:after="210" w:line="240" w:lineRule="auto"/>
    </w:pPr>
    <w:rPr>
      <w:rFonts w:eastAsia="Times New Roman" w:cs="Times New Roman"/>
      <w:vanish/>
      <w:sz w:val="24"/>
      <w:szCs w:val="24"/>
    </w:rPr>
  </w:style>
  <w:style w:type="paragraph" w:customStyle="1" w:styleId="guide-stepsdiv1">
    <w:name w:val="guide-steps&gt;div1"/>
    <w:basedOn w:val="Normal"/>
    <w:rsid w:val="00C80421"/>
    <w:pPr>
      <w:spacing w:before="100" w:beforeAutospacing="1" w:after="210" w:line="240" w:lineRule="auto"/>
    </w:pPr>
    <w:rPr>
      <w:rFonts w:eastAsia="Times New Roman" w:cs="Times New Roman"/>
      <w:vanish/>
      <w:sz w:val="24"/>
      <w:szCs w:val="24"/>
    </w:rPr>
  </w:style>
  <w:style w:type="paragraph" w:customStyle="1" w:styleId="thumbnails1">
    <w:name w:val="thumbnails1"/>
    <w:basedOn w:val="Normal"/>
    <w:rsid w:val="00C80421"/>
    <w:pPr>
      <w:spacing w:before="100" w:beforeAutospacing="1" w:after="210" w:line="240" w:lineRule="auto"/>
    </w:pPr>
    <w:rPr>
      <w:rFonts w:eastAsia="Times New Roman" w:cs="Times New Roman"/>
      <w:sz w:val="24"/>
      <w:szCs w:val="24"/>
    </w:rPr>
  </w:style>
  <w:style w:type="paragraph" w:customStyle="1" w:styleId="img19">
    <w:name w:val="img19"/>
    <w:basedOn w:val="Normal"/>
    <w:rsid w:val="00C80421"/>
    <w:pPr>
      <w:spacing w:before="100" w:beforeAutospacing="1" w:after="210" w:line="240" w:lineRule="auto"/>
    </w:pPr>
    <w:rPr>
      <w:rFonts w:eastAsia="Times New Roman" w:cs="Times New Roman"/>
      <w:sz w:val="24"/>
      <w:szCs w:val="24"/>
    </w:rPr>
  </w:style>
  <w:style w:type="paragraph" w:customStyle="1" w:styleId="step-links1">
    <w:name w:val="step-links1"/>
    <w:basedOn w:val="Normal"/>
    <w:rsid w:val="00C80421"/>
    <w:pPr>
      <w:spacing w:after="210" w:line="240" w:lineRule="auto"/>
    </w:pPr>
    <w:rPr>
      <w:rFonts w:eastAsia="Times New Roman" w:cs="Times New Roman"/>
      <w:sz w:val="24"/>
      <w:szCs w:val="24"/>
    </w:rPr>
  </w:style>
  <w:style w:type="paragraph" w:customStyle="1" w:styleId="content1">
    <w:name w:val="content1"/>
    <w:basedOn w:val="Normal"/>
    <w:rsid w:val="00C80421"/>
    <w:pPr>
      <w:spacing w:before="100" w:beforeAutospacing="1" w:after="210" w:line="240" w:lineRule="auto"/>
    </w:pPr>
    <w:rPr>
      <w:rFonts w:eastAsia="Times New Roman" w:cs="Times New Roman"/>
      <w:sz w:val="24"/>
      <w:szCs w:val="24"/>
    </w:rPr>
  </w:style>
  <w:style w:type="paragraph" w:customStyle="1" w:styleId="previous1">
    <w:name w:val="previous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next1">
    <w:name w:val="next1"/>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view-all1">
    <w:name w:val="view-all1"/>
    <w:basedOn w:val="Normal"/>
    <w:rsid w:val="00C80421"/>
    <w:pPr>
      <w:spacing w:before="100" w:beforeAutospacing="1" w:after="210" w:line="240" w:lineRule="auto"/>
      <w:ind w:left="300"/>
    </w:pPr>
    <w:rPr>
      <w:rFonts w:eastAsia="Times New Roman" w:cs="Times New Roman"/>
      <w:color w:val="666666"/>
      <w:sz w:val="24"/>
      <w:szCs w:val="24"/>
    </w:rPr>
  </w:style>
  <w:style w:type="paragraph" w:customStyle="1" w:styleId="img20">
    <w:name w:val="img20"/>
    <w:basedOn w:val="Normal"/>
    <w:rsid w:val="00C80421"/>
    <w:pPr>
      <w:spacing w:before="100" w:beforeAutospacing="1" w:after="210" w:line="240" w:lineRule="auto"/>
      <w:ind w:firstLine="22384"/>
    </w:pPr>
    <w:rPr>
      <w:rFonts w:eastAsia="Times New Roman" w:cs="Times New Roman"/>
      <w:sz w:val="24"/>
      <w:szCs w:val="24"/>
    </w:rPr>
  </w:style>
  <w:style w:type="paragraph" w:customStyle="1" w:styleId="arrowlink9">
    <w:name w:val="arrowlink9"/>
    <w:basedOn w:val="Normal"/>
    <w:rsid w:val="00C80421"/>
    <w:pPr>
      <w:spacing w:before="100" w:beforeAutospacing="1" w:after="210" w:line="375" w:lineRule="atLeast"/>
    </w:pPr>
    <w:rPr>
      <w:rFonts w:eastAsia="Times New Roman" w:cs="Times New Roman"/>
      <w:color w:val="505050"/>
      <w:sz w:val="45"/>
      <w:szCs w:val="45"/>
    </w:rPr>
  </w:style>
  <w:style w:type="paragraph" w:customStyle="1" w:styleId="plus3">
    <w:name w:val="plus3"/>
    <w:basedOn w:val="Normal"/>
    <w:rsid w:val="00C80421"/>
    <w:pPr>
      <w:spacing w:before="100" w:beforeAutospacing="1" w:after="210" w:line="330" w:lineRule="atLeast"/>
    </w:pPr>
    <w:rPr>
      <w:rFonts w:eastAsia="Times New Roman" w:cs="Times New Roman"/>
      <w:sz w:val="24"/>
      <w:szCs w:val="24"/>
    </w:rPr>
  </w:style>
  <w:style w:type="paragraph" w:customStyle="1" w:styleId="question2">
    <w:name w:val="question2"/>
    <w:basedOn w:val="Normal"/>
    <w:rsid w:val="00C80421"/>
    <w:pPr>
      <w:spacing w:before="90" w:after="90" w:line="330" w:lineRule="atLeast"/>
    </w:pPr>
    <w:rPr>
      <w:rFonts w:eastAsia="Times New Roman" w:cs="Times New Roman"/>
      <w:b/>
      <w:bCs/>
      <w:color w:val="323232"/>
      <w:sz w:val="24"/>
      <w:szCs w:val="24"/>
    </w:rPr>
  </w:style>
  <w:style w:type="paragraph" w:customStyle="1" w:styleId="section-float-left9">
    <w:name w:val="section-float-left9"/>
    <w:basedOn w:val="Normal"/>
    <w:rsid w:val="00C80421"/>
    <w:pPr>
      <w:spacing w:before="100" w:beforeAutospacing="1" w:after="210" w:line="240" w:lineRule="auto"/>
    </w:pPr>
    <w:rPr>
      <w:rFonts w:eastAsia="Times New Roman" w:cs="Times New Roman"/>
      <w:sz w:val="24"/>
      <w:szCs w:val="24"/>
    </w:rPr>
  </w:style>
  <w:style w:type="paragraph" w:customStyle="1" w:styleId="section-float-right9">
    <w:name w:val="section-float-right9"/>
    <w:basedOn w:val="Normal"/>
    <w:rsid w:val="00C80421"/>
    <w:pPr>
      <w:spacing w:before="100" w:beforeAutospacing="1" w:after="210" w:line="240" w:lineRule="auto"/>
    </w:pPr>
    <w:rPr>
      <w:rFonts w:eastAsia="Times New Roman" w:cs="Times New Roman"/>
      <w:sz w:val="24"/>
      <w:szCs w:val="24"/>
    </w:rPr>
  </w:style>
  <w:style w:type="paragraph" w:customStyle="1" w:styleId="arrowbtn1">
    <w:name w:val="arrowbtn1"/>
    <w:basedOn w:val="Normal"/>
    <w:rsid w:val="00C80421"/>
    <w:pPr>
      <w:spacing w:before="450" w:after="210" w:line="240" w:lineRule="auto"/>
    </w:pPr>
    <w:rPr>
      <w:rFonts w:eastAsia="Times New Roman" w:cs="Times New Roman"/>
      <w:color w:val="FFFFFF"/>
      <w:sz w:val="45"/>
      <w:szCs w:val="45"/>
    </w:rPr>
  </w:style>
  <w:style w:type="paragraph" w:customStyle="1" w:styleId="slideshow-chunk2">
    <w:name w:val="slideshow-chunk2"/>
    <w:basedOn w:val="Normal"/>
    <w:rsid w:val="00C80421"/>
    <w:pPr>
      <w:spacing w:before="825" w:after="210" w:line="240" w:lineRule="auto"/>
    </w:pPr>
    <w:rPr>
      <w:rFonts w:eastAsia="Times New Roman" w:cs="Times New Roman"/>
      <w:sz w:val="24"/>
      <w:szCs w:val="24"/>
    </w:rPr>
  </w:style>
  <w:style w:type="paragraph" w:customStyle="1" w:styleId="slideshow-control1">
    <w:name w:val="slideshow-control1"/>
    <w:basedOn w:val="Normal"/>
    <w:rsid w:val="00C80421"/>
    <w:pPr>
      <w:spacing w:before="100" w:beforeAutospacing="1" w:after="210" w:line="240" w:lineRule="auto"/>
    </w:pPr>
    <w:rPr>
      <w:rFonts w:eastAsia="Times New Roman" w:cs="Times New Roman"/>
      <w:sz w:val="24"/>
      <w:szCs w:val="24"/>
    </w:rPr>
  </w:style>
  <w:style w:type="paragraph" w:customStyle="1" w:styleId="caption2">
    <w:name w:val="caption2"/>
    <w:basedOn w:val="Normal"/>
    <w:rsid w:val="00C80421"/>
    <w:pPr>
      <w:spacing w:before="100" w:beforeAutospacing="1" w:after="210" w:line="240" w:lineRule="auto"/>
      <w:jc w:val="center"/>
    </w:pPr>
    <w:rPr>
      <w:rFonts w:eastAsia="Times New Roman" w:cs="Times New Roman"/>
      <w:sz w:val="36"/>
      <w:szCs w:val="36"/>
    </w:rPr>
  </w:style>
  <w:style w:type="paragraph" w:customStyle="1" w:styleId="caption3">
    <w:name w:val="caption3"/>
    <w:basedOn w:val="Normal"/>
    <w:rsid w:val="00C80421"/>
    <w:pPr>
      <w:spacing w:before="100" w:beforeAutospacing="1" w:after="210" w:line="240" w:lineRule="auto"/>
      <w:jc w:val="center"/>
    </w:pPr>
    <w:rPr>
      <w:rFonts w:eastAsia="Times New Roman" w:cs="Times New Roman"/>
      <w:sz w:val="36"/>
      <w:szCs w:val="36"/>
    </w:rPr>
  </w:style>
  <w:style w:type="paragraph" w:customStyle="1" w:styleId="caption4">
    <w:name w:val="caption4"/>
    <w:basedOn w:val="Normal"/>
    <w:rsid w:val="00C80421"/>
    <w:pPr>
      <w:spacing w:before="100" w:beforeAutospacing="1" w:after="210" w:line="240" w:lineRule="auto"/>
      <w:jc w:val="center"/>
    </w:pPr>
    <w:rPr>
      <w:rFonts w:eastAsia="Times New Roman" w:cs="Times New Roman"/>
      <w:sz w:val="36"/>
      <w:szCs w:val="36"/>
    </w:rPr>
  </w:style>
  <w:style w:type="paragraph" w:customStyle="1" w:styleId="caption5">
    <w:name w:val="caption5"/>
    <w:basedOn w:val="Normal"/>
    <w:rsid w:val="00C80421"/>
    <w:pPr>
      <w:spacing w:before="100" w:beforeAutospacing="1" w:after="210" w:line="240" w:lineRule="auto"/>
      <w:jc w:val="center"/>
    </w:pPr>
    <w:rPr>
      <w:rFonts w:eastAsia="Times New Roman" w:cs="Times New Roman"/>
      <w:sz w:val="36"/>
      <w:szCs w:val="36"/>
    </w:rPr>
  </w:style>
  <w:style w:type="paragraph" w:customStyle="1" w:styleId="caption6">
    <w:name w:val="caption6"/>
    <w:basedOn w:val="Normal"/>
    <w:rsid w:val="00C80421"/>
    <w:pPr>
      <w:spacing w:before="100" w:beforeAutospacing="1" w:after="210" w:line="240" w:lineRule="auto"/>
      <w:jc w:val="center"/>
    </w:pPr>
    <w:rPr>
      <w:rFonts w:eastAsia="Times New Roman" w:cs="Times New Roman"/>
      <w:sz w:val="36"/>
      <w:szCs w:val="36"/>
    </w:rPr>
  </w:style>
  <w:style w:type="paragraph" w:customStyle="1" w:styleId="free-trial-ribbon11">
    <w:name w:val="free-trial-ribbon11"/>
    <w:basedOn w:val="Normal"/>
    <w:rsid w:val="00C80421"/>
    <w:pPr>
      <w:shd w:val="clear" w:color="auto" w:fill="00ABEC"/>
      <w:spacing w:line="240" w:lineRule="auto"/>
      <w:ind w:left="-1350" w:right="-1350"/>
    </w:pPr>
    <w:rPr>
      <w:rFonts w:eastAsia="Times New Roman" w:cs="Times New Roman"/>
      <w:color w:val="FFFFFF"/>
      <w:sz w:val="24"/>
      <w:szCs w:val="24"/>
    </w:rPr>
  </w:style>
  <w:style w:type="paragraph" w:customStyle="1" w:styleId="section-float-left10">
    <w:name w:val="section-float-left10"/>
    <w:basedOn w:val="Normal"/>
    <w:rsid w:val="00C80421"/>
    <w:pPr>
      <w:spacing w:before="100" w:beforeAutospacing="1" w:after="210" w:line="240" w:lineRule="auto"/>
    </w:pPr>
    <w:rPr>
      <w:rFonts w:eastAsia="Times New Roman" w:cs="Times New Roman"/>
      <w:sz w:val="24"/>
      <w:szCs w:val="24"/>
    </w:rPr>
  </w:style>
  <w:style w:type="paragraph" w:customStyle="1" w:styleId="arrowbtn2">
    <w:name w:val="arrowbtn2"/>
    <w:basedOn w:val="Normal"/>
    <w:rsid w:val="00C80421"/>
    <w:pPr>
      <w:spacing w:before="150" w:after="120" w:line="240" w:lineRule="auto"/>
    </w:pPr>
    <w:rPr>
      <w:rFonts w:eastAsia="Times New Roman" w:cs="Times New Roman"/>
      <w:color w:val="FFFFFF"/>
      <w:sz w:val="45"/>
      <w:szCs w:val="45"/>
    </w:rPr>
  </w:style>
  <w:style w:type="paragraph" w:customStyle="1" w:styleId="section-float-left11">
    <w:name w:val="section-float-left11"/>
    <w:basedOn w:val="Normal"/>
    <w:rsid w:val="00C80421"/>
    <w:pPr>
      <w:spacing w:before="100" w:beforeAutospacing="1" w:after="210" w:line="240" w:lineRule="auto"/>
    </w:pPr>
    <w:rPr>
      <w:rFonts w:eastAsia="Times New Roman" w:cs="Times New Roman"/>
      <w:sz w:val="24"/>
      <w:szCs w:val="24"/>
    </w:rPr>
  </w:style>
  <w:style w:type="paragraph" w:customStyle="1" w:styleId="section-float-right10">
    <w:name w:val="section-float-right10"/>
    <w:basedOn w:val="Normal"/>
    <w:rsid w:val="00C80421"/>
    <w:pPr>
      <w:spacing w:before="100" w:beforeAutospacing="1" w:after="210" w:line="240" w:lineRule="auto"/>
    </w:pPr>
    <w:rPr>
      <w:rFonts w:eastAsia="Times New Roman" w:cs="Times New Roman"/>
      <w:sz w:val="24"/>
      <w:szCs w:val="24"/>
    </w:rPr>
  </w:style>
  <w:style w:type="paragraph" w:customStyle="1" w:styleId="section-boxes3">
    <w:name w:val="section-boxes3"/>
    <w:basedOn w:val="Normal"/>
    <w:rsid w:val="00C80421"/>
    <w:pPr>
      <w:spacing w:line="270" w:lineRule="atLeast"/>
      <w:ind w:left="-135" w:right="-135"/>
    </w:pPr>
    <w:rPr>
      <w:rFonts w:eastAsia="Times New Roman" w:cs="Times New Roman"/>
      <w:sz w:val="18"/>
      <w:szCs w:val="18"/>
    </w:rPr>
  </w:style>
  <w:style w:type="paragraph" w:customStyle="1" w:styleId="box3">
    <w:name w:val="box3"/>
    <w:basedOn w:val="Normal"/>
    <w:rsid w:val="00C80421"/>
    <w:pPr>
      <w:spacing w:line="240" w:lineRule="auto"/>
      <w:ind w:left="135" w:right="135"/>
    </w:pPr>
    <w:rPr>
      <w:rFonts w:eastAsia="Times New Roman" w:cs="Times New Roman"/>
      <w:sz w:val="24"/>
      <w:szCs w:val="24"/>
    </w:rPr>
  </w:style>
  <w:style w:type="paragraph" w:customStyle="1" w:styleId="section-float-right11">
    <w:name w:val="section-float-right11"/>
    <w:basedOn w:val="Normal"/>
    <w:rsid w:val="00C80421"/>
    <w:pPr>
      <w:spacing w:before="100" w:beforeAutospacing="1" w:after="210" w:line="240" w:lineRule="auto"/>
    </w:pPr>
    <w:rPr>
      <w:rFonts w:eastAsia="Times New Roman" w:cs="Times New Roman"/>
      <w:sz w:val="24"/>
      <w:szCs w:val="24"/>
    </w:rPr>
  </w:style>
  <w:style w:type="paragraph" w:customStyle="1" w:styleId="slideshow-chunk3">
    <w:name w:val="slideshow-chunk3"/>
    <w:basedOn w:val="Normal"/>
    <w:rsid w:val="00C80421"/>
    <w:pPr>
      <w:spacing w:after="210" w:line="240" w:lineRule="auto"/>
    </w:pPr>
    <w:rPr>
      <w:rFonts w:eastAsia="Times New Roman" w:cs="Times New Roman"/>
      <w:sz w:val="24"/>
      <w:szCs w:val="24"/>
    </w:rPr>
  </w:style>
  <w:style w:type="paragraph" w:customStyle="1" w:styleId="section9">
    <w:name w:val="section9"/>
    <w:basedOn w:val="Normal"/>
    <w:rsid w:val="00C80421"/>
    <w:pPr>
      <w:spacing w:before="100" w:beforeAutospacing="1" w:after="210" w:line="240" w:lineRule="auto"/>
    </w:pPr>
    <w:rPr>
      <w:rFonts w:eastAsia="Times New Roman" w:cs="Times New Roman"/>
      <w:sz w:val="24"/>
      <w:szCs w:val="24"/>
    </w:rPr>
  </w:style>
  <w:style w:type="paragraph" w:customStyle="1" w:styleId="arrowbtn3">
    <w:name w:val="arrowbtn3"/>
    <w:basedOn w:val="Normal"/>
    <w:rsid w:val="00C80421"/>
    <w:pPr>
      <w:spacing w:after="150" w:line="240" w:lineRule="auto"/>
    </w:pPr>
    <w:rPr>
      <w:rFonts w:eastAsia="Times New Roman" w:cs="Times New Roman"/>
      <w:color w:val="FFFFFF"/>
      <w:sz w:val="45"/>
      <w:szCs w:val="45"/>
    </w:rPr>
  </w:style>
  <w:style w:type="paragraph" w:customStyle="1" w:styleId="section-boxes4">
    <w:name w:val="section-boxes4"/>
    <w:basedOn w:val="Normal"/>
    <w:rsid w:val="00C80421"/>
    <w:pPr>
      <w:spacing w:before="390" w:after="600" w:line="240" w:lineRule="auto"/>
      <w:ind w:left="-165" w:right="-165"/>
    </w:pPr>
    <w:rPr>
      <w:rFonts w:eastAsia="Times New Roman" w:cs="Times New Roman"/>
      <w:sz w:val="24"/>
      <w:szCs w:val="24"/>
    </w:rPr>
  </w:style>
  <w:style w:type="paragraph" w:customStyle="1" w:styleId="box4">
    <w:name w:val="box4"/>
    <w:basedOn w:val="Normal"/>
    <w:rsid w:val="00C80421"/>
    <w:pPr>
      <w:shd w:val="clear" w:color="auto" w:fill="000000"/>
      <w:spacing w:line="240" w:lineRule="auto"/>
      <w:ind w:left="165" w:right="165"/>
    </w:pPr>
    <w:rPr>
      <w:rFonts w:eastAsia="Times New Roman" w:cs="Times New Roman"/>
      <w:sz w:val="24"/>
      <w:szCs w:val="24"/>
    </w:rPr>
  </w:style>
  <w:style w:type="paragraph" w:customStyle="1" w:styleId="b11">
    <w:name w:val="b11"/>
    <w:basedOn w:val="Normal"/>
    <w:rsid w:val="00C80421"/>
    <w:pPr>
      <w:spacing w:before="100" w:beforeAutospacing="1" w:after="210" w:line="240" w:lineRule="auto"/>
    </w:pPr>
    <w:rPr>
      <w:rFonts w:eastAsia="Times New Roman" w:cs="Times New Roman"/>
      <w:sz w:val="24"/>
      <w:szCs w:val="24"/>
    </w:rPr>
  </w:style>
  <w:style w:type="paragraph" w:customStyle="1" w:styleId="b21">
    <w:name w:val="b21"/>
    <w:basedOn w:val="Normal"/>
    <w:rsid w:val="00C80421"/>
    <w:pPr>
      <w:spacing w:before="100" w:beforeAutospacing="1" w:after="210" w:line="240" w:lineRule="auto"/>
    </w:pPr>
    <w:rPr>
      <w:rFonts w:eastAsia="Times New Roman" w:cs="Times New Roman"/>
      <w:sz w:val="24"/>
      <w:szCs w:val="24"/>
    </w:rPr>
  </w:style>
  <w:style w:type="paragraph" w:customStyle="1" w:styleId="b31">
    <w:name w:val="b31"/>
    <w:basedOn w:val="Normal"/>
    <w:rsid w:val="00C80421"/>
    <w:pPr>
      <w:spacing w:before="100" w:beforeAutospacing="1" w:after="210" w:line="240" w:lineRule="auto"/>
    </w:pPr>
    <w:rPr>
      <w:rFonts w:eastAsia="Times New Roman" w:cs="Times New Roman"/>
      <w:sz w:val="24"/>
      <w:szCs w:val="24"/>
    </w:rPr>
  </w:style>
  <w:style w:type="paragraph" w:customStyle="1" w:styleId="article-link1">
    <w:name w:val="article-link1"/>
    <w:basedOn w:val="Normal"/>
    <w:rsid w:val="00C80421"/>
    <w:pPr>
      <w:spacing w:before="100" w:beforeAutospacing="1" w:after="30" w:line="240" w:lineRule="auto"/>
    </w:pPr>
    <w:rPr>
      <w:rFonts w:eastAsia="Times New Roman" w:cs="Times New Roman"/>
      <w:sz w:val="24"/>
      <w:szCs w:val="24"/>
    </w:rPr>
  </w:style>
  <w:style w:type="paragraph" w:customStyle="1" w:styleId="article-desc1">
    <w:name w:val="article-desc1"/>
    <w:basedOn w:val="Normal"/>
    <w:rsid w:val="00C80421"/>
    <w:pPr>
      <w:spacing w:before="30" w:after="210" w:line="240" w:lineRule="auto"/>
    </w:pPr>
    <w:rPr>
      <w:rFonts w:eastAsia="Times New Roman" w:cs="Times New Roman"/>
      <w:color w:val="999999"/>
      <w:szCs w:val="21"/>
    </w:rPr>
  </w:style>
  <w:style w:type="paragraph" w:customStyle="1" w:styleId="hero19">
    <w:name w:val="hero19"/>
    <w:basedOn w:val="Normal"/>
    <w:rsid w:val="00C80421"/>
    <w:pPr>
      <w:spacing w:before="100" w:beforeAutospacing="1" w:after="210" w:line="240" w:lineRule="auto"/>
    </w:pPr>
    <w:rPr>
      <w:rFonts w:eastAsia="Times New Roman" w:cs="Times New Roman"/>
      <w:color w:val="FFFFFF"/>
      <w:sz w:val="24"/>
      <w:szCs w:val="24"/>
    </w:rPr>
  </w:style>
  <w:style w:type="paragraph" w:customStyle="1" w:styleId="section-float-left12">
    <w:name w:val="section-float-left12"/>
    <w:basedOn w:val="Normal"/>
    <w:rsid w:val="00C80421"/>
    <w:pPr>
      <w:spacing w:before="100" w:beforeAutospacing="1" w:after="210" w:line="240" w:lineRule="auto"/>
    </w:pPr>
    <w:rPr>
      <w:rFonts w:eastAsia="Times New Roman" w:cs="Times New Roman"/>
      <w:sz w:val="24"/>
      <w:szCs w:val="24"/>
    </w:rPr>
  </w:style>
  <w:style w:type="paragraph" w:customStyle="1" w:styleId="section-float-right12">
    <w:name w:val="section-float-right12"/>
    <w:basedOn w:val="Normal"/>
    <w:rsid w:val="00C80421"/>
    <w:pPr>
      <w:spacing w:before="100" w:beforeAutospacing="1" w:after="210" w:line="240" w:lineRule="auto"/>
    </w:pPr>
    <w:rPr>
      <w:rFonts w:eastAsia="Times New Roman" w:cs="Times New Roman"/>
      <w:sz w:val="24"/>
      <w:szCs w:val="24"/>
    </w:rPr>
  </w:style>
  <w:style w:type="paragraph" w:customStyle="1" w:styleId="section-float-right13">
    <w:name w:val="section-float-right13"/>
    <w:basedOn w:val="Normal"/>
    <w:rsid w:val="00C80421"/>
    <w:pPr>
      <w:spacing w:before="100" w:beforeAutospacing="1" w:after="210" w:line="240" w:lineRule="auto"/>
    </w:pPr>
    <w:rPr>
      <w:rFonts w:eastAsia="Times New Roman" w:cs="Times New Roman"/>
      <w:sz w:val="24"/>
      <w:szCs w:val="24"/>
    </w:rPr>
  </w:style>
  <w:style w:type="paragraph" w:customStyle="1" w:styleId="section-float-left13">
    <w:name w:val="section-float-left13"/>
    <w:basedOn w:val="Normal"/>
    <w:rsid w:val="00C80421"/>
    <w:pPr>
      <w:spacing w:before="100" w:beforeAutospacing="1" w:after="210" w:line="240" w:lineRule="auto"/>
    </w:pPr>
    <w:rPr>
      <w:rFonts w:eastAsia="Times New Roman" w:cs="Times New Roman"/>
      <w:sz w:val="24"/>
      <w:szCs w:val="24"/>
    </w:rPr>
  </w:style>
  <w:style w:type="paragraph" w:customStyle="1" w:styleId="s41">
    <w:name w:val="s41"/>
    <w:basedOn w:val="Normal"/>
    <w:rsid w:val="00C80421"/>
    <w:pPr>
      <w:spacing w:before="100" w:beforeAutospacing="1" w:after="210" w:line="240" w:lineRule="auto"/>
    </w:pPr>
    <w:rPr>
      <w:rFonts w:eastAsia="Times New Roman" w:cs="Times New Roman"/>
      <w:sz w:val="24"/>
      <w:szCs w:val="24"/>
    </w:rPr>
  </w:style>
  <w:style w:type="paragraph" w:customStyle="1" w:styleId="s51">
    <w:name w:val="s51"/>
    <w:basedOn w:val="Normal"/>
    <w:rsid w:val="00C80421"/>
    <w:pPr>
      <w:spacing w:before="100" w:beforeAutospacing="1" w:after="210" w:line="240" w:lineRule="auto"/>
    </w:pPr>
    <w:rPr>
      <w:rFonts w:eastAsia="Times New Roman" w:cs="Times New Roman"/>
      <w:sz w:val="24"/>
      <w:szCs w:val="24"/>
    </w:rPr>
  </w:style>
  <w:style w:type="paragraph" w:customStyle="1" w:styleId="s61">
    <w:name w:val="s61"/>
    <w:basedOn w:val="Normal"/>
    <w:rsid w:val="00C80421"/>
    <w:pPr>
      <w:spacing w:before="100" w:beforeAutospacing="1" w:after="210" w:line="240" w:lineRule="auto"/>
    </w:pPr>
    <w:rPr>
      <w:rFonts w:eastAsia="Times New Roman" w:cs="Times New Roman"/>
      <w:sz w:val="24"/>
      <w:szCs w:val="24"/>
    </w:rPr>
  </w:style>
  <w:style w:type="paragraph" w:customStyle="1" w:styleId="wa-scriptcenter-controlcontainer1">
    <w:name w:val="wa-scriptcenter-controlcontainer1"/>
    <w:basedOn w:val="Normal"/>
    <w:rsid w:val="00C80421"/>
    <w:pPr>
      <w:pBdr>
        <w:bottom w:val="single" w:sz="6" w:space="11" w:color="CACACC"/>
      </w:pBdr>
      <w:spacing w:before="100" w:beforeAutospacing="1" w:after="750" w:line="240" w:lineRule="auto"/>
    </w:pPr>
    <w:rPr>
      <w:rFonts w:eastAsia="Times New Roman" w:cs="Times New Roman"/>
      <w:sz w:val="24"/>
      <w:szCs w:val="24"/>
    </w:rPr>
  </w:style>
  <w:style w:type="paragraph" w:customStyle="1" w:styleId="wa-scriptcenter-control1">
    <w:name w:val="wa-scriptcenter-control1"/>
    <w:basedOn w:val="Normal"/>
    <w:rsid w:val="00C80421"/>
    <w:pPr>
      <w:spacing w:before="100" w:beforeAutospacing="1" w:after="210" w:line="240" w:lineRule="auto"/>
      <w:ind w:left="450"/>
    </w:pPr>
    <w:rPr>
      <w:rFonts w:eastAsia="Times New Roman" w:cs="Times New Roman"/>
      <w:sz w:val="24"/>
      <w:szCs w:val="24"/>
    </w:rPr>
  </w:style>
  <w:style w:type="paragraph" w:customStyle="1" w:styleId="wa-scriptcenter-contentmain1">
    <w:name w:val="wa-scriptcenter-contentmain1"/>
    <w:basedOn w:val="Normal"/>
    <w:rsid w:val="00C80421"/>
    <w:pPr>
      <w:spacing w:before="100" w:beforeAutospacing="1" w:after="210" w:line="240" w:lineRule="auto"/>
    </w:pPr>
    <w:rPr>
      <w:rFonts w:eastAsia="Times New Roman" w:cs="Times New Roman"/>
      <w:sz w:val="24"/>
      <w:szCs w:val="24"/>
    </w:rPr>
  </w:style>
  <w:style w:type="paragraph" w:customStyle="1" w:styleId="wa-scriptcenter-contentaside1">
    <w:name w:val="wa-scriptcenter-contentaside1"/>
    <w:basedOn w:val="Normal"/>
    <w:rsid w:val="00C80421"/>
    <w:pPr>
      <w:spacing w:before="100" w:beforeAutospacing="1" w:after="210" w:line="240" w:lineRule="auto"/>
    </w:pPr>
    <w:rPr>
      <w:rFonts w:eastAsia="Times New Roman" w:cs="Times New Roman"/>
      <w:sz w:val="24"/>
      <w:szCs w:val="24"/>
    </w:rPr>
  </w:style>
  <w:style w:type="paragraph" w:customStyle="1" w:styleId="wa-scriptcenter-scriptcontainer1">
    <w:name w:val="wa-scriptcenter-scriptcontainer1"/>
    <w:basedOn w:val="Normal"/>
    <w:rsid w:val="00C80421"/>
    <w:pPr>
      <w:spacing w:before="100" w:beforeAutospacing="1" w:after="750" w:line="240" w:lineRule="auto"/>
    </w:pPr>
    <w:rPr>
      <w:rFonts w:eastAsia="Times New Roman" w:cs="Times New Roman"/>
      <w:sz w:val="24"/>
      <w:szCs w:val="24"/>
    </w:rPr>
  </w:style>
  <w:style w:type="paragraph" w:customStyle="1" w:styleId="wa-scriptcenter-script1">
    <w:name w:val="wa-scriptcenter-script1"/>
    <w:basedOn w:val="Normal"/>
    <w:rsid w:val="00C80421"/>
    <w:pPr>
      <w:spacing w:before="100" w:beforeAutospacing="1" w:after="300" w:line="240" w:lineRule="auto"/>
    </w:pPr>
    <w:rPr>
      <w:rFonts w:eastAsia="Times New Roman" w:cs="Times New Roman"/>
      <w:sz w:val="24"/>
      <w:szCs w:val="24"/>
    </w:rPr>
  </w:style>
  <w:style w:type="paragraph" w:customStyle="1" w:styleId="wa-scriptcenter-furtherreading1">
    <w:name w:val="wa-scriptcenter-furtherreading1"/>
    <w:basedOn w:val="Normal"/>
    <w:rsid w:val="00C80421"/>
    <w:pPr>
      <w:spacing w:line="240" w:lineRule="auto"/>
    </w:pPr>
    <w:rPr>
      <w:rFonts w:eastAsia="Times New Roman" w:cs="Times New Roman"/>
      <w:sz w:val="24"/>
      <w:szCs w:val="24"/>
    </w:rPr>
  </w:style>
  <w:style w:type="paragraph" w:customStyle="1" w:styleId="pagination2">
    <w:name w:val="pagination2"/>
    <w:basedOn w:val="Normal"/>
    <w:rsid w:val="00C80421"/>
    <w:pPr>
      <w:spacing w:after="750" w:line="240" w:lineRule="auto"/>
      <w:jc w:val="center"/>
    </w:pPr>
    <w:rPr>
      <w:rFonts w:eastAsia="Times New Roman" w:cs="Times New Roman"/>
      <w:sz w:val="24"/>
      <w:szCs w:val="24"/>
    </w:rPr>
  </w:style>
  <w:style w:type="paragraph" w:customStyle="1" w:styleId="wa-resourceblocks-header1">
    <w:name w:val="wa-resourceblocks-header1"/>
    <w:basedOn w:val="Normal"/>
    <w:rsid w:val="00C80421"/>
    <w:pPr>
      <w:spacing w:before="100" w:beforeAutospacing="1" w:after="150" w:line="360" w:lineRule="atLeast"/>
    </w:pPr>
    <w:rPr>
      <w:rFonts w:eastAsia="Times New Roman" w:cs="Times New Roman"/>
      <w:sz w:val="30"/>
      <w:szCs w:val="30"/>
    </w:rPr>
  </w:style>
  <w:style w:type="paragraph" w:customStyle="1" w:styleId="pricing-quick-links1">
    <w:name w:val="pricing-quick-links1"/>
    <w:basedOn w:val="Normal"/>
    <w:rsid w:val="00C80421"/>
    <w:pPr>
      <w:spacing w:before="100" w:beforeAutospacing="1" w:after="210" w:line="240" w:lineRule="auto"/>
      <w:ind w:left="750"/>
    </w:pPr>
    <w:rPr>
      <w:rFonts w:eastAsia="Times New Roman" w:cs="Times New Roman"/>
      <w:sz w:val="24"/>
      <w:szCs w:val="24"/>
    </w:rPr>
  </w:style>
  <w:style w:type="paragraph" w:customStyle="1" w:styleId="search-box2">
    <w:name w:val="search-box2"/>
    <w:basedOn w:val="Normal"/>
    <w:rsid w:val="00C80421"/>
    <w:pPr>
      <w:spacing w:before="100" w:beforeAutospacing="1" w:after="210" w:line="240" w:lineRule="auto"/>
    </w:pPr>
    <w:rPr>
      <w:rFonts w:eastAsia="Times New Roman" w:cs="Times New Roman"/>
      <w:sz w:val="24"/>
      <w:szCs w:val="24"/>
    </w:rPr>
  </w:style>
  <w:style w:type="paragraph" w:customStyle="1" w:styleId="slider-pricing-group6">
    <w:name w:val="slider-pricing-group6"/>
    <w:basedOn w:val="Normal"/>
    <w:rsid w:val="00C80421"/>
    <w:pPr>
      <w:spacing w:before="100" w:beforeAutospacing="1" w:after="210" w:line="240" w:lineRule="auto"/>
    </w:pPr>
    <w:rPr>
      <w:rFonts w:eastAsia="Times New Roman" w:cs="Times New Roman"/>
      <w:sz w:val="24"/>
      <w:szCs w:val="24"/>
    </w:rPr>
  </w:style>
  <w:style w:type="paragraph" w:customStyle="1" w:styleId="ui-slider-range4">
    <w:name w:val="ui-slider-range4"/>
    <w:basedOn w:val="Normal"/>
    <w:rsid w:val="00C80421"/>
    <w:pPr>
      <w:spacing w:before="100" w:beforeAutospacing="1" w:after="210" w:line="240" w:lineRule="auto"/>
    </w:pPr>
    <w:rPr>
      <w:rFonts w:eastAsia="Times New Roman" w:cs="Times New Roman"/>
      <w:sz w:val="24"/>
      <w:szCs w:val="24"/>
    </w:rPr>
  </w:style>
  <w:style w:type="paragraph" w:customStyle="1" w:styleId="wizard-style1">
    <w:name w:val="wizard-style1"/>
    <w:basedOn w:val="Normal"/>
    <w:rsid w:val="00C80421"/>
    <w:pPr>
      <w:spacing w:before="100" w:beforeAutospacing="1" w:after="210" w:line="240" w:lineRule="auto"/>
    </w:pPr>
    <w:rPr>
      <w:rFonts w:eastAsia="Times New Roman" w:cs="Times New Roman"/>
      <w:vanish/>
      <w:sz w:val="24"/>
      <w:szCs w:val="24"/>
    </w:rPr>
  </w:style>
  <w:style w:type="paragraph" w:customStyle="1" w:styleId="wizard-style2">
    <w:name w:val="wizard-style2"/>
    <w:basedOn w:val="Normal"/>
    <w:rsid w:val="00C80421"/>
    <w:pPr>
      <w:spacing w:before="100" w:beforeAutospacing="1" w:after="210" w:line="240" w:lineRule="auto"/>
    </w:pPr>
    <w:rPr>
      <w:rFonts w:eastAsia="Times New Roman" w:cs="Times New Roman"/>
      <w:vanish/>
      <w:sz w:val="24"/>
      <w:szCs w:val="24"/>
    </w:rPr>
  </w:style>
  <w:style w:type="paragraph" w:customStyle="1" w:styleId="dev-onpage-video-wrapper3">
    <w:name w:val="dev-onpage-video-wrapper3"/>
    <w:basedOn w:val="Normal"/>
    <w:rsid w:val="00C80421"/>
    <w:pPr>
      <w:spacing w:before="100" w:beforeAutospacing="1" w:after="210" w:line="240" w:lineRule="auto"/>
    </w:pPr>
    <w:rPr>
      <w:rFonts w:eastAsia="Times New Roman" w:cs="Times New Roman"/>
      <w:sz w:val="24"/>
      <w:szCs w:val="24"/>
    </w:rPr>
  </w:style>
  <w:style w:type="paragraph" w:customStyle="1" w:styleId="hero20">
    <w:name w:val="hero20"/>
    <w:basedOn w:val="Normal"/>
    <w:rsid w:val="00C80421"/>
    <w:pPr>
      <w:spacing w:before="2430" w:after="210" w:line="240" w:lineRule="auto"/>
    </w:pPr>
    <w:rPr>
      <w:rFonts w:eastAsia="Times New Roman" w:cs="Times New Roman"/>
      <w:sz w:val="24"/>
      <w:szCs w:val="24"/>
    </w:rPr>
  </w:style>
  <w:style w:type="paragraph" w:customStyle="1" w:styleId="pagination-ellipses1">
    <w:name w:val="pagination-ellipses1"/>
    <w:basedOn w:val="Normal"/>
    <w:rsid w:val="00C80421"/>
    <w:pPr>
      <w:spacing w:before="100" w:beforeAutospacing="1" w:after="210" w:line="405" w:lineRule="atLeast"/>
      <w:ind w:left="-45" w:right="-45"/>
      <w:jc w:val="center"/>
    </w:pPr>
    <w:rPr>
      <w:rFonts w:eastAsia="Times New Roman" w:cs="Times New Roman"/>
      <w:color w:val="CCCCCC"/>
      <w:sz w:val="36"/>
      <w:szCs w:val="36"/>
    </w:rPr>
  </w:style>
  <w:style w:type="paragraph" w:customStyle="1" w:styleId="pagination-prev1">
    <w:name w:val="pagination-prev1"/>
    <w:basedOn w:val="Normal"/>
    <w:rsid w:val="00C80421"/>
    <w:pPr>
      <w:spacing w:before="100" w:beforeAutospacing="1" w:after="210" w:line="240" w:lineRule="auto"/>
    </w:pPr>
    <w:rPr>
      <w:rFonts w:eastAsia="Times New Roman" w:cs="Times New Roman"/>
      <w:sz w:val="23"/>
      <w:szCs w:val="23"/>
    </w:rPr>
  </w:style>
  <w:style w:type="paragraph" w:customStyle="1" w:styleId="pagination-next1">
    <w:name w:val="pagination-next1"/>
    <w:basedOn w:val="Normal"/>
    <w:rsid w:val="00C80421"/>
    <w:pPr>
      <w:spacing w:before="100" w:beforeAutospacing="1" w:after="210" w:line="240" w:lineRule="auto"/>
    </w:pPr>
    <w:rPr>
      <w:rFonts w:eastAsia="Times New Roman" w:cs="Times New Roman"/>
      <w:sz w:val="23"/>
      <w:szCs w:val="23"/>
    </w:rPr>
  </w:style>
  <w:style w:type="paragraph" w:customStyle="1" w:styleId="disabled1">
    <w:name w:val="disabled1"/>
    <w:basedOn w:val="Normal"/>
    <w:rsid w:val="00C80421"/>
    <w:pPr>
      <w:spacing w:before="100" w:beforeAutospacing="1" w:after="210" w:line="240" w:lineRule="auto"/>
    </w:pPr>
    <w:rPr>
      <w:rFonts w:eastAsia="Times New Roman" w:cs="Times New Roman"/>
      <w:color w:val="333333"/>
      <w:sz w:val="24"/>
      <w:szCs w:val="24"/>
    </w:rPr>
  </w:style>
  <w:style w:type="paragraph" w:customStyle="1" w:styleId="list3">
    <w:name w:val="list3"/>
    <w:basedOn w:val="Normal"/>
    <w:rsid w:val="00C80421"/>
    <w:pPr>
      <w:shd w:val="clear" w:color="auto" w:fill="EAECEE"/>
      <w:spacing w:before="100" w:beforeAutospacing="1" w:after="210" w:line="240" w:lineRule="auto"/>
    </w:pPr>
    <w:rPr>
      <w:rFonts w:eastAsia="Times New Roman" w:cs="Times New Roman"/>
      <w:vanish/>
      <w:sz w:val="24"/>
      <w:szCs w:val="24"/>
    </w:rPr>
  </w:style>
  <w:style w:type="paragraph" w:customStyle="1" w:styleId="active3">
    <w:name w:val="active3"/>
    <w:basedOn w:val="Normal"/>
    <w:rsid w:val="00C80421"/>
    <w:pPr>
      <w:spacing w:before="100" w:beforeAutospacing="1" w:after="210" w:line="240" w:lineRule="auto"/>
    </w:pPr>
    <w:rPr>
      <w:rFonts w:eastAsia="Times New Roman" w:cs="Times New Roman"/>
      <w:color w:val="008FBF"/>
      <w:sz w:val="24"/>
      <w:szCs w:val="24"/>
    </w:rPr>
  </w:style>
  <w:style w:type="paragraph" w:styleId="z-TopofForm">
    <w:name w:val="HTML Top of Form"/>
    <w:basedOn w:val="Normal"/>
    <w:next w:val="Normal"/>
    <w:link w:val="z-TopofFormChar"/>
    <w:hidden/>
    <w:uiPriority w:val="99"/>
    <w:semiHidden/>
    <w:unhideWhenUsed/>
    <w:rsid w:val="00C80421"/>
    <w:pPr>
      <w:pBdr>
        <w:bottom w:val="single" w:sz="6" w:space="1" w:color="auto"/>
      </w:pBdr>
      <w:spacing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C80421"/>
    <w:rPr>
      <w:rFonts w:ascii="Arial" w:eastAsia="Times New Roman" w:hAnsi="Arial" w:cs="Arial"/>
      <w:vanish/>
      <w:sz w:val="16"/>
      <w:szCs w:val="16"/>
    </w:rPr>
  </w:style>
  <w:style w:type="character" w:customStyle="1" w:styleId="kwd">
    <w:name w:val="kwd"/>
    <w:basedOn w:val="DefaultParagraphFont"/>
    <w:rsid w:val="00C80421"/>
  </w:style>
  <w:style w:type="character" w:customStyle="1" w:styleId="pln1">
    <w:name w:val="pln1"/>
    <w:basedOn w:val="DefaultParagraphFont"/>
    <w:rsid w:val="00C80421"/>
    <w:rPr>
      <w:color w:val="000000"/>
    </w:rPr>
  </w:style>
  <w:style w:type="character" w:customStyle="1" w:styleId="typ">
    <w:name w:val="typ"/>
    <w:basedOn w:val="DefaultParagraphFont"/>
    <w:rsid w:val="00C80421"/>
  </w:style>
  <w:style w:type="character" w:customStyle="1" w:styleId="pun">
    <w:name w:val="pun"/>
    <w:basedOn w:val="DefaultParagraphFont"/>
    <w:rsid w:val="00C80421"/>
  </w:style>
  <w:style w:type="character" w:customStyle="1" w:styleId="str">
    <w:name w:val="str"/>
    <w:basedOn w:val="DefaultParagraphFont"/>
    <w:rsid w:val="00C80421"/>
  </w:style>
  <w:style w:type="character" w:customStyle="1" w:styleId="short-header">
    <w:name w:val="short-header"/>
    <w:basedOn w:val="DefaultParagraphFont"/>
    <w:rsid w:val="00C80421"/>
  </w:style>
  <w:style w:type="character" w:customStyle="1" w:styleId="com">
    <w:name w:val="com"/>
    <w:basedOn w:val="DefaultParagraphFont"/>
    <w:rsid w:val="00C80421"/>
  </w:style>
  <w:style w:type="paragraph" w:styleId="z-BottomofForm">
    <w:name w:val="HTML Bottom of Form"/>
    <w:basedOn w:val="Normal"/>
    <w:next w:val="Normal"/>
    <w:link w:val="z-BottomofFormChar"/>
    <w:hidden/>
    <w:uiPriority w:val="99"/>
    <w:semiHidden/>
    <w:unhideWhenUsed/>
    <w:rsid w:val="00C80421"/>
    <w:pPr>
      <w:pBdr>
        <w:top w:val="single" w:sz="6" w:space="1" w:color="auto"/>
      </w:pBdr>
      <w:spacing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C80421"/>
    <w:rPr>
      <w:rFonts w:ascii="Arial" w:eastAsia="Times New Roman" w:hAnsi="Arial" w:cs="Arial"/>
      <w:vanish/>
      <w:sz w:val="16"/>
      <w:szCs w:val="16"/>
    </w:rPr>
  </w:style>
  <w:style w:type="paragraph" w:styleId="ListParagraph">
    <w:name w:val="List Paragraph"/>
    <w:basedOn w:val="Normal"/>
    <w:uiPriority w:val="34"/>
    <w:qFormat/>
    <w:rsid w:val="00DA58A8"/>
    <w:pPr>
      <w:contextualSpacing/>
    </w:pPr>
  </w:style>
  <w:style w:type="paragraph" w:customStyle="1" w:styleId="Style1">
    <w:name w:val="Style1"/>
    <w:basedOn w:val="Normal"/>
    <w:qFormat/>
    <w:rsid w:val="0045589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pPr>
    <w:rPr>
      <w:rFonts w:ascii="Courier New" w:hAnsi="Courier New" w:cs="Courier New"/>
      <w:sz w:val="20"/>
      <w:lang w:val="en"/>
    </w:rPr>
  </w:style>
  <w:style w:type="paragraph" w:styleId="TOCHeading">
    <w:name w:val="TOC Heading"/>
    <w:basedOn w:val="Heading1"/>
    <w:next w:val="Normal"/>
    <w:uiPriority w:val="39"/>
    <w:unhideWhenUsed/>
    <w:qFormat/>
    <w:rsid w:val="00DC00AE"/>
    <w:pPr>
      <w:keepNext/>
      <w:keepLines/>
      <w:spacing w:before="240" w:after="0" w:line="259" w:lineRule="auto"/>
      <w:outlineLvl w:val="9"/>
    </w:pPr>
    <w:rPr>
      <w:rFonts w:asciiTheme="majorHAnsi" w:eastAsiaTheme="majorEastAsia" w:hAnsiTheme="majorHAnsi" w:cstheme="majorBidi"/>
      <w:color w:val="2E74B5" w:themeColor="accent1" w:themeShade="BF"/>
      <w:kern w:val="0"/>
      <w:sz w:val="32"/>
      <w:szCs w:val="32"/>
    </w:rPr>
  </w:style>
  <w:style w:type="paragraph" w:styleId="TOC1">
    <w:name w:val="toc 1"/>
    <w:basedOn w:val="Normal"/>
    <w:next w:val="Normal"/>
    <w:autoRedefine/>
    <w:uiPriority w:val="39"/>
    <w:unhideWhenUsed/>
    <w:rsid w:val="00DC00AE"/>
    <w:pPr>
      <w:spacing w:after="100"/>
    </w:pPr>
  </w:style>
  <w:style w:type="paragraph" w:styleId="TOC2">
    <w:name w:val="toc 2"/>
    <w:basedOn w:val="Normal"/>
    <w:next w:val="Normal"/>
    <w:autoRedefine/>
    <w:uiPriority w:val="39"/>
    <w:unhideWhenUsed/>
    <w:rsid w:val="00DC00AE"/>
    <w:pPr>
      <w:spacing w:after="100"/>
      <w:ind w:left="220"/>
    </w:pPr>
  </w:style>
  <w:style w:type="paragraph" w:styleId="TOC3">
    <w:name w:val="toc 3"/>
    <w:basedOn w:val="Normal"/>
    <w:next w:val="Normal"/>
    <w:autoRedefine/>
    <w:uiPriority w:val="39"/>
    <w:unhideWhenUsed/>
    <w:rsid w:val="00DC00AE"/>
    <w:pPr>
      <w:spacing w:after="100"/>
      <w:ind w:left="440"/>
    </w:pPr>
  </w:style>
  <w:style w:type="paragraph" w:customStyle="1" w:styleId="HOLTitle1">
    <w:name w:val="HOL Title 1"/>
    <w:basedOn w:val="Normal"/>
    <w:rsid w:val="009F5A24"/>
    <w:pPr>
      <w:spacing w:before="0" w:line="240" w:lineRule="auto"/>
    </w:pPr>
    <w:rPr>
      <w:rFonts w:ascii="Arial Black" w:eastAsia="Batang" w:hAnsi="Arial Black" w:cs="Times New Roman"/>
      <w:sz w:val="72"/>
      <w:szCs w:val="20"/>
      <w:lang w:eastAsia="ko-KR" w:bidi="en-US"/>
    </w:rPr>
  </w:style>
  <w:style w:type="paragraph" w:customStyle="1" w:styleId="CopyrightText">
    <w:name w:val="CopyrightText"/>
    <w:basedOn w:val="Normal"/>
    <w:rsid w:val="009F5A24"/>
    <w:pPr>
      <w:spacing w:before="0" w:line="240" w:lineRule="auto"/>
      <w:ind w:firstLine="360"/>
    </w:pPr>
    <w:rPr>
      <w:rFonts w:ascii="Arial" w:eastAsia="Times New Roman" w:hAnsi="Arial" w:cs="Arial"/>
      <w:sz w:val="20"/>
      <w:szCs w:val="20"/>
      <w:lang w:bidi="he-IL"/>
    </w:rPr>
  </w:style>
  <w:style w:type="character" w:customStyle="1" w:styleId="codelanguage1">
    <w:name w:val="codelanguage1"/>
    <w:basedOn w:val="DefaultParagraphFont"/>
    <w:rsid w:val="00402D18"/>
    <w:rPr>
      <w:b/>
      <w:bCs/>
      <w:vanish w:val="0"/>
      <w:webHidden w:val="0"/>
      <w:color w:val="000066"/>
      <w:shd w:val="clear" w:color="auto" w:fill="EFEFF7"/>
      <w:specVanish w:val="0"/>
    </w:rPr>
  </w:style>
  <w:style w:type="paragraph" w:styleId="Header">
    <w:name w:val="header"/>
    <w:basedOn w:val="Normal"/>
    <w:link w:val="HeaderChar"/>
    <w:uiPriority w:val="99"/>
    <w:unhideWhenUsed/>
    <w:rsid w:val="003C27E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3C27E6"/>
    <w:rPr>
      <w:rFonts w:ascii="Times New Roman" w:hAnsi="Times New Roman"/>
    </w:rPr>
  </w:style>
  <w:style w:type="paragraph" w:styleId="Footer">
    <w:name w:val="footer"/>
    <w:basedOn w:val="Normal"/>
    <w:link w:val="FooterChar"/>
    <w:uiPriority w:val="99"/>
    <w:unhideWhenUsed/>
    <w:rsid w:val="003C27E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3C27E6"/>
    <w:rPr>
      <w:rFonts w:ascii="Times New Roman" w:hAnsi="Times New Roman"/>
    </w:rPr>
  </w:style>
  <w:style w:type="paragraph" w:customStyle="1" w:styleId="DocumentTitleSecond">
    <w:name w:val="Document Title Second"/>
    <w:basedOn w:val="Normal"/>
    <w:next w:val="Normal"/>
    <w:qFormat/>
    <w:rsid w:val="002A153E"/>
    <w:pPr>
      <w:spacing w:before="360" w:after="360" w:line="240" w:lineRule="auto"/>
      <w:ind w:left="0" w:right="2160" w:firstLine="0"/>
    </w:pPr>
    <w:rPr>
      <w:rFonts w:ascii="Arial" w:eastAsia="MS Mincho" w:hAnsi="Arial" w:cs="Tahoma"/>
      <w:bCs/>
      <w:kern w:val="32"/>
      <w:sz w:val="36"/>
      <w:szCs w:val="36"/>
      <w:lang w:eastAsia="ja-JP"/>
    </w:rPr>
  </w:style>
  <w:style w:type="paragraph" w:styleId="Title">
    <w:name w:val="Title"/>
    <w:basedOn w:val="Normal"/>
    <w:next w:val="Normal"/>
    <w:link w:val="TitleChar"/>
    <w:qFormat/>
    <w:rsid w:val="002A153E"/>
    <w:pPr>
      <w:pBdr>
        <w:bottom w:val="single" w:sz="8" w:space="2" w:color="5B9BD5" w:themeColor="accent1"/>
      </w:pBdr>
      <w:spacing w:before="0" w:after="300" w:line="240" w:lineRule="auto"/>
      <w:ind w:left="0" w:firstLine="0"/>
      <w:contextualSpacing/>
    </w:pPr>
    <w:rPr>
      <w:rFonts w:ascii="Calibri" w:eastAsiaTheme="majorEastAsia" w:hAnsi="Calibri" w:cstheme="majorBidi"/>
      <w:b/>
      <w:color w:val="5B9BD5" w:themeColor="accent1"/>
      <w:kern w:val="28"/>
      <w:sz w:val="64"/>
      <w:szCs w:val="52"/>
    </w:rPr>
  </w:style>
  <w:style w:type="character" w:customStyle="1" w:styleId="TitleChar">
    <w:name w:val="Title Char"/>
    <w:basedOn w:val="DefaultParagraphFont"/>
    <w:link w:val="Title"/>
    <w:rsid w:val="002A153E"/>
    <w:rPr>
      <w:rFonts w:ascii="Calibri" w:eastAsiaTheme="majorEastAsia" w:hAnsi="Calibri" w:cstheme="majorBidi"/>
      <w:b/>
      <w:color w:val="5B9BD5" w:themeColor="accent1"/>
      <w:kern w:val="28"/>
      <w:sz w:val="64"/>
      <w:szCs w:val="52"/>
    </w:rPr>
  </w:style>
  <w:style w:type="paragraph" w:customStyle="1" w:styleId="Note">
    <w:name w:val="Note"/>
    <w:basedOn w:val="NormalWeb"/>
    <w:link w:val="NoteChar"/>
    <w:qFormat/>
    <w:rsid w:val="007C6B41"/>
    <w:pPr>
      <w:shd w:val="clear" w:color="auto" w:fill="F7F7FF"/>
      <w:ind w:firstLine="0"/>
    </w:pPr>
    <w:rPr>
      <w:color w:val="5F5F5F"/>
      <w:sz w:val="21"/>
    </w:rPr>
  </w:style>
  <w:style w:type="character" w:customStyle="1" w:styleId="NormalWebChar">
    <w:name w:val="Normal (Web) Char"/>
    <w:basedOn w:val="DefaultParagraphFont"/>
    <w:link w:val="NormalWeb"/>
    <w:uiPriority w:val="99"/>
    <w:rsid w:val="00C76CDD"/>
    <w:rPr>
      <w:rFonts w:ascii="Times New Roman" w:eastAsia="Times New Roman" w:hAnsi="Times New Roman" w:cs="Times New Roman"/>
      <w:sz w:val="24"/>
      <w:szCs w:val="24"/>
    </w:rPr>
  </w:style>
  <w:style w:type="character" w:customStyle="1" w:styleId="NoteChar">
    <w:name w:val="Note Char"/>
    <w:basedOn w:val="NormalWebChar"/>
    <w:link w:val="Note"/>
    <w:rsid w:val="007C6B41"/>
    <w:rPr>
      <w:rFonts w:ascii="Segoe UI" w:eastAsia="Times New Roman" w:hAnsi="Segoe UI" w:cs="Times New Roman"/>
      <w:color w:val="5F5F5F"/>
      <w:sz w:val="21"/>
      <w:szCs w:val="24"/>
      <w:shd w:val="clear" w:color="auto" w:fill="F7F7FF"/>
    </w:rPr>
  </w:style>
  <w:style w:type="table" w:styleId="TableGrid">
    <w:name w:val="Table Grid"/>
    <w:basedOn w:val="TableNormal"/>
    <w:uiPriority w:val="39"/>
    <w:rsid w:val="00B331E0"/>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9C23A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9C23AD"/>
    <w:rPr>
      <w:rFonts w:ascii="Segoe UI" w:hAnsi="Segoe UI"/>
      <w:i/>
      <w:iCs/>
      <w:color w:val="5B9BD5" w:themeColor="accent1"/>
      <w:sz w:val="21"/>
    </w:rPr>
  </w:style>
  <w:style w:type="paragraph" w:styleId="BalloonText">
    <w:name w:val="Balloon Text"/>
    <w:basedOn w:val="Normal"/>
    <w:link w:val="BalloonTextChar"/>
    <w:uiPriority w:val="99"/>
    <w:semiHidden/>
    <w:unhideWhenUsed/>
    <w:rsid w:val="009C23AD"/>
    <w:pPr>
      <w:spacing w:before="0" w:line="240" w:lineRule="auto"/>
    </w:pPr>
    <w:rPr>
      <w:rFonts w:cs="Segoe UI"/>
      <w:sz w:val="18"/>
      <w:szCs w:val="18"/>
    </w:rPr>
  </w:style>
  <w:style w:type="character" w:customStyle="1" w:styleId="BalloonTextChar">
    <w:name w:val="Balloon Text Char"/>
    <w:basedOn w:val="DefaultParagraphFont"/>
    <w:link w:val="BalloonText"/>
    <w:uiPriority w:val="99"/>
    <w:semiHidden/>
    <w:rsid w:val="009C23AD"/>
    <w:rPr>
      <w:rFonts w:ascii="Segoe UI" w:hAnsi="Segoe UI" w:cs="Segoe UI"/>
      <w:sz w:val="18"/>
      <w:szCs w:val="18"/>
    </w:rPr>
  </w:style>
  <w:style w:type="character" w:styleId="CommentReference">
    <w:name w:val="annotation reference"/>
    <w:basedOn w:val="DefaultParagraphFont"/>
    <w:uiPriority w:val="99"/>
    <w:semiHidden/>
    <w:unhideWhenUsed/>
    <w:rsid w:val="00A52D8E"/>
    <w:rPr>
      <w:sz w:val="16"/>
      <w:szCs w:val="16"/>
    </w:rPr>
  </w:style>
  <w:style w:type="paragraph" w:styleId="CommentText">
    <w:name w:val="annotation text"/>
    <w:basedOn w:val="Normal"/>
    <w:link w:val="CommentTextChar"/>
    <w:uiPriority w:val="99"/>
    <w:semiHidden/>
    <w:unhideWhenUsed/>
    <w:rsid w:val="00A52D8E"/>
    <w:pPr>
      <w:spacing w:line="240" w:lineRule="auto"/>
    </w:pPr>
    <w:rPr>
      <w:sz w:val="20"/>
      <w:szCs w:val="20"/>
    </w:rPr>
  </w:style>
  <w:style w:type="character" w:customStyle="1" w:styleId="CommentTextChar">
    <w:name w:val="Comment Text Char"/>
    <w:basedOn w:val="DefaultParagraphFont"/>
    <w:link w:val="CommentText"/>
    <w:uiPriority w:val="99"/>
    <w:semiHidden/>
    <w:rsid w:val="00A52D8E"/>
    <w:rPr>
      <w:rFonts w:ascii="Segoe UI" w:hAnsi="Segoe UI"/>
      <w:sz w:val="20"/>
      <w:szCs w:val="20"/>
    </w:rPr>
  </w:style>
  <w:style w:type="paragraph" w:styleId="CommentSubject">
    <w:name w:val="annotation subject"/>
    <w:basedOn w:val="CommentText"/>
    <w:next w:val="CommentText"/>
    <w:link w:val="CommentSubjectChar"/>
    <w:uiPriority w:val="99"/>
    <w:semiHidden/>
    <w:unhideWhenUsed/>
    <w:rsid w:val="00A52D8E"/>
    <w:rPr>
      <w:b/>
      <w:bCs/>
    </w:rPr>
  </w:style>
  <w:style w:type="character" w:customStyle="1" w:styleId="CommentSubjectChar">
    <w:name w:val="Comment Subject Char"/>
    <w:basedOn w:val="CommentTextChar"/>
    <w:link w:val="CommentSubject"/>
    <w:uiPriority w:val="99"/>
    <w:semiHidden/>
    <w:rsid w:val="00A52D8E"/>
    <w:rPr>
      <w:rFonts w:ascii="Segoe UI" w:hAnsi="Segoe UI"/>
      <w:b/>
      <w:bCs/>
      <w:sz w:val="20"/>
      <w:szCs w:val="20"/>
    </w:rPr>
  </w:style>
  <w:style w:type="character" w:styleId="IntenseEmphasis">
    <w:name w:val="Intense Emphasis"/>
    <w:basedOn w:val="DefaultParagraphFont"/>
    <w:uiPriority w:val="21"/>
    <w:qFormat/>
    <w:rsid w:val="00DB2AE8"/>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104834">
      <w:bodyDiv w:val="1"/>
      <w:marLeft w:val="0"/>
      <w:marRight w:val="0"/>
      <w:marTop w:val="0"/>
      <w:marBottom w:val="0"/>
      <w:divBdr>
        <w:top w:val="none" w:sz="0" w:space="0" w:color="auto"/>
        <w:left w:val="none" w:sz="0" w:space="0" w:color="auto"/>
        <w:bottom w:val="none" w:sz="0" w:space="0" w:color="auto"/>
        <w:right w:val="none" w:sz="0" w:space="0" w:color="auto"/>
      </w:divBdr>
    </w:div>
    <w:div w:id="243732145">
      <w:bodyDiv w:val="1"/>
      <w:marLeft w:val="0"/>
      <w:marRight w:val="0"/>
      <w:marTop w:val="0"/>
      <w:marBottom w:val="0"/>
      <w:divBdr>
        <w:top w:val="none" w:sz="0" w:space="0" w:color="auto"/>
        <w:left w:val="none" w:sz="0" w:space="0" w:color="auto"/>
        <w:bottom w:val="none" w:sz="0" w:space="0" w:color="auto"/>
        <w:right w:val="none" w:sz="0" w:space="0" w:color="auto"/>
      </w:divBdr>
      <w:divsChild>
        <w:div w:id="659768138">
          <w:marLeft w:val="0"/>
          <w:marRight w:val="0"/>
          <w:marTop w:val="0"/>
          <w:marBottom w:val="0"/>
          <w:divBdr>
            <w:top w:val="none" w:sz="0" w:space="0" w:color="auto"/>
            <w:left w:val="none" w:sz="0" w:space="0" w:color="auto"/>
            <w:bottom w:val="none" w:sz="0" w:space="0" w:color="auto"/>
            <w:right w:val="none" w:sz="0" w:space="0" w:color="auto"/>
          </w:divBdr>
          <w:divsChild>
            <w:div w:id="1989086814">
              <w:marLeft w:val="0"/>
              <w:marRight w:val="0"/>
              <w:marTop w:val="0"/>
              <w:marBottom w:val="0"/>
              <w:divBdr>
                <w:top w:val="none" w:sz="0" w:space="0" w:color="auto"/>
                <w:left w:val="none" w:sz="0" w:space="0" w:color="auto"/>
                <w:bottom w:val="none" w:sz="0" w:space="0" w:color="auto"/>
                <w:right w:val="none" w:sz="0" w:space="0" w:color="auto"/>
              </w:divBdr>
              <w:divsChild>
                <w:div w:id="1048262559">
                  <w:marLeft w:val="0"/>
                  <w:marRight w:val="0"/>
                  <w:marTop w:val="0"/>
                  <w:marBottom w:val="0"/>
                  <w:divBdr>
                    <w:top w:val="none" w:sz="0" w:space="0" w:color="auto"/>
                    <w:left w:val="none" w:sz="0" w:space="0" w:color="auto"/>
                    <w:bottom w:val="none" w:sz="0" w:space="0" w:color="auto"/>
                    <w:right w:val="none" w:sz="0" w:space="0" w:color="auto"/>
                  </w:divBdr>
                  <w:divsChild>
                    <w:div w:id="180145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495497">
      <w:bodyDiv w:val="1"/>
      <w:marLeft w:val="0"/>
      <w:marRight w:val="0"/>
      <w:marTop w:val="0"/>
      <w:marBottom w:val="0"/>
      <w:divBdr>
        <w:top w:val="none" w:sz="0" w:space="0" w:color="auto"/>
        <w:left w:val="none" w:sz="0" w:space="0" w:color="auto"/>
        <w:bottom w:val="none" w:sz="0" w:space="0" w:color="auto"/>
        <w:right w:val="none" w:sz="0" w:space="0" w:color="auto"/>
      </w:divBdr>
    </w:div>
    <w:div w:id="367413172">
      <w:bodyDiv w:val="1"/>
      <w:marLeft w:val="0"/>
      <w:marRight w:val="0"/>
      <w:marTop w:val="0"/>
      <w:marBottom w:val="0"/>
      <w:divBdr>
        <w:top w:val="none" w:sz="0" w:space="0" w:color="auto"/>
        <w:left w:val="none" w:sz="0" w:space="0" w:color="auto"/>
        <w:bottom w:val="none" w:sz="0" w:space="0" w:color="auto"/>
        <w:right w:val="none" w:sz="0" w:space="0" w:color="auto"/>
      </w:divBdr>
      <w:divsChild>
        <w:div w:id="13121599">
          <w:blockQuote w:val="1"/>
          <w:marLeft w:val="0"/>
          <w:marRight w:val="0"/>
          <w:marTop w:val="0"/>
          <w:marBottom w:val="0"/>
          <w:divBdr>
            <w:top w:val="none" w:sz="0" w:space="0" w:color="auto"/>
            <w:left w:val="none" w:sz="0" w:space="0" w:color="auto"/>
            <w:bottom w:val="single" w:sz="6" w:space="0" w:color="D5D5D3"/>
            <w:right w:val="none" w:sz="0" w:space="0" w:color="auto"/>
          </w:divBdr>
        </w:div>
        <w:div w:id="1286617978">
          <w:blockQuote w:val="1"/>
          <w:marLeft w:val="0"/>
          <w:marRight w:val="0"/>
          <w:marTop w:val="0"/>
          <w:marBottom w:val="0"/>
          <w:divBdr>
            <w:top w:val="none" w:sz="0" w:space="0" w:color="auto"/>
            <w:left w:val="none" w:sz="0" w:space="0" w:color="auto"/>
            <w:bottom w:val="single" w:sz="6" w:space="0" w:color="D5D5D3"/>
            <w:right w:val="none" w:sz="0" w:space="0" w:color="auto"/>
          </w:divBdr>
        </w:div>
      </w:divsChild>
    </w:div>
    <w:div w:id="574170230">
      <w:bodyDiv w:val="1"/>
      <w:marLeft w:val="0"/>
      <w:marRight w:val="0"/>
      <w:marTop w:val="0"/>
      <w:marBottom w:val="0"/>
      <w:divBdr>
        <w:top w:val="none" w:sz="0" w:space="0" w:color="auto"/>
        <w:left w:val="none" w:sz="0" w:space="0" w:color="auto"/>
        <w:bottom w:val="none" w:sz="0" w:space="0" w:color="auto"/>
        <w:right w:val="none" w:sz="0" w:space="0" w:color="auto"/>
      </w:divBdr>
      <w:divsChild>
        <w:div w:id="2122258204">
          <w:marLeft w:val="0"/>
          <w:marRight w:val="0"/>
          <w:marTop w:val="0"/>
          <w:marBottom w:val="0"/>
          <w:divBdr>
            <w:top w:val="none" w:sz="0" w:space="0" w:color="auto"/>
            <w:left w:val="none" w:sz="0" w:space="0" w:color="auto"/>
            <w:bottom w:val="none" w:sz="0" w:space="0" w:color="auto"/>
            <w:right w:val="none" w:sz="0" w:space="0" w:color="auto"/>
          </w:divBdr>
          <w:divsChild>
            <w:div w:id="237516614">
              <w:marLeft w:val="0"/>
              <w:marRight w:val="0"/>
              <w:marTop w:val="0"/>
              <w:marBottom w:val="0"/>
              <w:divBdr>
                <w:top w:val="none" w:sz="0" w:space="0" w:color="auto"/>
                <w:left w:val="none" w:sz="0" w:space="0" w:color="auto"/>
                <w:bottom w:val="none" w:sz="0" w:space="0" w:color="auto"/>
                <w:right w:val="none" w:sz="0" w:space="0" w:color="auto"/>
              </w:divBdr>
              <w:divsChild>
                <w:div w:id="324477428">
                  <w:marLeft w:val="0"/>
                  <w:marRight w:val="0"/>
                  <w:marTop w:val="0"/>
                  <w:marBottom w:val="0"/>
                  <w:divBdr>
                    <w:top w:val="none" w:sz="0" w:space="0" w:color="auto"/>
                    <w:left w:val="none" w:sz="0" w:space="0" w:color="auto"/>
                    <w:bottom w:val="none" w:sz="0" w:space="0" w:color="auto"/>
                    <w:right w:val="none" w:sz="0" w:space="0" w:color="auto"/>
                  </w:divBdr>
                  <w:divsChild>
                    <w:div w:id="1286430494">
                      <w:marLeft w:val="0"/>
                      <w:marRight w:val="0"/>
                      <w:marTop w:val="0"/>
                      <w:marBottom w:val="0"/>
                      <w:divBdr>
                        <w:top w:val="none" w:sz="0" w:space="0" w:color="auto"/>
                        <w:left w:val="none" w:sz="0" w:space="0" w:color="auto"/>
                        <w:bottom w:val="none" w:sz="0" w:space="0" w:color="auto"/>
                        <w:right w:val="none" w:sz="0" w:space="0" w:color="auto"/>
                      </w:divBdr>
                      <w:divsChild>
                        <w:div w:id="1301963773">
                          <w:marLeft w:val="0"/>
                          <w:marRight w:val="0"/>
                          <w:marTop w:val="0"/>
                          <w:marBottom w:val="0"/>
                          <w:divBdr>
                            <w:top w:val="none" w:sz="0" w:space="0" w:color="auto"/>
                            <w:left w:val="none" w:sz="0" w:space="0" w:color="auto"/>
                            <w:bottom w:val="none" w:sz="0" w:space="0" w:color="auto"/>
                            <w:right w:val="none" w:sz="0" w:space="0" w:color="auto"/>
                          </w:divBdr>
                          <w:divsChild>
                            <w:div w:id="316805573">
                              <w:marLeft w:val="0"/>
                              <w:marRight w:val="0"/>
                              <w:marTop w:val="0"/>
                              <w:marBottom w:val="105"/>
                              <w:divBdr>
                                <w:top w:val="none" w:sz="0" w:space="0" w:color="auto"/>
                                <w:left w:val="single" w:sz="24" w:space="23" w:color="97CA41"/>
                                <w:bottom w:val="none" w:sz="0" w:space="0" w:color="auto"/>
                                <w:right w:val="none" w:sz="0" w:space="0" w:color="auto"/>
                              </w:divBdr>
                            </w:div>
                          </w:divsChild>
                        </w:div>
                        <w:div w:id="2110351932">
                          <w:marLeft w:val="0"/>
                          <w:marRight w:val="0"/>
                          <w:marTop w:val="0"/>
                          <w:marBottom w:val="0"/>
                          <w:divBdr>
                            <w:top w:val="none" w:sz="0" w:space="0" w:color="auto"/>
                            <w:left w:val="none" w:sz="0" w:space="0" w:color="auto"/>
                            <w:bottom w:val="none" w:sz="0" w:space="0" w:color="auto"/>
                            <w:right w:val="none" w:sz="0" w:space="0" w:color="auto"/>
                          </w:divBdr>
                          <w:divsChild>
                            <w:div w:id="297607504">
                              <w:marLeft w:val="0"/>
                              <w:marRight w:val="0"/>
                              <w:marTop w:val="0"/>
                              <w:marBottom w:val="105"/>
                              <w:divBdr>
                                <w:top w:val="none" w:sz="0" w:space="0" w:color="auto"/>
                                <w:left w:val="single" w:sz="24" w:space="23" w:color="97CA41"/>
                                <w:bottom w:val="none" w:sz="0" w:space="0" w:color="auto"/>
                                <w:right w:val="none" w:sz="0" w:space="0" w:color="auto"/>
                              </w:divBdr>
                            </w:div>
                          </w:divsChild>
                        </w:div>
                      </w:divsChild>
                    </w:div>
                  </w:divsChild>
                </w:div>
              </w:divsChild>
            </w:div>
          </w:divsChild>
        </w:div>
      </w:divsChild>
    </w:div>
    <w:div w:id="756367631">
      <w:bodyDiv w:val="1"/>
      <w:marLeft w:val="0"/>
      <w:marRight w:val="0"/>
      <w:marTop w:val="0"/>
      <w:marBottom w:val="0"/>
      <w:divBdr>
        <w:top w:val="none" w:sz="0" w:space="0" w:color="auto"/>
        <w:left w:val="none" w:sz="0" w:space="0" w:color="auto"/>
        <w:bottom w:val="none" w:sz="0" w:space="0" w:color="auto"/>
        <w:right w:val="none" w:sz="0" w:space="0" w:color="auto"/>
      </w:divBdr>
    </w:div>
    <w:div w:id="858278915">
      <w:bodyDiv w:val="1"/>
      <w:marLeft w:val="0"/>
      <w:marRight w:val="0"/>
      <w:marTop w:val="0"/>
      <w:marBottom w:val="0"/>
      <w:divBdr>
        <w:top w:val="none" w:sz="0" w:space="0" w:color="auto"/>
        <w:left w:val="none" w:sz="0" w:space="0" w:color="auto"/>
        <w:bottom w:val="none" w:sz="0" w:space="0" w:color="auto"/>
        <w:right w:val="none" w:sz="0" w:space="0" w:color="auto"/>
      </w:divBdr>
      <w:divsChild>
        <w:div w:id="542907375">
          <w:marLeft w:val="0"/>
          <w:marRight w:val="0"/>
          <w:marTop w:val="0"/>
          <w:marBottom w:val="0"/>
          <w:divBdr>
            <w:top w:val="none" w:sz="0" w:space="0" w:color="auto"/>
            <w:left w:val="none" w:sz="0" w:space="0" w:color="auto"/>
            <w:bottom w:val="none" w:sz="0" w:space="0" w:color="auto"/>
            <w:right w:val="none" w:sz="0" w:space="0" w:color="auto"/>
          </w:divBdr>
          <w:divsChild>
            <w:div w:id="571161385">
              <w:marLeft w:val="0"/>
              <w:marRight w:val="0"/>
              <w:marTop w:val="0"/>
              <w:marBottom w:val="0"/>
              <w:divBdr>
                <w:top w:val="none" w:sz="0" w:space="0" w:color="auto"/>
                <w:left w:val="none" w:sz="0" w:space="0" w:color="auto"/>
                <w:bottom w:val="none" w:sz="0" w:space="0" w:color="auto"/>
                <w:right w:val="none" w:sz="0" w:space="0" w:color="auto"/>
              </w:divBdr>
              <w:divsChild>
                <w:div w:id="2115202220">
                  <w:marLeft w:val="0"/>
                  <w:marRight w:val="0"/>
                  <w:marTop w:val="0"/>
                  <w:marBottom w:val="0"/>
                  <w:divBdr>
                    <w:top w:val="none" w:sz="0" w:space="0" w:color="auto"/>
                    <w:left w:val="none" w:sz="0" w:space="0" w:color="auto"/>
                    <w:bottom w:val="none" w:sz="0" w:space="0" w:color="auto"/>
                    <w:right w:val="none" w:sz="0" w:space="0" w:color="auto"/>
                  </w:divBdr>
                  <w:divsChild>
                    <w:div w:id="1590580703">
                      <w:marLeft w:val="0"/>
                      <w:marRight w:val="0"/>
                      <w:marTop w:val="0"/>
                      <w:marBottom w:val="0"/>
                      <w:divBdr>
                        <w:top w:val="none" w:sz="0" w:space="0" w:color="auto"/>
                        <w:left w:val="none" w:sz="0" w:space="0" w:color="auto"/>
                        <w:bottom w:val="none" w:sz="0" w:space="0" w:color="auto"/>
                        <w:right w:val="none" w:sz="0" w:space="0" w:color="auto"/>
                      </w:divBdr>
                      <w:divsChild>
                        <w:div w:id="1170370715">
                          <w:marLeft w:val="0"/>
                          <w:marRight w:val="0"/>
                          <w:marTop w:val="0"/>
                          <w:marBottom w:val="0"/>
                          <w:divBdr>
                            <w:top w:val="none" w:sz="0" w:space="0" w:color="auto"/>
                            <w:left w:val="none" w:sz="0" w:space="0" w:color="auto"/>
                            <w:bottom w:val="none" w:sz="0" w:space="0" w:color="auto"/>
                            <w:right w:val="none" w:sz="0" w:space="0" w:color="auto"/>
                          </w:divBdr>
                          <w:divsChild>
                            <w:div w:id="997541554">
                              <w:marLeft w:val="0"/>
                              <w:marRight w:val="0"/>
                              <w:marTop w:val="0"/>
                              <w:marBottom w:val="105"/>
                              <w:divBdr>
                                <w:top w:val="none" w:sz="0" w:space="0" w:color="auto"/>
                                <w:left w:val="single" w:sz="24" w:space="23" w:color="97CA41"/>
                                <w:bottom w:val="none" w:sz="0" w:space="0" w:color="auto"/>
                                <w:right w:val="none" w:sz="0" w:space="0" w:color="auto"/>
                              </w:divBdr>
                            </w:div>
                          </w:divsChild>
                        </w:div>
                      </w:divsChild>
                    </w:div>
                  </w:divsChild>
                </w:div>
              </w:divsChild>
            </w:div>
          </w:divsChild>
        </w:div>
      </w:divsChild>
    </w:div>
    <w:div w:id="1014573014">
      <w:bodyDiv w:val="1"/>
      <w:marLeft w:val="0"/>
      <w:marRight w:val="0"/>
      <w:marTop w:val="0"/>
      <w:marBottom w:val="0"/>
      <w:divBdr>
        <w:top w:val="none" w:sz="0" w:space="0" w:color="auto"/>
        <w:left w:val="none" w:sz="0" w:space="0" w:color="auto"/>
        <w:bottom w:val="none" w:sz="0" w:space="0" w:color="auto"/>
        <w:right w:val="none" w:sz="0" w:space="0" w:color="auto"/>
      </w:divBdr>
    </w:div>
    <w:div w:id="1174417345">
      <w:bodyDiv w:val="1"/>
      <w:marLeft w:val="0"/>
      <w:marRight w:val="0"/>
      <w:marTop w:val="0"/>
      <w:marBottom w:val="0"/>
      <w:divBdr>
        <w:top w:val="none" w:sz="0" w:space="0" w:color="auto"/>
        <w:left w:val="none" w:sz="0" w:space="0" w:color="auto"/>
        <w:bottom w:val="none" w:sz="0" w:space="0" w:color="auto"/>
        <w:right w:val="none" w:sz="0" w:space="0" w:color="auto"/>
      </w:divBdr>
      <w:divsChild>
        <w:div w:id="170680934">
          <w:blockQuote w:val="1"/>
          <w:marLeft w:val="0"/>
          <w:marRight w:val="0"/>
          <w:marTop w:val="0"/>
          <w:marBottom w:val="0"/>
          <w:divBdr>
            <w:top w:val="none" w:sz="0" w:space="0" w:color="auto"/>
            <w:left w:val="none" w:sz="0" w:space="0" w:color="auto"/>
            <w:bottom w:val="single" w:sz="6" w:space="0" w:color="D5D5D3"/>
            <w:right w:val="none" w:sz="0" w:space="0" w:color="auto"/>
          </w:divBdr>
        </w:div>
        <w:div w:id="1978802722">
          <w:blockQuote w:val="1"/>
          <w:marLeft w:val="0"/>
          <w:marRight w:val="0"/>
          <w:marTop w:val="0"/>
          <w:marBottom w:val="0"/>
          <w:divBdr>
            <w:top w:val="none" w:sz="0" w:space="0" w:color="auto"/>
            <w:left w:val="none" w:sz="0" w:space="0" w:color="auto"/>
            <w:bottom w:val="single" w:sz="6" w:space="0" w:color="D5D5D3"/>
            <w:right w:val="none" w:sz="0" w:space="0" w:color="auto"/>
          </w:divBdr>
        </w:div>
        <w:div w:id="57633167">
          <w:blockQuote w:val="1"/>
          <w:marLeft w:val="0"/>
          <w:marRight w:val="0"/>
          <w:marTop w:val="0"/>
          <w:marBottom w:val="0"/>
          <w:divBdr>
            <w:top w:val="none" w:sz="0" w:space="0" w:color="auto"/>
            <w:left w:val="none" w:sz="0" w:space="0" w:color="auto"/>
            <w:bottom w:val="single" w:sz="6" w:space="0" w:color="D5D5D3"/>
            <w:right w:val="none" w:sz="0" w:space="0" w:color="auto"/>
          </w:divBdr>
        </w:div>
        <w:div w:id="1028995462">
          <w:blockQuote w:val="1"/>
          <w:marLeft w:val="0"/>
          <w:marRight w:val="0"/>
          <w:marTop w:val="0"/>
          <w:marBottom w:val="0"/>
          <w:divBdr>
            <w:top w:val="none" w:sz="0" w:space="0" w:color="auto"/>
            <w:left w:val="none" w:sz="0" w:space="0" w:color="auto"/>
            <w:bottom w:val="single" w:sz="6" w:space="0" w:color="D5D5D3"/>
            <w:right w:val="none" w:sz="0" w:space="0" w:color="auto"/>
          </w:divBdr>
        </w:div>
        <w:div w:id="864707763">
          <w:blockQuote w:val="1"/>
          <w:marLeft w:val="0"/>
          <w:marRight w:val="0"/>
          <w:marTop w:val="0"/>
          <w:marBottom w:val="0"/>
          <w:divBdr>
            <w:top w:val="none" w:sz="0" w:space="0" w:color="auto"/>
            <w:left w:val="none" w:sz="0" w:space="0" w:color="auto"/>
            <w:bottom w:val="single" w:sz="6" w:space="0" w:color="D5D5D3"/>
            <w:right w:val="none" w:sz="0" w:space="0" w:color="auto"/>
          </w:divBdr>
        </w:div>
      </w:divsChild>
    </w:div>
    <w:div w:id="1223177279">
      <w:bodyDiv w:val="1"/>
      <w:marLeft w:val="0"/>
      <w:marRight w:val="0"/>
      <w:marTop w:val="0"/>
      <w:marBottom w:val="0"/>
      <w:divBdr>
        <w:top w:val="none" w:sz="0" w:space="0" w:color="auto"/>
        <w:left w:val="none" w:sz="0" w:space="0" w:color="auto"/>
        <w:bottom w:val="none" w:sz="0" w:space="0" w:color="auto"/>
        <w:right w:val="none" w:sz="0" w:space="0" w:color="auto"/>
      </w:divBdr>
      <w:divsChild>
        <w:div w:id="1268001483">
          <w:marLeft w:val="0"/>
          <w:marRight w:val="0"/>
          <w:marTop w:val="0"/>
          <w:marBottom w:val="0"/>
          <w:divBdr>
            <w:top w:val="none" w:sz="0" w:space="0" w:color="auto"/>
            <w:left w:val="none" w:sz="0" w:space="0" w:color="auto"/>
            <w:bottom w:val="none" w:sz="0" w:space="0" w:color="auto"/>
            <w:right w:val="none" w:sz="0" w:space="0" w:color="auto"/>
          </w:divBdr>
          <w:divsChild>
            <w:div w:id="541207433">
              <w:marLeft w:val="0"/>
              <w:marRight w:val="0"/>
              <w:marTop w:val="0"/>
              <w:marBottom w:val="0"/>
              <w:divBdr>
                <w:top w:val="none" w:sz="0" w:space="0" w:color="auto"/>
                <w:left w:val="none" w:sz="0" w:space="0" w:color="auto"/>
                <w:bottom w:val="none" w:sz="0" w:space="0" w:color="auto"/>
                <w:right w:val="none" w:sz="0" w:space="0" w:color="auto"/>
              </w:divBdr>
              <w:divsChild>
                <w:div w:id="198393691">
                  <w:marLeft w:val="0"/>
                  <w:marRight w:val="0"/>
                  <w:marTop w:val="0"/>
                  <w:marBottom w:val="0"/>
                  <w:divBdr>
                    <w:top w:val="none" w:sz="0" w:space="0" w:color="auto"/>
                    <w:left w:val="none" w:sz="0" w:space="0" w:color="auto"/>
                    <w:bottom w:val="none" w:sz="0" w:space="0" w:color="auto"/>
                    <w:right w:val="none" w:sz="0" w:space="0" w:color="auto"/>
                  </w:divBdr>
                  <w:divsChild>
                    <w:div w:id="1686438058">
                      <w:marLeft w:val="0"/>
                      <w:marRight w:val="0"/>
                      <w:marTop w:val="0"/>
                      <w:marBottom w:val="0"/>
                      <w:divBdr>
                        <w:top w:val="none" w:sz="0" w:space="0" w:color="auto"/>
                        <w:left w:val="none" w:sz="0" w:space="0" w:color="auto"/>
                        <w:bottom w:val="none" w:sz="0" w:space="0" w:color="auto"/>
                        <w:right w:val="none" w:sz="0" w:space="0" w:color="auto"/>
                      </w:divBdr>
                      <w:divsChild>
                        <w:div w:id="1029598875">
                          <w:marLeft w:val="0"/>
                          <w:marRight w:val="0"/>
                          <w:marTop w:val="0"/>
                          <w:marBottom w:val="0"/>
                          <w:divBdr>
                            <w:top w:val="none" w:sz="0" w:space="0" w:color="auto"/>
                            <w:left w:val="none" w:sz="0" w:space="0" w:color="auto"/>
                            <w:bottom w:val="none" w:sz="0" w:space="0" w:color="auto"/>
                            <w:right w:val="none" w:sz="0" w:space="0" w:color="auto"/>
                          </w:divBdr>
                          <w:divsChild>
                            <w:div w:id="2084789006">
                              <w:marLeft w:val="0"/>
                              <w:marRight w:val="0"/>
                              <w:marTop w:val="0"/>
                              <w:marBottom w:val="105"/>
                              <w:divBdr>
                                <w:top w:val="none" w:sz="0" w:space="0" w:color="auto"/>
                                <w:left w:val="single" w:sz="24" w:space="23" w:color="97CA41"/>
                                <w:bottom w:val="none" w:sz="0" w:space="0" w:color="auto"/>
                                <w:right w:val="none" w:sz="0" w:space="0" w:color="auto"/>
                              </w:divBdr>
                            </w:div>
                          </w:divsChild>
                        </w:div>
                        <w:div w:id="82075898">
                          <w:marLeft w:val="0"/>
                          <w:marRight w:val="0"/>
                          <w:marTop w:val="0"/>
                          <w:marBottom w:val="0"/>
                          <w:divBdr>
                            <w:top w:val="none" w:sz="0" w:space="0" w:color="auto"/>
                            <w:left w:val="none" w:sz="0" w:space="0" w:color="auto"/>
                            <w:bottom w:val="none" w:sz="0" w:space="0" w:color="auto"/>
                            <w:right w:val="none" w:sz="0" w:space="0" w:color="auto"/>
                          </w:divBdr>
                          <w:divsChild>
                            <w:div w:id="1257783374">
                              <w:marLeft w:val="0"/>
                              <w:marRight w:val="0"/>
                              <w:marTop w:val="0"/>
                              <w:marBottom w:val="105"/>
                              <w:divBdr>
                                <w:top w:val="none" w:sz="0" w:space="0" w:color="auto"/>
                                <w:left w:val="single" w:sz="24" w:space="23" w:color="97CA41"/>
                                <w:bottom w:val="none" w:sz="0" w:space="0" w:color="auto"/>
                                <w:right w:val="none" w:sz="0" w:space="0" w:color="auto"/>
                              </w:divBdr>
                            </w:div>
                          </w:divsChild>
                        </w:div>
                      </w:divsChild>
                    </w:div>
                  </w:divsChild>
                </w:div>
              </w:divsChild>
            </w:div>
          </w:divsChild>
        </w:div>
      </w:divsChild>
    </w:div>
    <w:div w:id="1675565945">
      <w:bodyDiv w:val="1"/>
      <w:marLeft w:val="0"/>
      <w:marRight w:val="0"/>
      <w:marTop w:val="0"/>
      <w:marBottom w:val="0"/>
      <w:divBdr>
        <w:top w:val="none" w:sz="0" w:space="0" w:color="auto"/>
        <w:left w:val="none" w:sz="0" w:space="0" w:color="auto"/>
        <w:bottom w:val="none" w:sz="0" w:space="0" w:color="auto"/>
        <w:right w:val="none" w:sz="0" w:space="0" w:color="auto"/>
      </w:divBdr>
      <w:divsChild>
        <w:div w:id="822355096">
          <w:blockQuote w:val="1"/>
          <w:marLeft w:val="0"/>
          <w:marRight w:val="0"/>
          <w:marTop w:val="0"/>
          <w:marBottom w:val="0"/>
          <w:divBdr>
            <w:top w:val="none" w:sz="0" w:space="0" w:color="auto"/>
            <w:left w:val="none" w:sz="0" w:space="0" w:color="auto"/>
            <w:bottom w:val="single" w:sz="6" w:space="0" w:color="D5D5D3"/>
            <w:right w:val="none" w:sz="0" w:space="0" w:color="auto"/>
          </w:divBdr>
        </w:div>
        <w:div w:id="1718890486">
          <w:blockQuote w:val="1"/>
          <w:marLeft w:val="0"/>
          <w:marRight w:val="0"/>
          <w:marTop w:val="0"/>
          <w:marBottom w:val="0"/>
          <w:divBdr>
            <w:top w:val="none" w:sz="0" w:space="0" w:color="auto"/>
            <w:left w:val="none" w:sz="0" w:space="0" w:color="auto"/>
            <w:bottom w:val="single" w:sz="6" w:space="0" w:color="D5D5D3"/>
            <w:right w:val="none" w:sz="0" w:space="0" w:color="auto"/>
          </w:divBdr>
        </w:div>
        <w:div w:id="1712605273">
          <w:blockQuote w:val="1"/>
          <w:marLeft w:val="0"/>
          <w:marRight w:val="0"/>
          <w:marTop w:val="0"/>
          <w:marBottom w:val="0"/>
          <w:divBdr>
            <w:top w:val="none" w:sz="0" w:space="0" w:color="auto"/>
            <w:left w:val="none" w:sz="0" w:space="0" w:color="auto"/>
            <w:bottom w:val="single" w:sz="6" w:space="0" w:color="D5D5D3"/>
            <w:right w:val="none" w:sz="0" w:space="0" w:color="auto"/>
          </w:divBdr>
        </w:div>
        <w:div w:id="620765514">
          <w:blockQuote w:val="1"/>
          <w:marLeft w:val="0"/>
          <w:marRight w:val="0"/>
          <w:marTop w:val="0"/>
          <w:marBottom w:val="0"/>
          <w:divBdr>
            <w:top w:val="none" w:sz="0" w:space="0" w:color="auto"/>
            <w:left w:val="none" w:sz="0" w:space="0" w:color="auto"/>
            <w:bottom w:val="single" w:sz="6" w:space="0" w:color="D5D5D3"/>
            <w:right w:val="none" w:sz="0" w:space="0" w:color="auto"/>
          </w:divBdr>
        </w:div>
        <w:div w:id="1523400880">
          <w:blockQuote w:val="1"/>
          <w:marLeft w:val="0"/>
          <w:marRight w:val="0"/>
          <w:marTop w:val="0"/>
          <w:marBottom w:val="0"/>
          <w:divBdr>
            <w:top w:val="none" w:sz="0" w:space="0" w:color="auto"/>
            <w:left w:val="none" w:sz="0" w:space="0" w:color="auto"/>
            <w:bottom w:val="single" w:sz="6" w:space="0" w:color="D5D5D3"/>
            <w:right w:val="none" w:sz="0" w:space="0" w:color="auto"/>
          </w:divBdr>
        </w:div>
        <w:div w:id="1265696929">
          <w:blockQuote w:val="1"/>
          <w:marLeft w:val="0"/>
          <w:marRight w:val="0"/>
          <w:marTop w:val="0"/>
          <w:marBottom w:val="0"/>
          <w:divBdr>
            <w:top w:val="none" w:sz="0" w:space="0" w:color="auto"/>
            <w:left w:val="none" w:sz="0" w:space="0" w:color="auto"/>
            <w:bottom w:val="single" w:sz="6" w:space="0" w:color="D5D5D3"/>
            <w:right w:val="none" w:sz="0" w:space="0" w:color="auto"/>
          </w:divBdr>
        </w:div>
        <w:div w:id="578907893">
          <w:blockQuote w:val="1"/>
          <w:marLeft w:val="0"/>
          <w:marRight w:val="0"/>
          <w:marTop w:val="0"/>
          <w:marBottom w:val="0"/>
          <w:divBdr>
            <w:top w:val="none" w:sz="0" w:space="0" w:color="auto"/>
            <w:left w:val="none" w:sz="0" w:space="0" w:color="auto"/>
            <w:bottom w:val="single" w:sz="6" w:space="0" w:color="D5D5D3"/>
            <w:right w:val="none" w:sz="0" w:space="0" w:color="auto"/>
          </w:divBdr>
        </w:div>
      </w:divsChild>
    </w:div>
    <w:div w:id="1707683280">
      <w:bodyDiv w:val="1"/>
      <w:marLeft w:val="0"/>
      <w:marRight w:val="0"/>
      <w:marTop w:val="0"/>
      <w:marBottom w:val="0"/>
      <w:divBdr>
        <w:top w:val="none" w:sz="0" w:space="0" w:color="auto"/>
        <w:left w:val="none" w:sz="0" w:space="0" w:color="auto"/>
        <w:bottom w:val="none" w:sz="0" w:space="0" w:color="auto"/>
        <w:right w:val="none" w:sz="0" w:space="0" w:color="auto"/>
      </w:divBdr>
      <w:divsChild>
        <w:div w:id="1250390527">
          <w:marLeft w:val="0"/>
          <w:marRight w:val="0"/>
          <w:marTop w:val="0"/>
          <w:marBottom w:val="0"/>
          <w:divBdr>
            <w:top w:val="none" w:sz="0" w:space="0" w:color="auto"/>
            <w:left w:val="none" w:sz="0" w:space="0" w:color="auto"/>
            <w:bottom w:val="none" w:sz="0" w:space="0" w:color="auto"/>
            <w:right w:val="none" w:sz="0" w:space="0" w:color="auto"/>
          </w:divBdr>
          <w:divsChild>
            <w:div w:id="423382260">
              <w:marLeft w:val="0"/>
              <w:marRight w:val="0"/>
              <w:marTop w:val="0"/>
              <w:marBottom w:val="0"/>
              <w:divBdr>
                <w:top w:val="none" w:sz="0" w:space="0" w:color="auto"/>
                <w:left w:val="none" w:sz="0" w:space="0" w:color="auto"/>
                <w:bottom w:val="none" w:sz="0" w:space="0" w:color="auto"/>
                <w:right w:val="none" w:sz="0" w:space="0" w:color="auto"/>
              </w:divBdr>
              <w:divsChild>
                <w:div w:id="178011224">
                  <w:marLeft w:val="0"/>
                  <w:marRight w:val="0"/>
                  <w:marTop w:val="0"/>
                  <w:marBottom w:val="0"/>
                  <w:divBdr>
                    <w:top w:val="none" w:sz="0" w:space="0" w:color="auto"/>
                    <w:left w:val="none" w:sz="0" w:space="0" w:color="auto"/>
                    <w:bottom w:val="none" w:sz="0" w:space="0" w:color="auto"/>
                    <w:right w:val="none" w:sz="0" w:space="0" w:color="auto"/>
                  </w:divBdr>
                  <w:divsChild>
                    <w:div w:id="127902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portal.azure.com" TargetMode="External"/><Relationship Id="rId55" Type="http://schemas.openxmlformats.org/officeDocument/2006/relationships/image" Target="media/image45.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8" Type="http://schemas.openxmlformats.org/officeDocument/2006/relationships/hyperlink" Target="http://www.microsoft.com/windowsazure/sdk/"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localhost/CloudShop"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portal.azur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1E1F43-804C-4E1E-8109-29C503F59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3848</TotalTime>
  <Pages>37</Pages>
  <Words>4123</Words>
  <Characters>23502</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Larry Wall (PREMIER DEV)</dc:creator>
  <cp:keywords/>
  <dc:description/>
  <cp:lastModifiedBy>Beth Quinlan</cp:lastModifiedBy>
  <cp:revision>114</cp:revision>
  <cp:lastPrinted>2018-04-06T16:20:00Z</cp:lastPrinted>
  <dcterms:created xsi:type="dcterms:W3CDTF">2014-04-08T18:58:00Z</dcterms:created>
  <dcterms:modified xsi:type="dcterms:W3CDTF">2018-04-11T18:05:00Z</dcterms:modified>
</cp:coreProperties>
</file>