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1ACC2" w14:textId="77777777" w:rsidR="00711BB8" w:rsidRDefault="00711BB8" w:rsidP="00711BB8">
      <w:pPr>
        <w:pStyle w:val="Title"/>
        <w:ind w:right="288"/>
        <w:rPr>
          <w:rFonts w:cs="Calibri"/>
          <w:color w:val="4F81BD"/>
          <w:sz w:val="60"/>
          <w:szCs w:val="60"/>
          <w:lang w:val="en-IN"/>
        </w:rPr>
      </w:pPr>
      <w:r>
        <w:rPr>
          <w:rFonts w:cs="Calibri"/>
          <w:color w:val="4F81BD"/>
          <w:sz w:val="60"/>
          <w:szCs w:val="60"/>
          <w:lang w:val="en-IN"/>
        </w:rPr>
        <w:t>WorkshopPLUS</w:t>
      </w:r>
    </w:p>
    <w:p w14:paraId="100399BA" w14:textId="328D7282" w:rsidR="002A153E" w:rsidRPr="00C12267" w:rsidRDefault="00711BB8" w:rsidP="00711BB8">
      <w:pPr>
        <w:pStyle w:val="Title"/>
        <w:ind w:right="288"/>
        <w:rPr>
          <w:rFonts w:cs="Calibri"/>
          <w:color w:val="4F81BD"/>
          <w:sz w:val="60"/>
          <w:szCs w:val="60"/>
        </w:rPr>
      </w:pPr>
      <w:r>
        <w:rPr>
          <w:rFonts w:cs="Calibri"/>
          <w:color w:val="4F81BD"/>
          <w:sz w:val="60"/>
          <w:szCs w:val="60"/>
          <w:lang w:val="en-IN"/>
        </w:rPr>
        <w:t>Microsoft Azure Infrastructure as a Service (IaaS)</w:t>
      </w:r>
    </w:p>
    <w:p w14:paraId="100399BB" w14:textId="2D7B1CC5" w:rsidR="002A153E" w:rsidRDefault="006B79C6" w:rsidP="002A153E">
      <w:pPr>
        <w:pStyle w:val="DocumentTitleSecond"/>
        <w:rPr>
          <w:lang w:val="en-IN" w:eastAsia="en-US"/>
        </w:rPr>
      </w:pPr>
      <w:proofErr w:type="spellStart"/>
      <w:r>
        <w:rPr>
          <w:lang w:val="en-IN" w:eastAsia="en-US"/>
        </w:rPr>
        <w:t>V</w:t>
      </w:r>
      <w:r w:rsidR="00514135">
        <w:rPr>
          <w:lang w:val="en-IN" w:eastAsia="en-US"/>
        </w:rPr>
        <w:t>Net</w:t>
      </w:r>
      <w:proofErr w:type="spellEnd"/>
      <w:r w:rsidR="00514135">
        <w:rPr>
          <w:lang w:val="en-IN" w:eastAsia="en-US"/>
        </w:rPr>
        <w:t>-to-</w:t>
      </w:r>
      <w:proofErr w:type="spellStart"/>
      <w:r w:rsidR="00514135">
        <w:rPr>
          <w:lang w:val="en-IN" w:eastAsia="en-US"/>
        </w:rPr>
        <w:t>VN</w:t>
      </w:r>
      <w:r>
        <w:rPr>
          <w:lang w:val="en-IN" w:eastAsia="en-US"/>
        </w:rPr>
        <w:t>et</w:t>
      </w:r>
      <w:proofErr w:type="spellEnd"/>
      <w:r>
        <w:rPr>
          <w:lang w:val="en-IN" w:eastAsia="en-US"/>
        </w:rPr>
        <w:t xml:space="preserve"> </w:t>
      </w:r>
      <w:r w:rsidR="00514135">
        <w:rPr>
          <w:lang w:val="en-IN" w:eastAsia="en-US"/>
        </w:rPr>
        <w:t>Connectivity</w:t>
      </w:r>
      <w:r w:rsidR="00B13A4B">
        <w:rPr>
          <w:lang w:val="en-IN" w:eastAsia="en-US"/>
        </w:rPr>
        <w:t xml:space="preserve"> with BGP</w:t>
      </w:r>
      <w:r>
        <w:rPr>
          <w:lang w:val="en-IN" w:eastAsia="en-US"/>
        </w:rPr>
        <w:t xml:space="preserve"> (</w:t>
      </w:r>
      <w:r w:rsidR="00675935">
        <w:rPr>
          <w:lang w:val="en-IN" w:eastAsia="en-US"/>
        </w:rPr>
        <w:t>ARM</w:t>
      </w:r>
      <w:r>
        <w:rPr>
          <w:lang w:val="en-IN" w:eastAsia="en-US"/>
        </w:rPr>
        <w:t>)</w:t>
      </w:r>
    </w:p>
    <w:p w14:paraId="100399BC" w14:textId="77777777" w:rsidR="009F5A24" w:rsidRDefault="002A153E" w:rsidP="00FB2B43">
      <w:pPr>
        <w:pStyle w:val="DocumentTitleSecond"/>
      </w:pPr>
      <w:r w:rsidRPr="007840F3">
        <w:t>Student Lab Manual</w:t>
      </w:r>
    </w:p>
    <w:p w14:paraId="100399BD" w14:textId="77777777" w:rsidR="009F5A24" w:rsidRDefault="009F5A24" w:rsidP="009F5A24"/>
    <w:p w14:paraId="100399BE" w14:textId="77777777" w:rsidR="009F5A24" w:rsidRDefault="009F5A24" w:rsidP="009F5A24"/>
    <w:p w14:paraId="100399BF" w14:textId="77777777" w:rsidR="009F5A24" w:rsidRDefault="009F5A24" w:rsidP="009F5A24"/>
    <w:p w14:paraId="100399C0" w14:textId="77777777" w:rsidR="009F5A24" w:rsidRDefault="009F5A24" w:rsidP="009F5A24">
      <w:pPr>
        <w:jc w:val="right"/>
      </w:pPr>
    </w:p>
    <w:p w14:paraId="100399C1" w14:textId="77777777" w:rsidR="009F5A24" w:rsidRDefault="009F5A24" w:rsidP="009F5A24">
      <w:pPr>
        <w:jc w:val="right"/>
      </w:pPr>
    </w:p>
    <w:p w14:paraId="100399C2" w14:textId="77777777" w:rsidR="009F5A24" w:rsidRDefault="009F5A24" w:rsidP="009F5A24">
      <w:pPr>
        <w:jc w:val="right"/>
      </w:pPr>
    </w:p>
    <w:p w14:paraId="100399C3" w14:textId="77777777" w:rsidR="009F5A24" w:rsidRDefault="009F5A24" w:rsidP="009F5A24">
      <w:pPr>
        <w:jc w:val="right"/>
      </w:pPr>
    </w:p>
    <w:p w14:paraId="100399C4" w14:textId="77777777" w:rsidR="009F5A24" w:rsidRDefault="009F5A24" w:rsidP="009F5A24">
      <w:pPr>
        <w:jc w:val="right"/>
      </w:pPr>
    </w:p>
    <w:p w14:paraId="100399C5" w14:textId="77777777" w:rsidR="009F5A24" w:rsidRDefault="009F5A24" w:rsidP="009F5A24">
      <w:pPr>
        <w:jc w:val="right"/>
      </w:pPr>
    </w:p>
    <w:p w14:paraId="100399C6" w14:textId="77777777" w:rsidR="009F5A24" w:rsidRDefault="009F5A24" w:rsidP="009F5A24">
      <w:pPr>
        <w:jc w:val="right"/>
      </w:pPr>
    </w:p>
    <w:p w14:paraId="100399C7" w14:textId="77777777" w:rsidR="007B4EF8" w:rsidRDefault="007B4EF8" w:rsidP="009F5A24">
      <w:pPr>
        <w:jc w:val="right"/>
      </w:pPr>
    </w:p>
    <w:p w14:paraId="100399C8" w14:textId="77777777" w:rsidR="00E95F0B" w:rsidRDefault="00E95F0B" w:rsidP="009F5A24">
      <w:pPr>
        <w:jc w:val="right"/>
      </w:pPr>
    </w:p>
    <w:p w14:paraId="100399C9" w14:textId="77777777" w:rsidR="00E95F0B" w:rsidRDefault="00E95F0B" w:rsidP="009F5A24">
      <w:pPr>
        <w:jc w:val="right"/>
      </w:pPr>
    </w:p>
    <w:p w14:paraId="100399CA" w14:textId="77777777" w:rsidR="00E95F0B" w:rsidRDefault="00E95F0B" w:rsidP="009F5A24">
      <w:pPr>
        <w:jc w:val="right"/>
      </w:pPr>
    </w:p>
    <w:p w14:paraId="100399CB" w14:textId="77777777" w:rsidR="00E95F0B" w:rsidRDefault="00E95F0B" w:rsidP="009F5A24">
      <w:pPr>
        <w:jc w:val="right"/>
      </w:pPr>
    </w:p>
    <w:p w14:paraId="100399CC" w14:textId="77777777" w:rsidR="00E95F0B" w:rsidRDefault="00E95F0B" w:rsidP="009F5A24">
      <w:pPr>
        <w:jc w:val="right"/>
      </w:pPr>
    </w:p>
    <w:p w14:paraId="100399CD" w14:textId="77777777" w:rsidR="00E95F0B" w:rsidRDefault="00E95F0B" w:rsidP="009F5A24">
      <w:pPr>
        <w:jc w:val="right"/>
      </w:pPr>
    </w:p>
    <w:p w14:paraId="5C0A9047" w14:textId="77777777" w:rsidR="006C6978" w:rsidRDefault="006C6978" w:rsidP="009F5A24">
      <w:pPr>
        <w:jc w:val="right"/>
      </w:pPr>
    </w:p>
    <w:p w14:paraId="1C4DEA1B" w14:textId="77777777" w:rsidR="006C6978" w:rsidRDefault="006C6978" w:rsidP="009F5A24">
      <w:pPr>
        <w:jc w:val="right"/>
      </w:pPr>
    </w:p>
    <w:p w14:paraId="741AE060" w14:textId="77777777" w:rsidR="006C6978" w:rsidRDefault="006C6978" w:rsidP="009F5A24">
      <w:pPr>
        <w:jc w:val="right"/>
      </w:pPr>
    </w:p>
    <w:p w14:paraId="100399CE" w14:textId="409328F3" w:rsidR="009F5A24" w:rsidRDefault="009F5A24" w:rsidP="009F5A24">
      <w:pPr>
        <w:jc w:val="right"/>
      </w:pPr>
      <w:r>
        <w:t>V</w:t>
      </w:r>
      <w:r w:rsidR="00772A2C">
        <w:t>1</w:t>
      </w:r>
      <w:r>
        <w:t>.</w:t>
      </w:r>
      <w:r w:rsidR="007C3D14">
        <w:t>3</w:t>
      </w:r>
      <w:r w:rsidR="005D38C5">
        <w:t xml:space="preserve">, </w:t>
      </w:r>
      <w:r w:rsidR="007C3D14">
        <w:t>February 8</w:t>
      </w:r>
      <w:r>
        <w:t>, 201</w:t>
      </w:r>
      <w:r w:rsidR="007C3D14">
        <w:t>8</w:t>
      </w:r>
    </w:p>
    <w:p w14:paraId="100399CF" w14:textId="77777777" w:rsidR="009F5A24" w:rsidRDefault="009F5A24" w:rsidP="009F5A24"/>
    <w:p w14:paraId="100399D0" w14:textId="77777777" w:rsidR="009F5A24" w:rsidRDefault="009F5A24">
      <w:pPr>
        <w:spacing w:before="0" w:after="160"/>
        <w:rPr>
          <w:rFonts w:asciiTheme="minorHAnsi" w:eastAsia="Times New Roman" w:hAnsiTheme="minorHAnsi" w:cs="Arial"/>
          <w:color w:val="595959" w:themeColor="text1" w:themeTint="A6"/>
          <w:sz w:val="20"/>
          <w:szCs w:val="20"/>
          <w:lang w:bidi="he-IL"/>
        </w:rPr>
      </w:pPr>
    </w:p>
    <w:p w14:paraId="6DCD5C8F" w14:textId="432BACF9" w:rsidR="00A20C89" w:rsidRDefault="00A20C89">
      <w:pPr>
        <w:rPr>
          <w:rFonts w:asciiTheme="minorHAnsi" w:eastAsia="Times New Roman" w:hAnsiTheme="minorHAnsi" w:cs="Arial"/>
          <w:color w:val="595959" w:themeColor="text1" w:themeTint="A6"/>
          <w:sz w:val="20"/>
          <w:szCs w:val="20"/>
          <w:lang w:bidi="he-IL"/>
        </w:rPr>
      </w:pPr>
    </w:p>
    <w:p w14:paraId="100399D1" w14:textId="19D3CF88"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00399D2" w14:textId="77777777" w:rsidR="009F5A24" w:rsidRDefault="009F5A24" w:rsidP="009F5A24">
      <w:pPr>
        <w:pStyle w:val="CopyrightText"/>
        <w:jc w:val="both"/>
        <w:rPr>
          <w:rFonts w:asciiTheme="minorHAnsi" w:hAnsiTheme="minorHAnsi"/>
          <w:color w:val="595959" w:themeColor="text1" w:themeTint="A6"/>
        </w:rPr>
      </w:pPr>
    </w:p>
    <w:p w14:paraId="100399D3"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may have patents, patent applications, trademarked,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0399D4" w14:textId="77777777" w:rsidR="009F5A24" w:rsidRDefault="009F5A24" w:rsidP="009F5A24">
      <w:pPr>
        <w:pStyle w:val="CopyrightText"/>
        <w:jc w:val="both"/>
        <w:rPr>
          <w:rFonts w:asciiTheme="minorHAnsi" w:hAnsiTheme="minorHAnsi"/>
          <w:color w:val="595959" w:themeColor="text1" w:themeTint="A6"/>
        </w:rPr>
      </w:pPr>
    </w:p>
    <w:p w14:paraId="100399D5" w14:textId="1479A12E" w:rsidR="009F5A24" w:rsidRDefault="00D61AF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 2014</w:t>
      </w:r>
      <w:r w:rsidR="009F5A24">
        <w:rPr>
          <w:rFonts w:asciiTheme="minorHAnsi" w:hAnsiTheme="minorHAnsi"/>
          <w:color w:val="595959" w:themeColor="text1" w:themeTint="A6"/>
        </w:rPr>
        <w:t xml:space="preserve"> Microsoft Corporation. All rights reserved.</w:t>
      </w:r>
    </w:p>
    <w:p w14:paraId="100399D6" w14:textId="77777777" w:rsidR="009F5A24" w:rsidRDefault="009F5A24" w:rsidP="009F5A24">
      <w:pPr>
        <w:pStyle w:val="CopyrightText"/>
        <w:jc w:val="both"/>
        <w:rPr>
          <w:rFonts w:asciiTheme="minorHAnsi" w:hAnsiTheme="minorHAnsi"/>
          <w:color w:val="595959" w:themeColor="text1" w:themeTint="A6"/>
        </w:rPr>
      </w:pPr>
    </w:p>
    <w:p w14:paraId="100399D7"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 xml:space="preserve">Microsoft, MS-DOS, MS, Windows, Windows NT, MSDN, Active Directory, BizTalk, SQL Server, SharePoint, Outlook, PowerPoint, FrontPage, Visual Basic, Visual C++, Visual J++, Visual InterDev, Visual SourceSafe, Visual C#, Visual </w:t>
      </w:r>
      <w:proofErr w:type="gramStart"/>
      <w:r>
        <w:rPr>
          <w:rFonts w:asciiTheme="minorHAnsi" w:hAnsiTheme="minorHAnsi"/>
          <w:color w:val="595959" w:themeColor="text1" w:themeTint="A6"/>
        </w:rPr>
        <w:t>J#,  and</w:t>
      </w:r>
      <w:proofErr w:type="gramEnd"/>
      <w:r>
        <w:rPr>
          <w:rFonts w:asciiTheme="minorHAnsi" w:hAnsiTheme="minorHAnsi"/>
          <w:color w:val="595959" w:themeColor="text1" w:themeTint="A6"/>
        </w:rPr>
        <w:t xml:space="preserve"> Visual Studio are either registered trademarks or trademarks of Microsoft Corporation in the U.S.A. and/or other countries.</w:t>
      </w:r>
    </w:p>
    <w:p w14:paraId="100399D8" w14:textId="77777777" w:rsidR="009F5A24" w:rsidRDefault="009F5A24" w:rsidP="009F5A24">
      <w:pPr>
        <w:pStyle w:val="CopyrightText"/>
        <w:jc w:val="both"/>
        <w:rPr>
          <w:rFonts w:asciiTheme="minorHAnsi" w:hAnsiTheme="minorHAnsi"/>
          <w:color w:val="595959" w:themeColor="text1" w:themeTint="A6"/>
        </w:rPr>
      </w:pPr>
    </w:p>
    <w:p w14:paraId="100399D9" w14:textId="77777777" w:rsidR="009F5A24" w:rsidRDefault="009F5A24" w:rsidP="009F5A24">
      <w:pPr>
        <w:pStyle w:val="CopyrightText"/>
        <w:ind w:firstLine="0"/>
        <w:jc w:val="both"/>
        <w:rPr>
          <w:rFonts w:asciiTheme="minorHAnsi" w:hAnsiTheme="minorHAnsi"/>
          <w:color w:val="595959" w:themeColor="text1" w:themeTint="A6"/>
        </w:rPr>
      </w:pPr>
      <w:bookmarkStart w:id="0" w:name="_Toc226956762"/>
      <w:bookmarkStart w:id="1" w:name="_Toc226793838"/>
      <w:bookmarkStart w:id="2" w:name="_Toc226771590"/>
      <w:bookmarkStart w:id="3" w:name="_Toc225603745"/>
      <w:bookmarkStart w:id="4" w:name="_Toc225424039"/>
      <w:bookmarkStart w:id="5" w:name="_Toc225240229"/>
      <w:bookmarkStart w:id="6" w:name="_Toc225237764"/>
      <w:r>
        <w:rPr>
          <w:rFonts w:asciiTheme="minorHAnsi" w:hAnsiTheme="minorHAnsi"/>
          <w:color w:val="595959" w:themeColor="text1" w:themeTint="A6"/>
        </w:rPr>
        <w:t>Other product and company names herein may be the trademarks of their respective owners.</w:t>
      </w:r>
      <w:bookmarkEnd w:id="0"/>
      <w:bookmarkEnd w:id="1"/>
      <w:bookmarkEnd w:id="2"/>
      <w:bookmarkEnd w:id="3"/>
      <w:bookmarkEnd w:id="4"/>
      <w:bookmarkEnd w:id="5"/>
      <w:bookmarkEnd w:id="6"/>
    </w:p>
    <w:p w14:paraId="100399DA" w14:textId="77777777" w:rsidR="009F5A24" w:rsidRDefault="009F5A24" w:rsidP="009F5A24">
      <w:pPr>
        <w:rPr>
          <w:rFonts w:asciiTheme="majorHAnsi" w:eastAsiaTheme="majorEastAsia" w:hAnsiTheme="majorHAnsi" w:cstheme="majorBidi"/>
          <w:b/>
          <w:bCs/>
          <w:color w:val="2E74B5" w:themeColor="accent1" w:themeShade="BF"/>
          <w:sz w:val="28"/>
          <w:szCs w:val="28"/>
        </w:rPr>
      </w:pPr>
      <w:r>
        <w:br w:type="page"/>
      </w:r>
    </w:p>
    <w:p w14:paraId="100399DB" w14:textId="77777777" w:rsidR="00DC00AE" w:rsidRDefault="00DC00AE">
      <w:pPr>
        <w:spacing w:before="0" w:after="160"/>
        <w:rPr>
          <w:rFonts w:asciiTheme="majorHAnsi" w:eastAsiaTheme="majorEastAsia" w:hAnsiTheme="majorHAnsi" w:cstheme="majorBidi"/>
          <w:color w:val="2E74B5" w:themeColor="accent1" w:themeShade="BF"/>
          <w:sz w:val="32"/>
          <w:szCs w:val="32"/>
        </w:rPr>
      </w:pPr>
    </w:p>
    <w:sdt>
      <w:sdtPr>
        <w:rPr>
          <w:rFonts w:ascii="Times New Roman" w:eastAsiaTheme="minorHAnsi" w:hAnsi="Times New Roman" w:cstheme="minorBidi"/>
          <w:color w:val="auto"/>
          <w:sz w:val="22"/>
          <w:szCs w:val="22"/>
        </w:rPr>
        <w:id w:val="950363498"/>
        <w:docPartObj>
          <w:docPartGallery w:val="Table of Contents"/>
          <w:docPartUnique/>
        </w:docPartObj>
      </w:sdtPr>
      <w:sdtEndPr>
        <w:rPr>
          <w:rFonts w:ascii="Segoe UI" w:hAnsi="Segoe UI"/>
          <w:b/>
          <w:bCs/>
          <w:noProof/>
          <w:sz w:val="21"/>
        </w:rPr>
      </w:sdtEndPr>
      <w:sdtContent>
        <w:p w14:paraId="100399DC" w14:textId="77777777" w:rsidR="00DC00AE" w:rsidRDefault="00DC00AE">
          <w:pPr>
            <w:pStyle w:val="TOCHeading"/>
          </w:pPr>
          <w:r>
            <w:t>Contents</w:t>
          </w:r>
        </w:p>
        <w:p w14:paraId="5FD63344" w14:textId="39E58E36" w:rsidR="00E3588E" w:rsidRDefault="008402C6">
          <w:pPr>
            <w:pStyle w:val="TOC1"/>
            <w:tabs>
              <w:tab w:val="right" w:leader="dot" w:pos="9350"/>
            </w:tabs>
            <w:rPr>
              <w:ins w:id="7" w:author="Beth Quinlan" w:date="2018-04-06T15:32:00Z"/>
              <w:rFonts w:asciiTheme="minorHAnsi" w:eastAsiaTheme="minorEastAsia" w:hAnsiTheme="minorHAnsi"/>
              <w:noProof/>
              <w:sz w:val="22"/>
            </w:rPr>
          </w:pPr>
          <w:r>
            <w:t xml:space="preserve">    </w:t>
          </w:r>
          <w:r w:rsidR="00DC00AE">
            <w:fldChar w:fldCharType="begin"/>
          </w:r>
          <w:r w:rsidR="00DC00AE">
            <w:instrText xml:space="preserve"> TOC \o "1-3" \h \z \u </w:instrText>
          </w:r>
          <w:r w:rsidR="00DC00AE">
            <w:fldChar w:fldCharType="separate"/>
          </w:r>
          <w:ins w:id="8" w:author="Beth Quinlan" w:date="2018-04-06T15:32:00Z">
            <w:r w:rsidR="00E3588E" w:rsidRPr="00EB0788">
              <w:rPr>
                <w:rStyle w:val="Hyperlink"/>
                <w:noProof/>
              </w:rPr>
              <w:fldChar w:fldCharType="begin"/>
            </w:r>
            <w:r w:rsidR="00E3588E" w:rsidRPr="00EB0788">
              <w:rPr>
                <w:rStyle w:val="Hyperlink"/>
                <w:noProof/>
              </w:rPr>
              <w:instrText xml:space="preserve"> </w:instrText>
            </w:r>
            <w:r w:rsidR="00E3588E">
              <w:rPr>
                <w:noProof/>
              </w:rPr>
              <w:instrText>HYPERLINK \l "_Toc510792080"</w:instrText>
            </w:r>
            <w:r w:rsidR="00E3588E" w:rsidRPr="00EB0788">
              <w:rPr>
                <w:rStyle w:val="Hyperlink"/>
                <w:noProof/>
              </w:rPr>
              <w:instrText xml:space="preserve"> </w:instrText>
            </w:r>
            <w:r w:rsidR="00E3588E" w:rsidRPr="00EB0788">
              <w:rPr>
                <w:rStyle w:val="Hyperlink"/>
                <w:noProof/>
              </w:rPr>
              <w:fldChar w:fldCharType="separate"/>
            </w:r>
            <w:r w:rsidR="00E3588E" w:rsidRPr="00EB0788">
              <w:rPr>
                <w:rStyle w:val="Hyperlink"/>
                <w:noProof/>
                <w:lang w:val="en"/>
              </w:rPr>
              <w:t>Exercise 1 – VNet-to-VNet Connectivity</w:t>
            </w:r>
            <w:r w:rsidR="00E3588E">
              <w:rPr>
                <w:noProof/>
                <w:webHidden/>
              </w:rPr>
              <w:tab/>
            </w:r>
            <w:r w:rsidR="00E3588E">
              <w:rPr>
                <w:noProof/>
                <w:webHidden/>
              </w:rPr>
              <w:fldChar w:fldCharType="begin"/>
            </w:r>
            <w:r w:rsidR="00E3588E">
              <w:rPr>
                <w:noProof/>
                <w:webHidden/>
              </w:rPr>
              <w:instrText xml:space="preserve"> PAGEREF _Toc510792080 \h </w:instrText>
            </w:r>
          </w:ins>
          <w:r w:rsidR="00E3588E">
            <w:rPr>
              <w:noProof/>
              <w:webHidden/>
            </w:rPr>
          </w:r>
          <w:r w:rsidR="00E3588E">
            <w:rPr>
              <w:noProof/>
              <w:webHidden/>
            </w:rPr>
            <w:fldChar w:fldCharType="separate"/>
          </w:r>
          <w:ins w:id="9" w:author="Beth Quinlan" w:date="2018-04-06T16:38:00Z">
            <w:r w:rsidR="006E2C71">
              <w:rPr>
                <w:noProof/>
                <w:webHidden/>
              </w:rPr>
              <w:t>5</w:t>
            </w:r>
          </w:ins>
          <w:ins w:id="10" w:author="Beth Quinlan" w:date="2018-04-06T15:32:00Z">
            <w:r w:rsidR="00E3588E">
              <w:rPr>
                <w:noProof/>
                <w:webHidden/>
              </w:rPr>
              <w:fldChar w:fldCharType="end"/>
            </w:r>
            <w:r w:rsidR="00E3588E" w:rsidRPr="00EB0788">
              <w:rPr>
                <w:rStyle w:val="Hyperlink"/>
                <w:noProof/>
              </w:rPr>
              <w:fldChar w:fldCharType="end"/>
            </w:r>
          </w:ins>
        </w:p>
        <w:p w14:paraId="37798FBF" w14:textId="4620A001" w:rsidR="00E3588E" w:rsidRDefault="00E3588E">
          <w:pPr>
            <w:pStyle w:val="TOC2"/>
            <w:tabs>
              <w:tab w:val="right" w:leader="dot" w:pos="9350"/>
            </w:tabs>
            <w:rPr>
              <w:ins w:id="11" w:author="Beth Quinlan" w:date="2018-04-06T15:32:00Z"/>
              <w:rFonts w:asciiTheme="minorHAnsi" w:eastAsiaTheme="minorEastAsia" w:hAnsiTheme="minorHAnsi"/>
              <w:noProof/>
              <w:sz w:val="22"/>
            </w:rPr>
          </w:pPr>
          <w:ins w:id="12"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"_Toc510792081"</w:instrText>
            </w:r>
            <w:r w:rsidRPr="00EB0788">
              <w:rPr>
                <w:rStyle w:val="Hyperlink"/>
                <w:noProof/>
              </w:rPr>
              <w:instrText xml:space="preserve"> </w:instrText>
            </w:r>
            <w:r w:rsidRPr="00EB0788">
              <w:rPr>
                <w:rStyle w:val="Hyperlink"/>
                <w:noProof/>
              </w:rPr>
              <w:fldChar w:fldCharType="separate"/>
            </w:r>
            <w:r w:rsidRPr="00EB0788">
              <w:rPr>
                <w:rStyle w:val="Hyperlink"/>
                <w:noProof/>
              </w:rPr>
              <w:t>Prerequisites</w:t>
            </w:r>
            <w:r>
              <w:rPr>
                <w:noProof/>
                <w:webHidden/>
              </w:rPr>
              <w:tab/>
            </w:r>
            <w:r>
              <w:rPr>
                <w:noProof/>
                <w:webHidden/>
              </w:rPr>
              <w:fldChar w:fldCharType="begin"/>
            </w:r>
            <w:r>
              <w:rPr>
                <w:noProof/>
                <w:webHidden/>
              </w:rPr>
              <w:instrText xml:space="preserve"> PAGEREF _Toc510792081 \h </w:instrText>
            </w:r>
          </w:ins>
          <w:r>
            <w:rPr>
              <w:noProof/>
              <w:webHidden/>
            </w:rPr>
          </w:r>
          <w:r>
            <w:rPr>
              <w:noProof/>
              <w:webHidden/>
            </w:rPr>
            <w:fldChar w:fldCharType="separate"/>
          </w:r>
          <w:ins w:id="13" w:author="Beth Quinlan" w:date="2018-04-06T16:38:00Z">
            <w:r w:rsidR="006E2C71">
              <w:rPr>
                <w:noProof/>
                <w:webHidden/>
              </w:rPr>
              <w:t>5</w:t>
            </w:r>
          </w:ins>
          <w:ins w:id="14" w:author="Beth Quinlan" w:date="2018-04-06T15:32:00Z">
            <w:r>
              <w:rPr>
                <w:noProof/>
                <w:webHidden/>
              </w:rPr>
              <w:fldChar w:fldCharType="end"/>
            </w:r>
            <w:r w:rsidRPr="00EB0788">
              <w:rPr>
                <w:rStyle w:val="Hyperlink"/>
                <w:noProof/>
              </w:rPr>
              <w:fldChar w:fldCharType="end"/>
            </w:r>
          </w:ins>
        </w:p>
        <w:p w14:paraId="4D8C5645" w14:textId="02EBA4EB" w:rsidR="00E3588E" w:rsidRDefault="00E3588E">
          <w:pPr>
            <w:pStyle w:val="TOC2"/>
            <w:tabs>
              <w:tab w:val="right" w:leader="dot" w:pos="9350"/>
            </w:tabs>
            <w:rPr>
              <w:ins w:id="15" w:author="Beth Quinlan" w:date="2018-04-06T15:32:00Z"/>
              <w:rFonts w:asciiTheme="minorHAnsi" w:eastAsiaTheme="minorEastAsia" w:hAnsiTheme="minorHAnsi"/>
              <w:noProof/>
              <w:sz w:val="22"/>
            </w:rPr>
          </w:pPr>
          <w:ins w:id="16"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"_Toc510792082"</w:instrText>
            </w:r>
            <w:r w:rsidRPr="00EB0788">
              <w:rPr>
                <w:rStyle w:val="Hyperlink"/>
                <w:noProof/>
              </w:rPr>
              <w:instrText xml:space="preserve"> </w:instrText>
            </w:r>
            <w:r w:rsidRPr="00EB0788">
              <w:rPr>
                <w:rStyle w:val="Hyperlink"/>
                <w:noProof/>
              </w:rPr>
              <w:fldChar w:fldCharType="separate"/>
            </w:r>
            <w:r w:rsidRPr="00EB0788">
              <w:rPr>
                <w:rStyle w:val="Hyperlink"/>
                <w:noProof/>
                <w:lang w:val="en"/>
              </w:rPr>
              <w:t>Task 1 – Create the first virtual Network and Virtual Network gateway</w:t>
            </w:r>
            <w:r>
              <w:rPr>
                <w:noProof/>
                <w:webHidden/>
              </w:rPr>
              <w:tab/>
            </w:r>
            <w:r>
              <w:rPr>
                <w:noProof/>
                <w:webHidden/>
              </w:rPr>
              <w:fldChar w:fldCharType="begin"/>
            </w:r>
            <w:r>
              <w:rPr>
                <w:noProof/>
                <w:webHidden/>
              </w:rPr>
              <w:instrText xml:space="preserve"> PAGEREF _Toc510792082 \h </w:instrText>
            </w:r>
          </w:ins>
          <w:r>
            <w:rPr>
              <w:noProof/>
              <w:webHidden/>
            </w:rPr>
          </w:r>
          <w:r>
            <w:rPr>
              <w:noProof/>
              <w:webHidden/>
            </w:rPr>
            <w:fldChar w:fldCharType="separate"/>
          </w:r>
          <w:ins w:id="17" w:author="Beth Quinlan" w:date="2018-04-06T16:38:00Z">
            <w:r w:rsidR="006E2C71">
              <w:rPr>
                <w:noProof/>
                <w:webHidden/>
              </w:rPr>
              <w:t>5</w:t>
            </w:r>
          </w:ins>
          <w:ins w:id="18" w:author="Beth Quinlan" w:date="2018-04-06T15:32:00Z">
            <w:r>
              <w:rPr>
                <w:noProof/>
                <w:webHidden/>
              </w:rPr>
              <w:fldChar w:fldCharType="end"/>
            </w:r>
            <w:r w:rsidRPr="00EB0788">
              <w:rPr>
                <w:rStyle w:val="Hyperlink"/>
                <w:noProof/>
              </w:rPr>
              <w:fldChar w:fldCharType="end"/>
            </w:r>
          </w:ins>
        </w:p>
        <w:p w14:paraId="1BD684A3" w14:textId="627C5B2C" w:rsidR="00E3588E" w:rsidRDefault="00E3588E">
          <w:pPr>
            <w:pStyle w:val="TOC2"/>
            <w:tabs>
              <w:tab w:val="right" w:leader="dot" w:pos="9350"/>
            </w:tabs>
            <w:rPr>
              <w:ins w:id="19" w:author="Beth Quinlan" w:date="2018-04-06T15:32:00Z"/>
              <w:rFonts w:asciiTheme="minorHAnsi" w:eastAsiaTheme="minorEastAsia" w:hAnsiTheme="minorHAnsi"/>
              <w:noProof/>
              <w:sz w:val="22"/>
            </w:rPr>
          </w:pPr>
          <w:ins w:id="20"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"_Toc510792083"</w:instrText>
            </w:r>
            <w:r w:rsidRPr="00EB0788">
              <w:rPr>
                <w:rStyle w:val="Hyperlink"/>
                <w:noProof/>
              </w:rPr>
              <w:instrText xml:space="preserve"> </w:instrText>
            </w:r>
            <w:r w:rsidRPr="00EB0788">
              <w:rPr>
                <w:rStyle w:val="Hyperlink"/>
                <w:noProof/>
              </w:rPr>
              <w:fldChar w:fldCharType="separate"/>
            </w:r>
            <w:r w:rsidRPr="00EB0788">
              <w:rPr>
                <w:rStyle w:val="Hyperlink"/>
                <w:noProof/>
                <w:lang w:val="en"/>
              </w:rPr>
              <w:t>Task 2 – Create the second Virtual Network and Virtual Network gateway</w:t>
            </w:r>
            <w:r>
              <w:rPr>
                <w:noProof/>
                <w:webHidden/>
              </w:rPr>
              <w:tab/>
            </w:r>
            <w:r>
              <w:rPr>
                <w:noProof/>
                <w:webHidden/>
              </w:rPr>
              <w:fldChar w:fldCharType="begin"/>
            </w:r>
            <w:r>
              <w:rPr>
                <w:noProof/>
                <w:webHidden/>
              </w:rPr>
              <w:instrText xml:space="preserve"> PAGEREF _Toc510792083 \h </w:instrText>
            </w:r>
          </w:ins>
          <w:r>
            <w:rPr>
              <w:noProof/>
              <w:webHidden/>
            </w:rPr>
          </w:r>
          <w:r>
            <w:rPr>
              <w:noProof/>
              <w:webHidden/>
            </w:rPr>
            <w:fldChar w:fldCharType="separate"/>
          </w:r>
          <w:ins w:id="21" w:author="Beth Quinlan" w:date="2018-04-06T16:38:00Z">
            <w:r w:rsidR="006E2C71">
              <w:rPr>
                <w:noProof/>
                <w:webHidden/>
              </w:rPr>
              <w:t>12</w:t>
            </w:r>
          </w:ins>
          <w:ins w:id="22" w:author="Beth Quinlan" w:date="2018-04-06T15:32:00Z">
            <w:r>
              <w:rPr>
                <w:noProof/>
                <w:webHidden/>
              </w:rPr>
              <w:fldChar w:fldCharType="end"/>
            </w:r>
            <w:r w:rsidRPr="00EB0788">
              <w:rPr>
                <w:rStyle w:val="Hyperlink"/>
                <w:noProof/>
              </w:rPr>
              <w:fldChar w:fldCharType="end"/>
            </w:r>
          </w:ins>
        </w:p>
        <w:p w14:paraId="0FAB2674" w14:textId="04EA715A" w:rsidR="00E3588E" w:rsidRDefault="00E3588E">
          <w:pPr>
            <w:pStyle w:val="TOC2"/>
            <w:tabs>
              <w:tab w:val="right" w:leader="dot" w:pos="9350"/>
            </w:tabs>
            <w:rPr>
              <w:ins w:id="23" w:author="Beth Quinlan" w:date="2018-04-06T15:32:00Z"/>
              <w:rFonts w:asciiTheme="minorHAnsi" w:eastAsiaTheme="minorEastAsia" w:hAnsiTheme="minorHAnsi"/>
              <w:noProof/>
              <w:sz w:val="22"/>
            </w:rPr>
          </w:pPr>
          <w:ins w:id="24"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"_Toc510792084"</w:instrText>
            </w:r>
            <w:r w:rsidRPr="00EB0788">
              <w:rPr>
                <w:rStyle w:val="Hyperlink"/>
                <w:noProof/>
              </w:rPr>
              <w:instrText xml:space="preserve"> </w:instrText>
            </w:r>
            <w:r w:rsidRPr="00EB0788">
              <w:rPr>
                <w:rStyle w:val="Hyperlink"/>
                <w:noProof/>
              </w:rPr>
              <w:fldChar w:fldCharType="separate"/>
            </w:r>
            <w:r w:rsidRPr="00EB0788">
              <w:rPr>
                <w:rStyle w:val="Hyperlink"/>
                <w:noProof/>
                <w:lang w:val="en"/>
              </w:rPr>
              <w:t>Task 3 – Confirm Virtual Network Gateway creation</w:t>
            </w:r>
            <w:r>
              <w:rPr>
                <w:noProof/>
                <w:webHidden/>
              </w:rPr>
              <w:tab/>
            </w:r>
            <w:r>
              <w:rPr>
                <w:noProof/>
                <w:webHidden/>
              </w:rPr>
              <w:fldChar w:fldCharType="begin"/>
            </w:r>
            <w:r>
              <w:rPr>
                <w:noProof/>
                <w:webHidden/>
              </w:rPr>
              <w:instrText xml:space="preserve"> PAGEREF _Toc510792084 \h </w:instrText>
            </w:r>
          </w:ins>
          <w:r>
            <w:rPr>
              <w:noProof/>
              <w:webHidden/>
            </w:rPr>
          </w:r>
          <w:r>
            <w:rPr>
              <w:noProof/>
              <w:webHidden/>
            </w:rPr>
            <w:fldChar w:fldCharType="separate"/>
          </w:r>
          <w:ins w:id="25" w:author="Beth Quinlan" w:date="2018-04-06T16:38:00Z">
            <w:r w:rsidR="006E2C71">
              <w:rPr>
                <w:noProof/>
                <w:webHidden/>
              </w:rPr>
              <w:t>15</w:t>
            </w:r>
          </w:ins>
          <w:ins w:id="26" w:author="Beth Quinlan" w:date="2018-04-06T15:32:00Z">
            <w:r>
              <w:rPr>
                <w:noProof/>
                <w:webHidden/>
              </w:rPr>
              <w:fldChar w:fldCharType="end"/>
            </w:r>
            <w:r w:rsidRPr="00EB0788">
              <w:rPr>
                <w:rStyle w:val="Hyperlink"/>
                <w:noProof/>
              </w:rPr>
              <w:fldChar w:fldCharType="end"/>
            </w:r>
          </w:ins>
        </w:p>
        <w:p w14:paraId="33EEDD53" w14:textId="7E893A59" w:rsidR="00E3588E" w:rsidRDefault="00E3588E">
          <w:pPr>
            <w:pStyle w:val="TOC2"/>
            <w:tabs>
              <w:tab w:val="right" w:leader="dot" w:pos="9350"/>
            </w:tabs>
            <w:rPr>
              <w:ins w:id="27" w:author="Beth Quinlan" w:date="2018-04-06T15:32:00Z"/>
              <w:rFonts w:asciiTheme="minorHAnsi" w:eastAsiaTheme="minorEastAsia" w:hAnsiTheme="minorHAnsi"/>
              <w:noProof/>
              <w:sz w:val="22"/>
            </w:rPr>
          </w:pPr>
          <w:ins w:id="28"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"_Toc510792085"</w:instrText>
            </w:r>
            <w:r w:rsidRPr="00EB0788">
              <w:rPr>
                <w:rStyle w:val="Hyperlink"/>
                <w:noProof/>
              </w:rPr>
              <w:instrText xml:space="preserve"> </w:instrText>
            </w:r>
            <w:r w:rsidRPr="00EB0788">
              <w:rPr>
                <w:rStyle w:val="Hyperlink"/>
                <w:noProof/>
              </w:rPr>
              <w:fldChar w:fldCharType="separate"/>
            </w:r>
            <w:r w:rsidRPr="00EB0788">
              <w:rPr>
                <w:rStyle w:val="Hyperlink"/>
                <w:noProof/>
                <w:lang w:val="en"/>
              </w:rPr>
              <w:t>Task 4 – Create the virtual network connections</w:t>
            </w:r>
            <w:r>
              <w:rPr>
                <w:noProof/>
                <w:webHidden/>
              </w:rPr>
              <w:tab/>
            </w:r>
            <w:r>
              <w:rPr>
                <w:noProof/>
                <w:webHidden/>
              </w:rPr>
              <w:fldChar w:fldCharType="begin"/>
            </w:r>
            <w:r>
              <w:rPr>
                <w:noProof/>
                <w:webHidden/>
              </w:rPr>
              <w:instrText xml:space="preserve"> PAGEREF _Toc510792085 \h </w:instrText>
            </w:r>
          </w:ins>
          <w:r>
            <w:rPr>
              <w:noProof/>
              <w:webHidden/>
            </w:rPr>
          </w:r>
          <w:r>
            <w:rPr>
              <w:noProof/>
              <w:webHidden/>
            </w:rPr>
            <w:fldChar w:fldCharType="separate"/>
          </w:r>
          <w:ins w:id="29" w:author="Beth Quinlan" w:date="2018-04-06T16:38:00Z">
            <w:r w:rsidR="006E2C71">
              <w:rPr>
                <w:noProof/>
                <w:webHidden/>
              </w:rPr>
              <w:t>15</w:t>
            </w:r>
          </w:ins>
          <w:ins w:id="30" w:author="Beth Quinlan" w:date="2018-04-06T15:32:00Z">
            <w:r>
              <w:rPr>
                <w:noProof/>
                <w:webHidden/>
              </w:rPr>
              <w:fldChar w:fldCharType="end"/>
            </w:r>
            <w:r w:rsidRPr="00EB0788">
              <w:rPr>
                <w:rStyle w:val="Hyperlink"/>
                <w:noProof/>
              </w:rPr>
              <w:fldChar w:fldCharType="end"/>
            </w:r>
          </w:ins>
        </w:p>
        <w:p w14:paraId="6DAD80EE" w14:textId="64150A28" w:rsidR="00E3588E" w:rsidRDefault="00E3588E">
          <w:pPr>
            <w:pStyle w:val="TOC2"/>
            <w:tabs>
              <w:tab w:val="right" w:leader="dot" w:pos="9350"/>
            </w:tabs>
            <w:rPr>
              <w:ins w:id="31" w:author="Beth Quinlan" w:date="2018-04-06T15:32:00Z"/>
              <w:rFonts w:asciiTheme="minorHAnsi" w:eastAsiaTheme="minorEastAsia" w:hAnsiTheme="minorHAnsi"/>
              <w:noProof/>
              <w:sz w:val="22"/>
            </w:rPr>
          </w:pPr>
          <w:ins w:id="32"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"_Toc510792086"</w:instrText>
            </w:r>
            <w:r w:rsidRPr="00EB0788">
              <w:rPr>
                <w:rStyle w:val="Hyperlink"/>
                <w:noProof/>
              </w:rPr>
              <w:instrText xml:space="preserve"> </w:instrText>
            </w:r>
            <w:r w:rsidRPr="00EB0788">
              <w:rPr>
                <w:rStyle w:val="Hyperlink"/>
                <w:noProof/>
              </w:rPr>
              <w:fldChar w:fldCharType="separate"/>
            </w:r>
            <w:r w:rsidRPr="00EB0788">
              <w:rPr>
                <w:rStyle w:val="Hyperlink"/>
                <w:noProof/>
                <w:lang w:val="en"/>
              </w:rPr>
              <w:t>Task 5 – Confirm the connection between the virtual networks</w:t>
            </w:r>
            <w:r>
              <w:rPr>
                <w:noProof/>
                <w:webHidden/>
              </w:rPr>
              <w:tab/>
            </w:r>
            <w:r>
              <w:rPr>
                <w:noProof/>
                <w:webHidden/>
              </w:rPr>
              <w:fldChar w:fldCharType="begin"/>
            </w:r>
            <w:r>
              <w:rPr>
                <w:noProof/>
                <w:webHidden/>
              </w:rPr>
              <w:instrText xml:space="preserve"> PAGEREF _Toc510792086 \h </w:instrText>
            </w:r>
          </w:ins>
          <w:r>
            <w:rPr>
              <w:noProof/>
              <w:webHidden/>
            </w:rPr>
          </w:r>
          <w:r>
            <w:rPr>
              <w:noProof/>
              <w:webHidden/>
            </w:rPr>
            <w:fldChar w:fldCharType="separate"/>
          </w:r>
          <w:ins w:id="33" w:author="Beth Quinlan" w:date="2018-04-06T16:38:00Z">
            <w:r w:rsidR="006E2C71">
              <w:rPr>
                <w:noProof/>
                <w:webHidden/>
              </w:rPr>
              <w:t>18</w:t>
            </w:r>
          </w:ins>
          <w:ins w:id="34" w:author="Beth Quinlan" w:date="2018-04-06T15:32:00Z">
            <w:r>
              <w:rPr>
                <w:noProof/>
                <w:webHidden/>
              </w:rPr>
              <w:fldChar w:fldCharType="end"/>
            </w:r>
            <w:r w:rsidRPr="00EB0788">
              <w:rPr>
                <w:rStyle w:val="Hyperlink"/>
                <w:noProof/>
              </w:rPr>
              <w:fldChar w:fldCharType="end"/>
            </w:r>
          </w:ins>
        </w:p>
        <w:p w14:paraId="34382B1D" w14:textId="41CE7675" w:rsidR="00E3588E" w:rsidRDefault="00E3588E">
          <w:pPr>
            <w:pStyle w:val="TOC1"/>
            <w:tabs>
              <w:tab w:val="right" w:leader="dot" w:pos="9350"/>
            </w:tabs>
            <w:rPr>
              <w:ins w:id="35" w:author="Beth Quinlan" w:date="2018-04-06T15:32:00Z"/>
              <w:rFonts w:asciiTheme="minorHAnsi" w:eastAsiaTheme="minorEastAsia" w:hAnsiTheme="minorHAnsi"/>
              <w:noProof/>
              <w:sz w:val="22"/>
            </w:rPr>
          </w:pPr>
          <w:ins w:id="36"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"_Toc510792087"</w:instrText>
            </w:r>
            <w:r w:rsidRPr="00EB0788">
              <w:rPr>
                <w:rStyle w:val="Hyperlink"/>
                <w:noProof/>
              </w:rPr>
              <w:instrText xml:space="preserve"> </w:instrText>
            </w:r>
            <w:r w:rsidRPr="00EB0788">
              <w:rPr>
                <w:rStyle w:val="Hyperlink"/>
                <w:noProof/>
              </w:rPr>
              <w:fldChar w:fldCharType="separate"/>
            </w:r>
            <w:r w:rsidRPr="00EB0788">
              <w:rPr>
                <w:rStyle w:val="Hyperlink"/>
                <w:noProof/>
                <w:lang w:val="en"/>
              </w:rPr>
              <w:t xml:space="preserve">Exercise 2 - </w:t>
            </w:r>
            <w:r w:rsidRPr="00EB0788">
              <w:rPr>
                <w:rStyle w:val="Hyperlink"/>
                <w:noProof/>
              </w:rPr>
              <w:t>Enable BGP on virtual network gateways and connections</w:t>
            </w:r>
            <w:r>
              <w:rPr>
                <w:noProof/>
                <w:webHidden/>
              </w:rPr>
              <w:tab/>
            </w:r>
            <w:r>
              <w:rPr>
                <w:noProof/>
                <w:webHidden/>
              </w:rPr>
              <w:fldChar w:fldCharType="begin"/>
            </w:r>
            <w:r>
              <w:rPr>
                <w:noProof/>
                <w:webHidden/>
              </w:rPr>
              <w:instrText xml:space="preserve"> PAGEREF _Toc510792087 \h </w:instrText>
            </w:r>
          </w:ins>
          <w:r>
            <w:rPr>
              <w:noProof/>
              <w:webHidden/>
            </w:rPr>
          </w:r>
          <w:r>
            <w:rPr>
              <w:noProof/>
              <w:webHidden/>
            </w:rPr>
            <w:fldChar w:fldCharType="separate"/>
          </w:r>
          <w:ins w:id="37" w:author="Beth Quinlan" w:date="2018-04-06T16:38:00Z">
            <w:r w:rsidR="006E2C71">
              <w:rPr>
                <w:noProof/>
                <w:webHidden/>
              </w:rPr>
              <w:t>19</w:t>
            </w:r>
          </w:ins>
          <w:ins w:id="38" w:author="Beth Quinlan" w:date="2018-04-06T15:32:00Z">
            <w:r>
              <w:rPr>
                <w:noProof/>
                <w:webHidden/>
              </w:rPr>
              <w:fldChar w:fldCharType="end"/>
            </w:r>
            <w:r w:rsidRPr="00EB0788">
              <w:rPr>
                <w:rStyle w:val="Hyperlink"/>
                <w:noProof/>
              </w:rPr>
              <w:fldChar w:fldCharType="end"/>
            </w:r>
          </w:ins>
        </w:p>
        <w:p w14:paraId="69DACCBA" w14:textId="458DD6D5" w:rsidR="00E3588E" w:rsidRDefault="00E3588E">
          <w:pPr>
            <w:pStyle w:val="TOC2"/>
            <w:tabs>
              <w:tab w:val="right" w:leader="dot" w:pos="9350"/>
            </w:tabs>
            <w:rPr>
              <w:ins w:id="39" w:author="Beth Quinlan" w:date="2018-04-06T15:32:00Z"/>
              <w:rFonts w:asciiTheme="minorHAnsi" w:eastAsiaTheme="minorEastAsia" w:hAnsiTheme="minorHAnsi"/>
              <w:noProof/>
              <w:sz w:val="22"/>
            </w:rPr>
          </w:pPr>
          <w:ins w:id="40"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"_Toc510792088"</w:instrText>
            </w:r>
            <w:r w:rsidRPr="00EB0788">
              <w:rPr>
                <w:rStyle w:val="Hyperlink"/>
                <w:noProof/>
              </w:rPr>
              <w:instrText xml:space="preserve"> </w:instrText>
            </w:r>
            <w:r w:rsidRPr="00EB0788">
              <w:rPr>
                <w:rStyle w:val="Hyperlink"/>
                <w:noProof/>
              </w:rPr>
              <w:fldChar w:fldCharType="separate"/>
            </w:r>
            <w:r w:rsidRPr="00EB0788">
              <w:rPr>
                <w:rStyle w:val="Hyperlink"/>
                <w:noProof/>
                <w:lang w:val="en"/>
              </w:rPr>
              <w:t>Task 1 - Check the BGP status on the existing virtual network gateway</w:t>
            </w:r>
            <w:r>
              <w:rPr>
                <w:noProof/>
                <w:webHidden/>
              </w:rPr>
              <w:tab/>
            </w:r>
            <w:r>
              <w:rPr>
                <w:noProof/>
                <w:webHidden/>
              </w:rPr>
              <w:fldChar w:fldCharType="begin"/>
            </w:r>
            <w:r>
              <w:rPr>
                <w:noProof/>
                <w:webHidden/>
              </w:rPr>
              <w:instrText xml:space="preserve"> PAGEREF _Toc510792088 \h </w:instrText>
            </w:r>
          </w:ins>
          <w:r>
            <w:rPr>
              <w:noProof/>
              <w:webHidden/>
            </w:rPr>
          </w:r>
          <w:r>
            <w:rPr>
              <w:noProof/>
              <w:webHidden/>
            </w:rPr>
            <w:fldChar w:fldCharType="separate"/>
          </w:r>
          <w:ins w:id="41" w:author="Beth Quinlan" w:date="2018-04-06T16:38:00Z">
            <w:r w:rsidR="006E2C71">
              <w:rPr>
                <w:noProof/>
                <w:webHidden/>
              </w:rPr>
              <w:t>19</w:t>
            </w:r>
          </w:ins>
          <w:ins w:id="42" w:author="Beth Quinlan" w:date="2018-04-06T15:32:00Z">
            <w:r>
              <w:rPr>
                <w:noProof/>
                <w:webHidden/>
              </w:rPr>
              <w:fldChar w:fldCharType="end"/>
            </w:r>
            <w:r w:rsidRPr="00EB0788">
              <w:rPr>
                <w:rStyle w:val="Hyperlink"/>
                <w:noProof/>
              </w:rPr>
              <w:fldChar w:fldCharType="end"/>
            </w:r>
          </w:ins>
        </w:p>
        <w:p w14:paraId="09ECE992" w14:textId="4A1A273F" w:rsidR="00E3588E" w:rsidRDefault="00E3588E">
          <w:pPr>
            <w:pStyle w:val="TOC2"/>
            <w:tabs>
              <w:tab w:val="right" w:leader="dot" w:pos="9350"/>
            </w:tabs>
            <w:rPr>
              <w:ins w:id="43" w:author="Beth Quinlan" w:date="2018-04-06T15:32:00Z"/>
              <w:rFonts w:asciiTheme="minorHAnsi" w:eastAsiaTheme="minorEastAsia" w:hAnsiTheme="minorHAnsi"/>
              <w:noProof/>
              <w:sz w:val="22"/>
            </w:rPr>
          </w:pPr>
          <w:ins w:id="44"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"_Toc510792089"</w:instrText>
            </w:r>
            <w:r w:rsidRPr="00EB0788">
              <w:rPr>
                <w:rStyle w:val="Hyperlink"/>
                <w:noProof/>
              </w:rPr>
              <w:instrText xml:space="preserve"> </w:instrText>
            </w:r>
            <w:r w:rsidRPr="00EB0788">
              <w:rPr>
                <w:rStyle w:val="Hyperlink"/>
                <w:noProof/>
              </w:rPr>
              <w:fldChar w:fldCharType="separate"/>
            </w:r>
            <w:r w:rsidRPr="00EB0788">
              <w:rPr>
                <w:rStyle w:val="Hyperlink"/>
                <w:noProof/>
                <w:lang w:val="en-GB"/>
              </w:rPr>
              <w:t>Task 2 - Enable BGP on the virtual network gateway and connections</w:t>
            </w:r>
            <w:r>
              <w:rPr>
                <w:noProof/>
                <w:webHidden/>
              </w:rPr>
              <w:tab/>
            </w:r>
            <w:r>
              <w:rPr>
                <w:noProof/>
                <w:webHidden/>
              </w:rPr>
              <w:fldChar w:fldCharType="begin"/>
            </w:r>
            <w:r>
              <w:rPr>
                <w:noProof/>
                <w:webHidden/>
              </w:rPr>
              <w:instrText xml:space="preserve"> PAGEREF _Toc510792089 \h </w:instrText>
            </w:r>
          </w:ins>
          <w:r>
            <w:rPr>
              <w:noProof/>
              <w:webHidden/>
            </w:rPr>
          </w:r>
          <w:r>
            <w:rPr>
              <w:noProof/>
              <w:webHidden/>
            </w:rPr>
            <w:fldChar w:fldCharType="separate"/>
          </w:r>
          <w:ins w:id="45" w:author="Beth Quinlan" w:date="2018-04-06T16:38:00Z">
            <w:r w:rsidR="006E2C71">
              <w:rPr>
                <w:noProof/>
                <w:webHidden/>
              </w:rPr>
              <w:t>19</w:t>
            </w:r>
          </w:ins>
          <w:ins w:id="46" w:author="Beth Quinlan" w:date="2018-04-06T15:32:00Z">
            <w:r>
              <w:rPr>
                <w:noProof/>
                <w:webHidden/>
              </w:rPr>
              <w:fldChar w:fldCharType="end"/>
            </w:r>
            <w:r w:rsidRPr="00EB0788">
              <w:rPr>
                <w:rStyle w:val="Hyperlink"/>
                <w:noProof/>
              </w:rPr>
              <w:fldChar w:fldCharType="end"/>
            </w:r>
          </w:ins>
        </w:p>
        <w:p w14:paraId="60C92C07" w14:textId="2517D159" w:rsidR="00E3588E" w:rsidRDefault="00E3588E">
          <w:pPr>
            <w:pStyle w:val="TOC2"/>
            <w:tabs>
              <w:tab w:val="right" w:leader="dot" w:pos="9350"/>
            </w:tabs>
            <w:rPr>
              <w:ins w:id="47" w:author="Beth Quinlan" w:date="2018-04-06T15:32:00Z"/>
              <w:rFonts w:asciiTheme="minorHAnsi" w:eastAsiaTheme="minorEastAsia" w:hAnsiTheme="minorHAnsi"/>
              <w:noProof/>
              <w:sz w:val="22"/>
            </w:rPr>
          </w:pPr>
          <w:ins w:id="48"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"_Toc510792090"</w:instrText>
            </w:r>
            <w:r w:rsidRPr="00EB0788">
              <w:rPr>
                <w:rStyle w:val="Hyperlink"/>
                <w:noProof/>
              </w:rPr>
              <w:instrText xml:space="preserve"> </w:instrText>
            </w:r>
            <w:r w:rsidRPr="00EB0788">
              <w:rPr>
                <w:rStyle w:val="Hyperlink"/>
                <w:noProof/>
              </w:rPr>
              <w:fldChar w:fldCharType="separate"/>
            </w:r>
            <w:r w:rsidRPr="00EB0788">
              <w:rPr>
                <w:rStyle w:val="Hyperlink"/>
                <w:noProof/>
                <w:lang w:val="en-GB"/>
              </w:rPr>
              <w:t>Task 3 – Confirm that BGP has been enabled</w:t>
            </w:r>
            <w:r>
              <w:rPr>
                <w:noProof/>
                <w:webHidden/>
              </w:rPr>
              <w:tab/>
            </w:r>
            <w:r>
              <w:rPr>
                <w:noProof/>
                <w:webHidden/>
              </w:rPr>
              <w:fldChar w:fldCharType="begin"/>
            </w:r>
            <w:r>
              <w:rPr>
                <w:noProof/>
                <w:webHidden/>
              </w:rPr>
              <w:instrText xml:space="preserve"> PAGEREF _Toc510792090 \h </w:instrText>
            </w:r>
          </w:ins>
          <w:r>
            <w:rPr>
              <w:noProof/>
              <w:webHidden/>
            </w:rPr>
          </w:r>
          <w:r>
            <w:rPr>
              <w:noProof/>
              <w:webHidden/>
            </w:rPr>
            <w:fldChar w:fldCharType="separate"/>
          </w:r>
          <w:ins w:id="49" w:author="Beth Quinlan" w:date="2018-04-06T16:38:00Z">
            <w:r w:rsidR="006E2C71">
              <w:rPr>
                <w:noProof/>
                <w:webHidden/>
              </w:rPr>
              <w:t>22</w:t>
            </w:r>
          </w:ins>
          <w:ins w:id="50" w:author="Beth Quinlan" w:date="2018-04-06T15:32:00Z">
            <w:r>
              <w:rPr>
                <w:noProof/>
                <w:webHidden/>
              </w:rPr>
              <w:fldChar w:fldCharType="end"/>
            </w:r>
            <w:r w:rsidRPr="00EB0788">
              <w:rPr>
                <w:rStyle w:val="Hyperlink"/>
                <w:noProof/>
              </w:rPr>
              <w:fldChar w:fldCharType="end"/>
            </w:r>
          </w:ins>
        </w:p>
        <w:p w14:paraId="20AAE5E8" w14:textId="4C9B0C77" w:rsidR="00E3588E" w:rsidRDefault="00E3588E">
          <w:pPr>
            <w:pStyle w:val="TOC1"/>
            <w:tabs>
              <w:tab w:val="right" w:leader="dot" w:pos="9350"/>
            </w:tabs>
            <w:rPr>
              <w:ins w:id="51" w:author="Beth Quinlan" w:date="2018-04-06T15:32:00Z"/>
              <w:rFonts w:asciiTheme="minorHAnsi" w:eastAsiaTheme="minorEastAsia" w:hAnsiTheme="minorHAnsi"/>
              <w:noProof/>
              <w:sz w:val="22"/>
            </w:rPr>
          </w:pPr>
          <w:ins w:id="52"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"_Toc510792091"</w:instrText>
            </w:r>
            <w:r w:rsidRPr="00EB0788">
              <w:rPr>
                <w:rStyle w:val="Hyperlink"/>
                <w:noProof/>
              </w:rPr>
              <w:instrText xml:space="preserve"> </w:instrText>
            </w:r>
            <w:r w:rsidRPr="00EB0788">
              <w:rPr>
                <w:rStyle w:val="Hyperlink"/>
                <w:noProof/>
              </w:rPr>
              <w:fldChar w:fldCharType="separate"/>
            </w:r>
            <w:r w:rsidRPr="00EB0788">
              <w:rPr>
                <w:rStyle w:val="Hyperlink"/>
                <w:noProof/>
                <w:lang w:val="en"/>
              </w:rPr>
              <w:t>Exercise 3 - Configure Virtual Network Service Endpoints and Storage Account Firewall</w:t>
            </w:r>
            <w:r>
              <w:rPr>
                <w:noProof/>
                <w:webHidden/>
              </w:rPr>
              <w:tab/>
            </w:r>
            <w:r>
              <w:rPr>
                <w:noProof/>
                <w:webHidden/>
              </w:rPr>
              <w:fldChar w:fldCharType="begin"/>
            </w:r>
            <w:r>
              <w:rPr>
                <w:noProof/>
                <w:webHidden/>
              </w:rPr>
              <w:instrText xml:space="preserve"> PAGEREF _Toc510792091 \h </w:instrText>
            </w:r>
          </w:ins>
          <w:r>
            <w:rPr>
              <w:noProof/>
              <w:webHidden/>
            </w:rPr>
          </w:r>
          <w:r>
            <w:rPr>
              <w:noProof/>
              <w:webHidden/>
            </w:rPr>
            <w:fldChar w:fldCharType="separate"/>
          </w:r>
          <w:ins w:id="53" w:author="Beth Quinlan" w:date="2018-04-06T16:38:00Z">
            <w:r w:rsidR="006E2C71">
              <w:rPr>
                <w:noProof/>
                <w:webHidden/>
              </w:rPr>
              <w:t>22</w:t>
            </w:r>
          </w:ins>
          <w:ins w:id="54" w:author="Beth Quinlan" w:date="2018-04-06T15:32:00Z">
            <w:r>
              <w:rPr>
                <w:noProof/>
                <w:webHidden/>
              </w:rPr>
              <w:fldChar w:fldCharType="end"/>
            </w:r>
            <w:r w:rsidRPr="00EB0788">
              <w:rPr>
                <w:rStyle w:val="Hyperlink"/>
                <w:noProof/>
              </w:rPr>
              <w:fldChar w:fldCharType="end"/>
            </w:r>
          </w:ins>
        </w:p>
        <w:p w14:paraId="5742B532" w14:textId="78284929" w:rsidR="00E3588E" w:rsidRDefault="00E3588E">
          <w:pPr>
            <w:pStyle w:val="TOC2"/>
            <w:tabs>
              <w:tab w:val="right" w:leader="dot" w:pos="9350"/>
            </w:tabs>
            <w:rPr>
              <w:ins w:id="55" w:author="Beth Quinlan" w:date="2018-04-06T15:32:00Z"/>
              <w:rFonts w:asciiTheme="minorHAnsi" w:eastAsiaTheme="minorEastAsia" w:hAnsiTheme="minorHAnsi"/>
              <w:noProof/>
              <w:sz w:val="22"/>
            </w:rPr>
          </w:pPr>
          <w:ins w:id="56"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"_Toc510792092"</w:instrText>
            </w:r>
            <w:r w:rsidRPr="00EB0788">
              <w:rPr>
                <w:rStyle w:val="Hyperlink"/>
                <w:noProof/>
              </w:rPr>
              <w:instrText xml:space="preserve"> </w:instrText>
            </w:r>
            <w:r w:rsidRPr="00EB0788">
              <w:rPr>
                <w:rStyle w:val="Hyperlink"/>
                <w:noProof/>
              </w:rPr>
              <w:fldChar w:fldCharType="separate"/>
            </w:r>
            <w:r w:rsidRPr="00EB0788">
              <w:rPr>
                <w:rStyle w:val="Hyperlink"/>
                <w:noProof/>
                <w:lang w:val="en"/>
              </w:rPr>
              <w:t>Task 1 – Configure Virtual Network Service Endpoints</w:t>
            </w:r>
            <w:r>
              <w:rPr>
                <w:noProof/>
                <w:webHidden/>
              </w:rPr>
              <w:tab/>
            </w:r>
            <w:r>
              <w:rPr>
                <w:noProof/>
                <w:webHidden/>
              </w:rPr>
              <w:fldChar w:fldCharType="begin"/>
            </w:r>
            <w:r>
              <w:rPr>
                <w:noProof/>
                <w:webHidden/>
              </w:rPr>
              <w:instrText xml:space="preserve"> PAGEREF _Toc510792092 \h </w:instrText>
            </w:r>
          </w:ins>
          <w:r>
            <w:rPr>
              <w:noProof/>
              <w:webHidden/>
            </w:rPr>
          </w:r>
          <w:r>
            <w:rPr>
              <w:noProof/>
              <w:webHidden/>
            </w:rPr>
            <w:fldChar w:fldCharType="separate"/>
          </w:r>
          <w:ins w:id="57" w:author="Beth Quinlan" w:date="2018-04-06T16:38:00Z">
            <w:r w:rsidR="006E2C71">
              <w:rPr>
                <w:noProof/>
                <w:webHidden/>
              </w:rPr>
              <w:t>23</w:t>
            </w:r>
          </w:ins>
          <w:ins w:id="58" w:author="Beth Quinlan" w:date="2018-04-06T15:32:00Z">
            <w:r>
              <w:rPr>
                <w:noProof/>
                <w:webHidden/>
              </w:rPr>
              <w:fldChar w:fldCharType="end"/>
            </w:r>
            <w:r w:rsidRPr="00EB0788">
              <w:rPr>
                <w:rStyle w:val="Hyperlink"/>
                <w:noProof/>
              </w:rPr>
              <w:fldChar w:fldCharType="end"/>
            </w:r>
          </w:ins>
        </w:p>
        <w:p w14:paraId="352E16AE" w14:textId="1CDDF7FB" w:rsidR="00E3588E" w:rsidRDefault="00E3588E">
          <w:pPr>
            <w:pStyle w:val="TOC2"/>
            <w:tabs>
              <w:tab w:val="right" w:leader="dot" w:pos="9350"/>
            </w:tabs>
            <w:rPr>
              <w:ins w:id="59" w:author="Beth Quinlan" w:date="2018-04-06T15:32:00Z"/>
              <w:rFonts w:asciiTheme="minorHAnsi" w:eastAsiaTheme="minorEastAsia" w:hAnsiTheme="minorHAnsi"/>
              <w:noProof/>
              <w:sz w:val="22"/>
            </w:rPr>
          </w:pPr>
          <w:ins w:id="60" w:author="Beth Quinlan" w:date="2018-04-06T15:32:00Z">
            <w:r w:rsidRPr="00EB0788">
              <w:rPr>
                <w:rStyle w:val="Hyperlink"/>
                <w:noProof/>
              </w:rPr>
              <w:fldChar w:fldCharType="begin"/>
            </w:r>
            <w:r w:rsidRPr="00EB0788">
              <w:rPr>
                <w:rStyle w:val="Hyperlink"/>
                <w:noProof/>
              </w:rPr>
              <w:instrText xml:space="preserve"> </w:instrText>
            </w:r>
            <w:r>
              <w:rPr>
                <w:noProof/>
              </w:rPr>
              <w:instrText>HYPERLINK \l "_Toc510792093"</w:instrText>
            </w:r>
            <w:r w:rsidRPr="00EB0788">
              <w:rPr>
                <w:rStyle w:val="Hyperlink"/>
                <w:noProof/>
              </w:rPr>
              <w:instrText xml:space="preserve"> </w:instrText>
            </w:r>
            <w:r w:rsidRPr="00EB0788">
              <w:rPr>
                <w:rStyle w:val="Hyperlink"/>
                <w:noProof/>
              </w:rPr>
              <w:fldChar w:fldCharType="separate"/>
            </w:r>
            <w:r w:rsidRPr="00EB0788">
              <w:rPr>
                <w:rStyle w:val="Hyperlink"/>
                <w:noProof/>
                <w:lang w:val="en"/>
              </w:rPr>
              <w:t>Task 2 – Configure Storage Account Firewall</w:t>
            </w:r>
            <w:r>
              <w:rPr>
                <w:noProof/>
                <w:webHidden/>
              </w:rPr>
              <w:tab/>
            </w:r>
            <w:r>
              <w:rPr>
                <w:noProof/>
                <w:webHidden/>
              </w:rPr>
              <w:fldChar w:fldCharType="begin"/>
            </w:r>
            <w:r>
              <w:rPr>
                <w:noProof/>
                <w:webHidden/>
              </w:rPr>
              <w:instrText xml:space="preserve"> PAGEREF _Toc510792093 \h </w:instrText>
            </w:r>
          </w:ins>
          <w:r>
            <w:rPr>
              <w:noProof/>
              <w:webHidden/>
            </w:rPr>
          </w:r>
          <w:r>
            <w:rPr>
              <w:noProof/>
              <w:webHidden/>
            </w:rPr>
            <w:fldChar w:fldCharType="separate"/>
          </w:r>
          <w:ins w:id="61" w:author="Beth Quinlan" w:date="2018-04-06T16:38:00Z">
            <w:r w:rsidR="006E2C71">
              <w:rPr>
                <w:noProof/>
                <w:webHidden/>
              </w:rPr>
              <w:t>24</w:t>
            </w:r>
          </w:ins>
          <w:ins w:id="62" w:author="Beth Quinlan" w:date="2018-04-06T15:32:00Z">
            <w:r>
              <w:rPr>
                <w:noProof/>
                <w:webHidden/>
              </w:rPr>
              <w:fldChar w:fldCharType="end"/>
            </w:r>
            <w:r w:rsidRPr="00EB0788">
              <w:rPr>
                <w:rStyle w:val="Hyperlink"/>
                <w:noProof/>
              </w:rPr>
              <w:fldChar w:fldCharType="end"/>
            </w:r>
          </w:ins>
        </w:p>
        <w:p w14:paraId="4F855BF6" w14:textId="77777777" w:rsidR="00E3588E" w:rsidDel="00E3588E" w:rsidRDefault="00E3588E" w:rsidP="008402C6">
          <w:pPr>
            <w:pStyle w:val="TOC1"/>
            <w:tabs>
              <w:tab w:val="right" w:leader="dot" w:pos="9350"/>
            </w:tabs>
            <w:ind w:left="0"/>
            <w:rPr>
              <w:del w:id="63" w:author="Beth Quinlan" w:date="2018-04-06T15:32:00Z"/>
              <w:noProof/>
            </w:rPr>
          </w:pPr>
        </w:p>
        <w:p w14:paraId="4B1A0AFD" w14:textId="56D54A04" w:rsidR="005E1A1A" w:rsidDel="00E3588E" w:rsidRDefault="005E1A1A" w:rsidP="008402C6">
          <w:pPr>
            <w:pStyle w:val="TOC1"/>
            <w:tabs>
              <w:tab w:val="right" w:leader="dot" w:pos="9350"/>
            </w:tabs>
            <w:ind w:left="0"/>
            <w:rPr>
              <w:del w:id="64" w:author="Beth Quinlan" w:date="2018-04-06T15:32:00Z"/>
              <w:noProof/>
            </w:rPr>
          </w:pPr>
        </w:p>
        <w:p w14:paraId="412473D6" w14:textId="7D4BCBCB" w:rsidR="005E1A1A" w:rsidDel="00E3588E" w:rsidRDefault="005E1A1A">
          <w:pPr>
            <w:pStyle w:val="TOC1"/>
            <w:tabs>
              <w:tab w:val="right" w:leader="dot" w:pos="9350"/>
            </w:tabs>
            <w:rPr>
              <w:del w:id="65" w:author="Beth Quinlan" w:date="2018-04-06T15:32:00Z"/>
              <w:rFonts w:asciiTheme="minorHAnsi" w:eastAsiaTheme="minorEastAsia" w:hAnsiTheme="minorHAnsi"/>
              <w:noProof/>
              <w:sz w:val="22"/>
              <w:lang w:val="da-DK" w:eastAsia="da-DK"/>
            </w:rPr>
          </w:pPr>
          <w:del w:id="66" w:author="Beth Quinlan" w:date="2018-04-06T15:32:00Z">
            <w:r w:rsidRPr="00E3588E" w:rsidDel="00E3588E">
              <w:rPr>
                <w:rPrChange w:id="67" w:author="Beth Quinlan" w:date="2018-04-06T15:32:00Z">
                  <w:rPr>
                    <w:rStyle w:val="Hyperlink"/>
                    <w:noProof/>
                    <w:lang w:val="en"/>
                  </w:rPr>
                </w:rPrChange>
              </w:rPr>
              <w:delText>Exercise 1 – VNet-to-VNet Connectivity</w:delText>
            </w:r>
            <w:r w:rsidDel="00E3588E">
              <w:rPr>
                <w:noProof/>
                <w:webHidden/>
              </w:rPr>
              <w:tab/>
              <w:delText>5</w:delText>
            </w:r>
          </w:del>
        </w:p>
        <w:p w14:paraId="2E7CB01C" w14:textId="1ED4C5BA" w:rsidR="005E1A1A" w:rsidDel="00E3588E" w:rsidRDefault="005E1A1A">
          <w:pPr>
            <w:pStyle w:val="TOC2"/>
            <w:tabs>
              <w:tab w:val="right" w:leader="dot" w:pos="9350"/>
            </w:tabs>
            <w:rPr>
              <w:del w:id="68" w:author="Beth Quinlan" w:date="2018-04-06T15:32:00Z"/>
              <w:rFonts w:asciiTheme="minorHAnsi" w:eastAsiaTheme="minorEastAsia" w:hAnsiTheme="minorHAnsi"/>
              <w:noProof/>
              <w:sz w:val="22"/>
              <w:lang w:val="da-DK" w:eastAsia="da-DK"/>
            </w:rPr>
          </w:pPr>
          <w:del w:id="69" w:author="Beth Quinlan" w:date="2018-04-06T15:32:00Z">
            <w:r w:rsidRPr="00E3588E" w:rsidDel="00E3588E">
              <w:rPr>
                <w:rPrChange w:id="70" w:author="Beth Quinlan" w:date="2018-04-06T15:32:00Z">
                  <w:rPr>
                    <w:rStyle w:val="Hyperlink"/>
                    <w:noProof/>
                  </w:rPr>
                </w:rPrChange>
              </w:rPr>
              <w:delText>Prerequisites</w:delText>
            </w:r>
            <w:r w:rsidDel="00E3588E">
              <w:rPr>
                <w:noProof/>
                <w:webHidden/>
              </w:rPr>
              <w:tab/>
              <w:delText>5</w:delText>
            </w:r>
          </w:del>
        </w:p>
        <w:p w14:paraId="007CF413" w14:textId="31CD42D7" w:rsidR="005E1A1A" w:rsidDel="00E3588E" w:rsidRDefault="005E1A1A">
          <w:pPr>
            <w:pStyle w:val="TOC2"/>
            <w:tabs>
              <w:tab w:val="right" w:leader="dot" w:pos="9350"/>
            </w:tabs>
            <w:rPr>
              <w:del w:id="71" w:author="Beth Quinlan" w:date="2018-04-06T15:32:00Z"/>
              <w:rFonts w:asciiTheme="minorHAnsi" w:eastAsiaTheme="minorEastAsia" w:hAnsiTheme="minorHAnsi"/>
              <w:noProof/>
              <w:sz w:val="22"/>
              <w:lang w:val="da-DK" w:eastAsia="da-DK"/>
            </w:rPr>
          </w:pPr>
          <w:del w:id="72" w:author="Beth Quinlan" w:date="2018-04-06T15:32:00Z">
            <w:r w:rsidRPr="00E3588E" w:rsidDel="00E3588E">
              <w:rPr>
                <w:rPrChange w:id="73" w:author="Beth Quinlan" w:date="2018-04-06T15:32:00Z">
                  <w:rPr>
                    <w:rStyle w:val="Hyperlink"/>
                    <w:noProof/>
                    <w:lang w:val="en"/>
                  </w:rPr>
                </w:rPrChange>
              </w:rPr>
              <w:delText>Task 1 – Create the first virtual Network and Virtual Network gateway</w:delText>
            </w:r>
            <w:r w:rsidDel="00E3588E">
              <w:rPr>
                <w:noProof/>
                <w:webHidden/>
              </w:rPr>
              <w:tab/>
              <w:delText>5</w:delText>
            </w:r>
          </w:del>
        </w:p>
        <w:p w14:paraId="54AC1E78" w14:textId="7F4D94C8" w:rsidR="005E1A1A" w:rsidDel="00E3588E" w:rsidRDefault="005E1A1A">
          <w:pPr>
            <w:pStyle w:val="TOC2"/>
            <w:tabs>
              <w:tab w:val="right" w:leader="dot" w:pos="9350"/>
            </w:tabs>
            <w:rPr>
              <w:del w:id="74" w:author="Beth Quinlan" w:date="2018-04-06T15:32:00Z"/>
              <w:rFonts w:asciiTheme="minorHAnsi" w:eastAsiaTheme="minorEastAsia" w:hAnsiTheme="minorHAnsi"/>
              <w:noProof/>
              <w:sz w:val="22"/>
              <w:lang w:val="da-DK" w:eastAsia="da-DK"/>
            </w:rPr>
          </w:pPr>
          <w:del w:id="75" w:author="Beth Quinlan" w:date="2018-04-06T15:32:00Z">
            <w:r w:rsidRPr="00E3588E" w:rsidDel="00E3588E">
              <w:rPr>
                <w:rPrChange w:id="76" w:author="Beth Quinlan" w:date="2018-04-06T15:32:00Z">
                  <w:rPr>
                    <w:rStyle w:val="Hyperlink"/>
                    <w:noProof/>
                    <w:lang w:val="en"/>
                  </w:rPr>
                </w:rPrChange>
              </w:rPr>
              <w:delText>Task 2 – Create the second Virtual Network and Virtual Network gateway</w:delText>
            </w:r>
            <w:r w:rsidDel="00E3588E">
              <w:rPr>
                <w:noProof/>
                <w:webHidden/>
              </w:rPr>
              <w:tab/>
              <w:delText>5</w:delText>
            </w:r>
          </w:del>
        </w:p>
        <w:p w14:paraId="6A19C9D1" w14:textId="0F837117" w:rsidR="005E1A1A" w:rsidDel="00E3588E" w:rsidRDefault="005E1A1A">
          <w:pPr>
            <w:pStyle w:val="TOC2"/>
            <w:tabs>
              <w:tab w:val="right" w:leader="dot" w:pos="9350"/>
            </w:tabs>
            <w:rPr>
              <w:del w:id="77" w:author="Beth Quinlan" w:date="2018-04-06T15:32:00Z"/>
              <w:rFonts w:asciiTheme="minorHAnsi" w:eastAsiaTheme="minorEastAsia" w:hAnsiTheme="minorHAnsi"/>
              <w:noProof/>
              <w:sz w:val="22"/>
              <w:lang w:val="da-DK" w:eastAsia="da-DK"/>
            </w:rPr>
          </w:pPr>
          <w:del w:id="78" w:author="Beth Quinlan" w:date="2018-04-06T15:32:00Z">
            <w:r w:rsidRPr="00E3588E" w:rsidDel="00E3588E">
              <w:rPr>
                <w:rPrChange w:id="79" w:author="Beth Quinlan" w:date="2018-04-06T15:32:00Z">
                  <w:rPr>
                    <w:rStyle w:val="Hyperlink"/>
                    <w:noProof/>
                    <w:lang w:val="en"/>
                  </w:rPr>
                </w:rPrChange>
              </w:rPr>
              <w:delText>Task 3 – Confirm Virtual Network Gateway creation</w:delText>
            </w:r>
            <w:r w:rsidDel="00E3588E">
              <w:rPr>
                <w:noProof/>
                <w:webHidden/>
              </w:rPr>
              <w:tab/>
              <w:delText>5</w:delText>
            </w:r>
          </w:del>
        </w:p>
        <w:p w14:paraId="7A6055A0" w14:textId="44CD30A3" w:rsidR="005E1A1A" w:rsidDel="00E3588E" w:rsidRDefault="005E1A1A">
          <w:pPr>
            <w:pStyle w:val="TOC2"/>
            <w:tabs>
              <w:tab w:val="right" w:leader="dot" w:pos="9350"/>
            </w:tabs>
            <w:rPr>
              <w:del w:id="80" w:author="Beth Quinlan" w:date="2018-04-06T15:32:00Z"/>
              <w:rFonts w:asciiTheme="minorHAnsi" w:eastAsiaTheme="minorEastAsia" w:hAnsiTheme="minorHAnsi"/>
              <w:noProof/>
              <w:sz w:val="22"/>
              <w:lang w:val="da-DK" w:eastAsia="da-DK"/>
            </w:rPr>
          </w:pPr>
          <w:del w:id="81" w:author="Beth Quinlan" w:date="2018-04-06T15:32:00Z">
            <w:r w:rsidRPr="00E3588E" w:rsidDel="00E3588E">
              <w:rPr>
                <w:rPrChange w:id="82" w:author="Beth Quinlan" w:date="2018-04-06T15:32:00Z">
                  <w:rPr>
                    <w:rStyle w:val="Hyperlink"/>
                    <w:noProof/>
                    <w:lang w:val="en"/>
                  </w:rPr>
                </w:rPrChange>
              </w:rPr>
              <w:delText>Task 4 – Create the virtual network connections</w:delText>
            </w:r>
            <w:r w:rsidDel="00E3588E">
              <w:rPr>
                <w:noProof/>
                <w:webHidden/>
              </w:rPr>
              <w:tab/>
              <w:delText>5</w:delText>
            </w:r>
          </w:del>
        </w:p>
        <w:p w14:paraId="5CC1E13F" w14:textId="672B70FD" w:rsidR="005E1A1A" w:rsidDel="00E3588E" w:rsidRDefault="005E1A1A">
          <w:pPr>
            <w:pStyle w:val="TOC2"/>
            <w:tabs>
              <w:tab w:val="right" w:leader="dot" w:pos="9350"/>
            </w:tabs>
            <w:rPr>
              <w:del w:id="83" w:author="Beth Quinlan" w:date="2018-04-06T15:32:00Z"/>
              <w:rFonts w:asciiTheme="minorHAnsi" w:eastAsiaTheme="minorEastAsia" w:hAnsiTheme="minorHAnsi"/>
              <w:noProof/>
              <w:sz w:val="22"/>
              <w:lang w:val="da-DK" w:eastAsia="da-DK"/>
            </w:rPr>
          </w:pPr>
          <w:del w:id="84" w:author="Beth Quinlan" w:date="2018-04-06T15:32:00Z">
            <w:r w:rsidRPr="00E3588E" w:rsidDel="00E3588E">
              <w:rPr>
                <w:rPrChange w:id="85" w:author="Beth Quinlan" w:date="2018-04-06T15:32:00Z">
                  <w:rPr>
                    <w:rStyle w:val="Hyperlink"/>
                    <w:noProof/>
                    <w:lang w:val="en"/>
                  </w:rPr>
                </w:rPrChange>
              </w:rPr>
              <w:delText>Task 5 – Confirm the connection between the virtual networks</w:delText>
            </w:r>
            <w:r w:rsidDel="00E3588E">
              <w:rPr>
                <w:noProof/>
                <w:webHidden/>
              </w:rPr>
              <w:tab/>
              <w:delText>5</w:delText>
            </w:r>
          </w:del>
        </w:p>
        <w:p w14:paraId="14EB0D20" w14:textId="57404853" w:rsidR="005E1A1A" w:rsidDel="00E3588E" w:rsidRDefault="005E1A1A">
          <w:pPr>
            <w:pStyle w:val="TOC1"/>
            <w:tabs>
              <w:tab w:val="right" w:leader="dot" w:pos="9350"/>
            </w:tabs>
            <w:rPr>
              <w:del w:id="86" w:author="Beth Quinlan" w:date="2018-04-06T15:32:00Z"/>
              <w:rFonts w:asciiTheme="minorHAnsi" w:eastAsiaTheme="minorEastAsia" w:hAnsiTheme="minorHAnsi"/>
              <w:noProof/>
              <w:sz w:val="22"/>
              <w:lang w:val="da-DK" w:eastAsia="da-DK"/>
            </w:rPr>
          </w:pPr>
          <w:del w:id="87" w:author="Beth Quinlan" w:date="2018-04-06T15:32:00Z">
            <w:r w:rsidRPr="00E3588E" w:rsidDel="00E3588E">
              <w:rPr>
                <w:rPrChange w:id="88" w:author="Beth Quinlan" w:date="2018-04-06T15:32:00Z">
                  <w:rPr>
                    <w:rStyle w:val="Hyperlink"/>
                    <w:noProof/>
                    <w:lang w:val="en"/>
                  </w:rPr>
                </w:rPrChange>
              </w:rPr>
              <w:delText xml:space="preserve">Exercise 2 - </w:delText>
            </w:r>
            <w:r w:rsidRPr="00E3588E" w:rsidDel="00E3588E">
              <w:rPr>
                <w:rPrChange w:id="89" w:author="Beth Quinlan" w:date="2018-04-06T15:32:00Z">
                  <w:rPr>
                    <w:rStyle w:val="Hyperlink"/>
                    <w:noProof/>
                  </w:rPr>
                </w:rPrChange>
              </w:rPr>
              <w:delText>Enable BGP on virtual network gateways and connections</w:delText>
            </w:r>
            <w:r w:rsidDel="00E3588E">
              <w:rPr>
                <w:noProof/>
                <w:webHidden/>
              </w:rPr>
              <w:tab/>
              <w:delText>5</w:delText>
            </w:r>
          </w:del>
        </w:p>
        <w:p w14:paraId="186332EF" w14:textId="4DA08373" w:rsidR="005E1A1A" w:rsidDel="00E3588E" w:rsidRDefault="005E1A1A">
          <w:pPr>
            <w:pStyle w:val="TOC2"/>
            <w:tabs>
              <w:tab w:val="right" w:leader="dot" w:pos="9350"/>
            </w:tabs>
            <w:rPr>
              <w:del w:id="90" w:author="Beth Quinlan" w:date="2018-04-06T15:32:00Z"/>
              <w:rFonts w:asciiTheme="minorHAnsi" w:eastAsiaTheme="minorEastAsia" w:hAnsiTheme="minorHAnsi"/>
              <w:noProof/>
              <w:sz w:val="22"/>
              <w:lang w:val="da-DK" w:eastAsia="da-DK"/>
            </w:rPr>
          </w:pPr>
          <w:del w:id="91" w:author="Beth Quinlan" w:date="2018-04-06T15:32:00Z">
            <w:r w:rsidRPr="00E3588E" w:rsidDel="00E3588E">
              <w:rPr>
                <w:rPrChange w:id="92" w:author="Beth Quinlan" w:date="2018-04-06T15:32:00Z">
                  <w:rPr>
                    <w:rStyle w:val="Hyperlink"/>
                    <w:noProof/>
                    <w:lang w:val="en"/>
                  </w:rPr>
                </w:rPrChange>
              </w:rPr>
              <w:delText>Task 1 - Check the BGP status on the existing virtual network gateway</w:delText>
            </w:r>
            <w:r w:rsidDel="00E3588E">
              <w:rPr>
                <w:noProof/>
                <w:webHidden/>
              </w:rPr>
              <w:tab/>
              <w:delText>5</w:delText>
            </w:r>
          </w:del>
        </w:p>
        <w:p w14:paraId="30A5B80B" w14:textId="67FE83CB" w:rsidR="005E1A1A" w:rsidDel="00E3588E" w:rsidRDefault="005E1A1A">
          <w:pPr>
            <w:pStyle w:val="TOC2"/>
            <w:tabs>
              <w:tab w:val="right" w:leader="dot" w:pos="9350"/>
            </w:tabs>
            <w:rPr>
              <w:del w:id="93" w:author="Beth Quinlan" w:date="2018-04-06T15:32:00Z"/>
              <w:rFonts w:asciiTheme="minorHAnsi" w:eastAsiaTheme="minorEastAsia" w:hAnsiTheme="minorHAnsi"/>
              <w:noProof/>
              <w:sz w:val="22"/>
              <w:lang w:val="da-DK" w:eastAsia="da-DK"/>
            </w:rPr>
          </w:pPr>
          <w:del w:id="94" w:author="Beth Quinlan" w:date="2018-04-06T15:32:00Z">
            <w:r w:rsidRPr="00E3588E" w:rsidDel="00E3588E">
              <w:rPr>
                <w:rPrChange w:id="95" w:author="Beth Quinlan" w:date="2018-04-06T15:32:00Z">
                  <w:rPr>
                    <w:rStyle w:val="Hyperlink"/>
                    <w:noProof/>
                    <w:lang w:val="en-GB"/>
                  </w:rPr>
                </w:rPrChange>
              </w:rPr>
              <w:delText>Task 2 - Enable BGP on the virtual network gateway and connections</w:delText>
            </w:r>
            <w:r w:rsidDel="00E3588E">
              <w:rPr>
                <w:noProof/>
                <w:webHidden/>
              </w:rPr>
              <w:tab/>
              <w:delText>5</w:delText>
            </w:r>
          </w:del>
        </w:p>
        <w:p w14:paraId="609240D5" w14:textId="75F630E9" w:rsidR="005E1A1A" w:rsidDel="00E3588E" w:rsidRDefault="005E1A1A">
          <w:pPr>
            <w:pStyle w:val="TOC2"/>
            <w:tabs>
              <w:tab w:val="right" w:leader="dot" w:pos="9350"/>
            </w:tabs>
            <w:rPr>
              <w:del w:id="96" w:author="Beth Quinlan" w:date="2018-04-06T15:32:00Z"/>
              <w:rFonts w:asciiTheme="minorHAnsi" w:eastAsiaTheme="minorEastAsia" w:hAnsiTheme="minorHAnsi"/>
              <w:noProof/>
              <w:sz w:val="22"/>
              <w:lang w:val="da-DK" w:eastAsia="da-DK"/>
            </w:rPr>
          </w:pPr>
          <w:del w:id="97" w:author="Beth Quinlan" w:date="2018-04-06T15:32:00Z">
            <w:r w:rsidRPr="00E3588E" w:rsidDel="00E3588E">
              <w:rPr>
                <w:rPrChange w:id="98" w:author="Beth Quinlan" w:date="2018-04-06T15:32:00Z">
                  <w:rPr>
                    <w:rStyle w:val="Hyperlink"/>
                    <w:noProof/>
                    <w:lang w:val="en-GB"/>
                  </w:rPr>
                </w:rPrChange>
              </w:rPr>
              <w:delText>Task 3 – Confirm that BGP has been enabled</w:delText>
            </w:r>
            <w:r w:rsidDel="00E3588E">
              <w:rPr>
                <w:noProof/>
                <w:webHidden/>
              </w:rPr>
              <w:tab/>
              <w:delText>5</w:delText>
            </w:r>
          </w:del>
        </w:p>
        <w:p w14:paraId="65CE061D" w14:textId="625D3836" w:rsidR="005E1A1A" w:rsidDel="00E3588E" w:rsidRDefault="005E1A1A">
          <w:pPr>
            <w:pStyle w:val="TOC1"/>
            <w:tabs>
              <w:tab w:val="right" w:leader="dot" w:pos="9350"/>
            </w:tabs>
            <w:rPr>
              <w:del w:id="99" w:author="Beth Quinlan" w:date="2018-04-06T15:32:00Z"/>
              <w:rFonts w:asciiTheme="minorHAnsi" w:eastAsiaTheme="minorEastAsia" w:hAnsiTheme="minorHAnsi"/>
              <w:noProof/>
              <w:sz w:val="22"/>
              <w:lang w:val="da-DK" w:eastAsia="da-DK"/>
            </w:rPr>
          </w:pPr>
          <w:del w:id="100" w:author="Beth Quinlan" w:date="2018-04-06T15:32:00Z">
            <w:r w:rsidRPr="00E3588E" w:rsidDel="00E3588E">
              <w:rPr>
                <w:rPrChange w:id="101" w:author="Beth Quinlan" w:date="2018-04-06T15:32:00Z">
                  <w:rPr>
                    <w:rStyle w:val="Hyperlink"/>
                    <w:noProof/>
                    <w:lang w:val="en"/>
                  </w:rPr>
                </w:rPrChange>
              </w:rPr>
              <w:delText>Exercise 3 - Configure Virtual Network Service Endpoints and Storage Account Firewall</w:delText>
            </w:r>
            <w:r w:rsidDel="00E3588E">
              <w:rPr>
                <w:noProof/>
                <w:webHidden/>
              </w:rPr>
              <w:tab/>
              <w:delText>5</w:delText>
            </w:r>
          </w:del>
        </w:p>
        <w:p w14:paraId="2BCD8577" w14:textId="253B949A" w:rsidR="005E1A1A" w:rsidDel="00E3588E" w:rsidRDefault="005E1A1A">
          <w:pPr>
            <w:pStyle w:val="TOC2"/>
            <w:tabs>
              <w:tab w:val="right" w:leader="dot" w:pos="9350"/>
            </w:tabs>
            <w:rPr>
              <w:del w:id="102" w:author="Beth Quinlan" w:date="2018-04-06T15:32:00Z"/>
              <w:rFonts w:asciiTheme="minorHAnsi" w:eastAsiaTheme="minorEastAsia" w:hAnsiTheme="minorHAnsi"/>
              <w:noProof/>
              <w:sz w:val="22"/>
              <w:lang w:val="da-DK" w:eastAsia="da-DK"/>
            </w:rPr>
          </w:pPr>
          <w:del w:id="103" w:author="Beth Quinlan" w:date="2018-04-06T15:32:00Z">
            <w:r w:rsidRPr="00E3588E" w:rsidDel="00E3588E">
              <w:rPr>
                <w:rPrChange w:id="104" w:author="Beth Quinlan" w:date="2018-04-06T15:32:00Z">
                  <w:rPr>
                    <w:rStyle w:val="Hyperlink"/>
                    <w:noProof/>
                    <w:lang w:val="en"/>
                  </w:rPr>
                </w:rPrChange>
              </w:rPr>
              <w:delText>Task 1 – Configure Virtual Network Service Endpoints</w:delText>
            </w:r>
            <w:r w:rsidDel="00E3588E">
              <w:rPr>
                <w:noProof/>
                <w:webHidden/>
              </w:rPr>
              <w:tab/>
              <w:delText>5</w:delText>
            </w:r>
          </w:del>
        </w:p>
        <w:p w14:paraId="0685F489" w14:textId="564AFDC5" w:rsidR="005E1A1A" w:rsidDel="00E3588E" w:rsidRDefault="005E1A1A">
          <w:pPr>
            <w:pStyle w:val="TOC2"/>
            <w:tabs>
              <w:tab w:val="right" w:leader="dot" w:pos="9350"/>
            </w:tabs>
            <w:rPr>
              <w:del w:id="105" w:author="Beth Quinlan" w:date="2018-04-06T15:32:00Z"/>
              <w:rFonts w:asciiTheme="minorHAnsi" w:eastAsiaTheme="minorEastAsia" w:hAnsiTheme="minorHAnsi"/>
              <w:noProof/>
              <w:sz w:val="22"/>
              <w:lang w:val="da-DK" w:eastAsia="da-DK"/>
            </w:rPr>
          </w:pPr>
          <w:del w:id="106" w:author="Beth Quinlan" w:date="2018-04-06T15:32:00Z">
            <w:r w:rsidRPr="00E3588E" w:rsidDel="00E3588E">
              <w:rPr>
                <w:rPrChange w:id="107" w:author="Beth Quinlan" w:date="2018-04-06T15:32:00Z">
                  <w:rPr>
                    <w:rStyle w:val="Hyperlink"/>
                    <w:noProof/>
                    <w:lang w:val="en"/>
                  </w:rPr>
                </w:rPrChange>
              </w:rPr>
              <w:delText>Task 2 – Configure Storage Account Firewall</w:delText>
            </w:r>
            <w:r w:rsidDel="00E3588E">
              <w:rPr>
                <w:noProof/>
                <w:webHidden/>
              </w:rPr>
              <w:tab/>
              <w:delText>7</w:delText>
            </w:r>
          </w:del>
        </w:p>
        <w:p w14:paraId="100399F3" w14:textId="5C1606CE" w:rsidR="00DC00AE" w:rsidRPr="005E1A1A" w:rsidRDefault="00DC00AE" w:rsidP="005E1A1A">
          <w:r>
            <w:rPr>
              <w:b/>
              <w:bCs/>
              <w:noProof/>
            </w:rPr>
            <w:fldChar w:fldCharType="end"/>
          </w:r>
        </w:p>
      </w:sdtContent>
    </w:sdt>
    <w:p w14:paraId="100399F4" w14:textId="77777777" w:rsidR="007B13CB" w:rsidRDefault="007B13CB">
      <w:pPr>
        <w:rPr>
          <w:rFonts w:ascii="wf_segoe-ui_light" w:eastAsia="Times New Roman" w:hAnsi="wf_segoe-ui_light" w:cs="Times New Roman"/>
          <w:color w:val="000000" w:themeColor="text1"/>
          <w:kern w:val="36"/>
          <w:sz w:val="51"/>
          <w:szCs w:val="51"/>
          <w:lang w:val="en"/>
        </w:rPr>
      </w:pPr>
      <w:r>
        <w:rPr>
          <w:lang w:val="en"/>
        </w:rPr>
        <w:br w:type="page"/>
      </w:r>
    </w:p>
    <w:p w14:paraId="100399F5" w14:textId="12ADD023" w:rsidR="00AC3CAB" w:rsidRPr="0040034B" w:rsidRDefault="007B13CB" w:rsidP="0040034B">
      <w:pPr>
        <w:ind w:left="0"/>
        <w:rPr>
          <w:b/>
          <w:sz w:val="52"/>
          <w:lang w:val="en"/>
        </w:rPr>
      </w:pPr>
      <w:r w:rsidRPr="0040034B">
        <w:rPr>
          <w:b/>
          <w:sz w:val="52"/>
          <w:lang w:val="en"/>
        </w:rPr>
        <w:lastRenderedPageBreak/>
        <w:t xml:space="preserve">Introduction to </w:t>
      </w:r>
      <w:proofErr w:type="spellStart"/>
      <w:r w:rsidR="006B79C6">
        <w:rPr>
          <w:b/>
          <w:sz w:val="52"/>
          <w:lang w:val="en"/>
        </w:rPr>
        <w:t>VNet</w:t>
      </w:r>
      <w:proofErr w:type="spellEnd"/>
      <w:r w:rsidR="006B79C6">
        <w:rPr>
          <w:b/>
          <w:sz w:val="52"/>
          <w:lang w:val="en"/>
        </w:rPr>
        <w:t>-to-</w:t>
      </w:r>
      <w:proofErr w:type="spellStart"/>
      <w:r w:rsidR="006B79C6">
        <w:rPr>
          <w:b/>
          <w:sz w:val="52"/>
          <w:lang w:val="en"/>
        </w:rPr>
        <w:t>VNet</w:t>
      </w:r>
      <w:proofErr w:type="spellEnd"/>
      <w:r w:rsidR="006B79C6">
        <w:rPr>
          <w:b/>
          <w:sz w:val="52"/>
          <w:lang w:val="en"/>
        </w:rPr>
        <w:t xml:space="preserve"> Connectivity</w:t>
      </w:r>
      <w:r w:rsidR="00B84787">
        <w:rPr>
          <w:b/>
          <w:sz w:val="52"/>
          <w:lang w:val="en"/>
        </w:rPr>
        <w:t xml:space="preserve"> with BGP</w:t>
      </w:r>
    </w:p>
    <w:p w14:paraId="089F24EA" w14:textId="51A73C55" w:rsidR="006B79C6" w:rsidRDefault="00332819" w:rsidP="00675935">
      <w:r>
        <w:t xml:space="preserve">In this </w:t>
      </w:r>
      <w:r w:rsidR="00744C8F">
        <w:t>lab</w:t>
      </w:r>
      <w:r>
        <w:t>, you will create</w:t>
      </w:r>
      <w:r w:rsidR="007B13CB">
        <w:t xml:space="preserve"> </w:t>
      </w:r>
      <w:r w:rsidR="006B79C6">
        <w:t xml:space="preserve">two Azure virtual networks </w:t>
      </w:r>
      <w:r w:rsidR="00A411A4">
        <w:t>in different</w:t>
      </w:r>
      <w:r w:rsidR="00B84787">
        <w:t xml:space="preserve"> </w:t>
      </w:r>
      <w:r w:rsidR="00A411A4">
        <w:t>regions</w:t>
      </w:r>
      <w:del w:id="108" w:author="Beth Quinlan" w:date="2018-04-06T13:01:00Z">
        <w:r w:rsidR="00A411A4" w:rsidDel="00D172E6">
          <w:delText>,</w:delText>
        </w:r>
      </w:del>
      <w:r w:rsidR="00A411A4">
        <w:t xml:space="preserve"> </w:t>
      </w:r>
      <w:r w:rsidR="006B79C6">
        <w:t>and connect the</w:t>
      </w:r>
      <w:r w:rsidR="00B84787">
        <w:t>m together</w:t>
      </w:r>
      <w:r w:rsidR="006B79C6">
        <w:t>.</w:t>
      </w:r>
      <w:r w:rsidR="00B84787">
        <w:t xml:space="preserve"> You will then enable BGP on both networks and confirm that it has been successfully implemented.</w:t>
      </w:r>
    </w:p>
    <w:p w14:paraId="100399F7" w14:textId="77777777" w:rsidR="00C80421" w:rsidRPr="00C80421" w:rsidRDefault="00C80421" w:rsidP="00DA58A8">
      <w:pPr>
        <w:rPr>
          <w:lang w:val="en"/>
        </w:rPr>
      </w:pPr>
      <w:r w:rsidRPr="00C80421">
        <w:rPr>
          <w:lang w:val="en"/>
        </w:rPr>
        <w:t>You'll learn:</w:t>
      </w:r>
    </w:p>
    <w:p w14:paraId="4BC87DA6" w14:textId="78D2BAF9" w:rsidR="006B79C6" w:rsidRDefault="006B79C6" w:rsidP="00E55849">
      <w:pPr>
        <w:pStyle w:val="ListParagraph"/>
        <w:numPr>
          <w:ilvl w:val="0"/>
          <w:numId w:val="1"/>
        </w:numPr>
        <w:spacing w:before="0" w:after="160"/>
      </w:pPr>
      <w:r>
        <w:t>How to create two Azure virtual networks</w:t>
      </w:r>
    </w:p>
    <w:p w14:paraId="658921DE" w14:textId="6970F150" w:rsidR="006B79C6" w:rsidRDefault="006B79C6" w:rsidP="00E55849">
      <w:pPr>
        <w:pStyle w:val="ListParagraph"/>
        <w:numPr>
          <w:ilvl w:val="0"/>
          <w:numId w:val="1"/>
        </w:numPr>
        <w:spacing w:before="0" w:after="160"/>
      </w:pPr>
      <w:r>
        <w:t>How to define two</w:t>
      </w:r>
      <w:r w:rsidR="00AC4854">
        <w:t xml:space="preserve"> Azure</w:t>
      </w:r>
      <w:r>
        <w:t xml:space="preserve"> </w:t>
      </w:r>
      <w:r w:rsidR="00675935">
        <w:t>virtual gateways</w:t>
      </w:r>
    </w:p>
    <w:p w14:paraId="58E53650" w14:textId="08DAED08" w:rsidR="006B79C6" w:rsidRDefault="006B79C6" w:rsidP="00E55849">
      <w:pPr>
        <w:pStyle w:val="ListParagraph"/>
        <w:numPr>
          <w:ilvl w:val="0"/>
          <w:numId w:val="1"/>
        </w:numPr>
        <w:spacing w:before="0" w:after="160"/>
      </w:pPr>
      <w:r>
        <w:t xml:space="preserve">How to connect the virtual networks </w:t>
      </w:r>
      <w:r w:rsidR="00675935">
        <w:t>using Azure Connections</w:t>
      </w:r>
    </w:p>
    <w:p w14:paraId="51C402D4" w14:textId="52928325" w:rsidR="00367A10" w:rsidRDefault="00367A10" w:rsidP="00E55849">
      <w:pPr>
        <w:pStyle w:val="ListParagraph"/>
        <w:numPr>
          <w:ilvl w:val="0"/>
          <w:numId w:val="1"/>
        </w:numPr>
        <w:spacing w:before="0" w:after="160"/>
      </w:pPr>
      <w:r>
        <w:t>How to confirm connectivity between the two virtual networks</w:t>
      </w:r>
    </w:p>
    <w:p w14:paraId="59BE0DE3" w14:textId="30D2FDEF" w:rsidR="00BE6F6E" w:rsidRDefault="00BE6F6E" w:rsidP="00E55849">
      <w:pPr>
        <w:pStyle w:val="ListParagraph"/>
        <w:numPr>
          <w:ilvl w:val="0"/>
          <w:numId w:val="1"/>
        </w:numPr>
        <w:spacing w:before="0" w:after="160"/>
      </w:pPr>
      <w:r>
        <w:t>How to enable BGP and confirm its implementation</w:t>
      </w:r>
    </w:p>
    <w:p w14:paraId="3965C0BD" w14:textId="77777777" w:rsidR="00367A10" w:rsidRDefault="00367A10">
      <w:pPr>
        <w:spacing w:before="0" w:after="160"/>
      </w:pPr>
    </w:p>
    <w:p w14:paraId="100399FE" w14:textId="06934597" w:rsidR="00AB1D2E" w:rsidRDefault="00367A10">
      <w:pPr>
        <w:spacing w:before="0" w:after="160"/>
        <w:rPr>
          <w:lang w:val="en"/>
        </w:rPr>
      </w:pPr>
      <w:r>
        <w:t xml:space="preserve">Although this lab demonstrates setting up a </w:t>
      </w:r>
      <w:proofErr w:type="spellStart"/>
      <w:r>
        <w:t>VNet</w:t>
      </w:r>
      <w:proofErr w:type="spellEnd"/>
      <w:r>
        <w:t>-to-</w:t>
      </w:r>
      <w:proofErr w:type="spellStart"/>
      <w:r>
        <w:t>VNet</w:t>
      </w:r>
      <w:proofErr w:type="spellEnd"/>
      <w:r>
        <w:t xml:space="preserve"> connection from within the Azure Portal, you can also achieve this through PowerShell. See </w:t>
      </w:r>
      <w:hyperlink r:id="rId11" w:history="1">
        <w:r w:rsidRPr="00115D87">
          <w:rPr>
            <w:rStyle w:val="Hyperlink"/>
          </w:rPr>
          <w:t>https://azure.microsoft.com/en-us/documentation/articles/vpn-gateway-vnet-vnet-rm-ps/</w:t>
        </w:r>
      </w:hyperlink>
      <w:r>
        <w:t xml:space="preserve"> for more information on using PowerShell.</w:t>
      </w:r>
      <w:r w:rsidR="00AB1D2E">
        <w:rPr>
          <w:lang w:val="en"/>
        </w:rPr>
        <w:br w:type="page"/>
      </w:r>
    </w:p>
    <w:p w14:paraId="100399FF" w14:textId="6A8740A4" w:rsidR="00AB1D2E" w:rsidRDefault="00F26832" w:rsidP="00F26832">
      <w:pPr>
        <w:pStyle w:val="Heading1"/>
        <w:rPr>
          <w:lang w:val="en"/>
        </w:rPr>
      </w:pPr>
      <w:bookmarkStart w:id="109" w:name="_Toc510792080"/>
      <w:r>
        <w:rPr>
          <w:lang w:val="en"/>
        </w:rPr>
        <w:lastRenderedPageBreak/>
        <w:t xml:space="preserve">Exercise 1 – </w:t>
      </w:r>
      <w:proofErr w:type="spellStart"/>
      <w:r w:rsidR="001878BD">
        <w:rPr>
          <w:lang w:val="en"/>
        </w:rPr>
        <w:t>VNet</w:t>
      </w:r>
      <w:proofErr w:type="spellEnd"/>
      <w:r w:rsidR="001878BD">
        <w:rPr>
          <w:lang w:val="en"/>
        </w:rPr>
        <w:t>-to-</w:t>
      </w:r>
      <w:proofErr w:type="spellStart"/>
      <w:r w:rsidR="001878BD">
        <w:rPr>
          <w:lang w:val="en"/>
        </w:rPr>
        <w:t>VNet</w:t>
      </w:r>
      <w:proofErr w:type="spellEnd"/>
      <w:r w:rsidR="001878BD">
        <w:rPr>
          <w:lang w:val="en"/>
        </w:rPr>
        <w:t xml:space="preserve"> Connectivity</w:t>
      </w:r>
      <w:bookmarkEnd w:id="109"/>
    </w:p>
    <w:p w14:paraId="67210B8C" w14:textId="77777777" w:rsidR="00637635" w:rsidRDefault="00637635" w:rsidP="00637635">
      <w:pPr>
        <w:pStyle w:val="Heading2"/>
      </w:pPr>
      <w:bookmarkStart w:id="110" w:name="bkmk_setupwindowsazure"/>
      <w:bookmarkStart w:id="111" w:name="_Toc417037800"/>
      <w:bookmarkStart w:id="112" w:name="_Toc510792081"/>
      <w:bookmarkEnd w:id="110"/>
      <w:r>
        <w:t>Prerequisites</w:t>
      </w:r>
      <w:bookmarkEnd w:id="111"/>
      <w:bookmarkEnd w:id="112"/>
    </w:p>
    <w:p w14:paraId="79C4DC29" w14:textId="77777777" w:rsidR="00637635" w:rsidRDefault="00637635" w:rsidP="00637635">
      <w:r>
        <w:t>The following is required to complete this hands-on lab:</w:t>
      </w:r>
    </w:p>
    <w:p w14:paraId="2B03F54F" w14:textId="51E69E6E" w:rsidR="000613C3" w:rsidRDefault="000613C3" w:rsidP="00E55849">
      <w:pPr>
        <w:pStyle w:val="ListParagraph"/>
        <w:numPr>
          <w:ilvl w:val="0"/>
          <w:numId w:val="10"/>
        </w:numPr>
      </w:pPr>
      <w:r>
        <w:t>Microsoft Azure PowerShell</w:t>
      </w:r>
    </w:p>
    <w:p w14:paraId="51A47CE1" w14:textId="10484495" w:rsidR="00637635" w:rsidRDefault="00637635" w:rsidP="00E55849">
      <w:pPr>
        <w:pStyle w:val="ListParagraph"/>
        <w:numPr>
          <w:ilvl w:val="0"/>
          <w:numId w:val="10"/>
        </w:numPr>
      </w:pPr>
      <w:r>
        <w:t xml:space="preserve">A Microsoft Azure subscription </w:t>
      </w:r>
    </w:p>
    <w:p w14:paraId="3F7BCB0A" w14:textId="0270D5E9" w:rsidR="00675935" w:rsidRDefault="00675935" w:rsidP="00E55849">
      <w:pPr>
        <w:pStyle w:val="ListParagraph"/>
        <w:numPr>
          <w:ilvl w:val="0"/>
          <w:numId w:val="10"/>
        </w:numPr>
      </w:pPr>
      <w:r>
        <w:t>Windows Azure PowerShell ISE</w:t>
      </w:r>
    </w:p>
    <w:p w14:paraId="10039A07" w14:textId="04D40E3D" w:rsidR="002D13F5" w:rsidRPr="00C80421" w:rsidRDefault="002D13F5" w:rsidP="002D13F5">
      <w:pPr>
        <w:pStyle w:val="Heading2"/>
        <w:rPr>
          <w:lang w:val="en"/>
        </w:rPr>
      </w:pPr>
      <w:bookmarkStart w:id="113" w:name="_Toc510792082"/>
      <w:r>
        <w:rPr>
          <w:lang w:val="en"/>
        </w:rPr>
        <w:t xml:space="preserve">Task 1 – </w:t>
      </w:r>
      <w:r w:rsidR="0080465F">
        <w:rPr>
          <w:lang w:val="en"/>
        </w:rPr>
        <w:t xml:space="preserve">Create </w:t>
      </w:r>
      <w:r w:rsidR="00637635">
        <w:rPr>
          <w:lang w:val="en"/>
        </w:rPr>
        <w:t>the</w:t>
      </w:r>
      <w:r w:rsidR="000233B3">
        <w:rPr>
          <w:lang w:val="en"/>
        </w:rPr>
        <w:t xml:space="preserve"> first</w:t>
      </w:r>
      <w:r w:rsidR="000731A5">
        <w:rPr>
          <w:lang w:val="en"/>
        </w:rPr>
        <w:t xml:space="preserve"> vi</w:t>
      </w:r>
      <w:r w:rsidR="001878BD">
        <w:rPr>
          <w:lang w:val="en"/>
        </w:rPr>
        <w:t>rtual Network</w:t>
      </w:r>
      <w:r w:rsidR="00850B0B">
        <w:rPr>
          <w:lang w:val="en"/>
        </w:rPr>
        <w:t xml:space="preserve"> and Virtual Network gateway</w:t>
      </w:r>
      <w:bookmarkEnd w:id="113"/>
    </w:p>
    <w:p w14:paraId="75942BE0" w14:textId="409CF889" w:rsidR="00637635" w:rsidRDefault="001878BD" w:rsidP="0080465F">
      <w:pPr>
        <w:pStyle w:val="ListParagraph"/>
        <w:rPr>
          <w:rFonts w:cs="Times New Roman"/>
        </w:rPr>
      </w:pPr>
      <w:r>
        <w:rPr>
          <w:rFonts w:cs="Times New Roman"/>
        </w:rPr>
        <w:t>In this task, we will choose to create our virtual networks in two different regions, East US and Central US. You can choose whatever regions</w:t>
      </w:r>
      <w:r w:rsidR="00A86A13">
        <w:rPr>
          <w:rFonts w:cs="Times New Roman"/>
        </w:rPr>
        <w:t xml:space="preserve"> </w:t>
      </w:r>
      <w:r>
        <w:rPr>
          <w:rFonts w:cs="Times New Roman"/>
        </w:rPr>
        <w:t>you wish to use</w:t>
      </w:r>
      <w:r w:rsidR="00A411A4">
        <w:rPr>
          <w:rFonts w:cs="Times New Roman"/>
        </w:rPr>
        <w:t>, just remember to change your settings in the appropriate places while stepping through the exercise</w:t>
      </w:r>
      <w:r>
        <w:rPr>
          <w:rFonts w:cs="Times New Roman"/>
        </w:rPr>
        <w:t>.</w:t>
      </w:r>
    </w:p>
    <w:p w14:paraId="10039A0B" w14:textId="77777777" w:rsidR="00767DB2" w:rsidRPr="002D13F5" w:rsidRDefault="00767DB2" w:rsidP="002D13F5">
      <w:pPr>
        <w:pStyle w:val="ListParagraph"/>
        <w:rPr>
          <w:rFonts w:cs="Times New Roman"/>
        </w:rPr>
      </w:pPr>
    </w:p>
    <w:p w14:paraId="74FA7BB1" w14:textId="27D20A86" w:rsidR="00203E73" w:rsidRPr="001878BD" w:rsidRDefault="001878BD" w:rsidP="00E55849">
      <w:pPr>
        <w:pStyle w:val="ListParagraph"/>
        <w:numPr>
          <w:ilvl w:val="0"/>
          <w:numId w:val="2"/>
        </w:numPr>
        <w:contextualSpacing w:val="0"/>
        <w:rPr>
          <w:rFonts w:cs="Times New Roman"/>
        </w:rPr>
      </w:pPr>
      <w:r>
        <w:t xml:space="preserve">Log in to the Azure portal at </w:t>
      </w:r>
      <w:del w:id="114" w:author="Beth Quinlan" w:date="2018-04-11T14:07:00Z">
        <w:r w:rsidR="00204C40" w:rsidRPr="00055BE5" w:rsidDel="00055BE5">
          <w:rPr>
            <w:color w:val="5B9BD5" w:themeColor="accent1"/>
            <w:rPrChange w:id="115" w:author="Beth Quinlan" w:date="2018-04-11T14:15:00Z">
              <w:rPr/>
            </w:rPrChange>
          </w:rPr>
          <w:fldChar w:fldCharType="begin"/>
        </w:r>
        <w:r w:rsidR="00204C40" w:rsidRPr="00055BE5" w:rsidDel="00055BE5">
          <w:rPr>
            <w:color w:val="5B9BD5" w:themeColor="accent1"/>
            <w:rPrChange w:id="116" w:author="Beth Quinlan" w:date="2018-04-11T14:15:00Z">
              <w:rPr/>
            </w:rPrChange>
          </w:rPr>
          <w:delInstrText xml:space="preserve"> HYPERLINK "https://portal.azure.com" </w:delInstrText>
        </w:r>
        <w:r w:rsidR="00204C40" w:rsidRPr="00055BE5" w:rsidDel="00055BE5">
          <w:rPr>
            <w:color w:val="5B9BD5" w:themeColor="accent1"/>
            <w:rPrChange w:id="117" w:author="Beth Quinlan" w:date="2018-04-11T14:15:00Z">
              <w:rPr/>
            </w:rPrChange>
          </w:rPr>
          <w:fldChar w:fldCharType="separate"/>
        </w:r>
        <w:r w:rsidR="00B41EE0" w:rsidRPr="00055BE5" w:rsidDel="00055BE5">
          <w:rPr>
            <w:color w:val="5B9BD5" w:themeColor="accent1"/>
            <w:rPrChange w:id="118" w:author="Beth Quinlan" w:date="2018-04-11T14:15:00Z">
              <w:rPr>
                <w:rStyle w:val="Hyperlink"/>
              </w:rPr>
            </w:rPrChange>
          </w:rPr>
          <w:delText>https://portal.azure.com</w:delText>
        </w:r>
        <w:r w:rsidR="00204C40" w:rsidRPr="00055BE5" w:rsidDel="00055BE5">
          <w:rPr>
            <w:rStyle w:val="Hyperlink"/>
            <w:color w:val="5B9BD5" w:themeColor="accent1"/>
            <w:rPrChange w:id="119" w:author="Beth Quinlan" w:date="2018-04-11T14:15:00Z">
              <w:rPr>
                <w:rStyle w:val="Hyperlink"/>
              </w:rPr>
            </w:rPrChange>
          </w:rPr>
          <w:fldChar w:fldCharType="end"/>
        </w:r>
      </w:del>
      <w:ins w:id="120" w:author="Beth Quinlan" w:date="2018-04-11T14:07:00Z">
        <w:r w:rsidR="00055BE5" w:rsidRPr="00055BE5">
          <w:rPr>
            <w:color w:val="5B9BD5" w:themeColor="accent1"/>
            <w:rPrChange w:id="121" w:author="Beth Quinlan" w:date="2018-04-11T14:15:00Z">
              <w:rPr>
                <w:rStyle w:val="Hyperlink"/>
              </w:rPr>
            </w:rPrChange>
          </w:rPr>
          <w:t>https://portal.azure.com</w:t>
        </w:r>
      </w:ins>
      <w:r w:rsidR="00203E73">
        <w:t>.</w:t>
      </w:r>
    </w:p>
    <w:p w14:paraId="088A27C2" w14:textId="6C3B90FE" w:rsidR="00B41EE0" w:rsidRPr="00B41EE0" w:rsidRDefault="00B41EE0" w:rsidP="00E55849">
      <w:pPr>
        <w:pStyle w:val="ListParagraph"/>
        <w:numPr>
          <w:ilvl w:val="0"/>
          <w:numId w:val="2"/>
        </w:numPr>
        <w:contextualSpacing w:val="0"/>
        <w:rPr>
          <w:rFonts w:cs="Times New Roman"/>
        </w:rPr>
      </w:pPr>
      <w:r>
        <w:t xml:space="preserve">Select the </w:t>
      </w:r>
      <w:r w:rsidRPr="00B41EE0">
        <w:rPr>
          <w:b/>
        </w:rPr>
        <w:t>Resource Groups</w:t>
      </w:r>
      <w:r>
        <w:t xml:space="preserve"> menu item (which will open the Resource Groups blade) and then select </w:t>
      </w:r>
      <w:ins w:id="122" w:author="Beth Quinlan" w:date="2018-04-06T13:03:00Z">
        <w:r w:rsidR="00D172E6" w:rsidRPr="00D172E6">
          <w:rPr>
            <w:b/>
          </w:rPr>
          <w:t>+</w:t>
        </w:r>
      </w:ins>
      <w:r w:rsidRPr="00B41EE0">
        <w:rPr>
          <w:b/>
        </w:rPr>
        <w:t>Add</w:t>
      </w:r>
      <w:r>
        <w:t>.</w:t>
      </w:r>
    </w:p>
    <w:p w14:paraId="5103DC48" w14:textId="29F3DC31" w:rsidR="00203E73" w:rsidRPr="00BC3543" w:rsidRDefault="00B41EE0" w:rsidP="00E55849">
      <w:pPr>
        <w:pStyle w:val="ListParagraph"/>
        <w:numPr>
          <w:ilvl w:val="0"/>
          <w:numId w:val="2"/>
        </w:numPr>
        <w:contextualSpacing w:val="0"/>
        <w:rPr>
          <w:rFonts w:cs="Times New Roman"/>
        </w:rPr>
      </w:pPr>
      <w:r>
        <w:t xml:space="preserve">Create a new resource group in the region of your choosing. In our example, we will name this </w:t>
      </w:r>
      <w:proofErr w:type="spellStart"/>
      <w:r w:rsidRPr="00B41EE0">
        <w:rPr>
          <w:i/>
        </w:rPr>
        <w:t>rgEast</w:t>
      </w:r>
      <w:proofErr w:type="spellEnd"/>
      <w:r w:rsidR="00203E73">
        <w:t>.</w:t>
      </w:r>
      <w:r w:rsidR="00BC3543">
        <w:t xml:space="preserve"> Make sure that the data center you choose represents the name of the resource group to prevent confusion. Click the </w:t>
      </w:r>
      <w:r w:rsidR="00BC3543" w:rsidRPr="00BC3543">
        <w:rPr>
          <w:b/>
        </w:rPr>
        <w:t>Create</w:t>
      </w:r>
      <w:r w:rsidR="00BC3543">
        <w:t xml:space="preserve"> button.</w:t>
      </w:r>
    </w:p>
    <w:p w14:paraId="3AE147A6" w14:textId="1F6C3EC5" w:rsidR="001209EF" w:rsidRDefault="006E3DB0" w:rsidP="00BC3543">
      <w:pPr>
        <w:pStyle w:val="ListParagraph"/>
        <w:ind w:left="1080"/>
        <w:contextualSpacing w:val="0"/>
        <w:rPr>
          <w:noProof/>
        </w:rPr>
      </w:pPr>
      <w:r>
        <w:rPr>
          <w:noProof/>
        </w:rPr>
        <w:drawing>
          <wp:inline distT="0" distB="0" distL="0" distR="0" wp14:anchorId="16B0D7B2" wp14:editId="31FFEF50">
            <wp:extent cx="2124221" cy="35454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9285" cy="3704135"/>
                    </a:xfrm>
                    <a:prstGeom prst="rect">
                      <a:avLst/>
                    </a:prstGeom>
                  </pic:spPr>
                </pic:pic>
              </a:graphicData>
            </a:graphic>
          </wp:inline>
        </w:drawing>
      </w:r>
    </w:p>
    <w:p w14:paraId="6312A848" w14:textId="22846A5B" w:rsidR="006E3DB0" w:rsidRDefault="00B41EE0" w:rsidP="006E3DB0">
      <w:pPr>
        <w:pStyle w:val="ListParagraph"/>
        <w:numPr>
          <w:ilvl w:val="0"/>
          <w:numId w:val="2"/>
        </w:numPr>
        <w:contextualSpacing w:val="0"/>
      </w:pPr>
      <w:r>
        <w:lastRenderedPageBreak/>
        <w:t xml:space="preserve">Repeat steps 2 and 3 but this time name the resource group </w:t>
      </w:r>
      <w:proofErr w:type="spellStart"/>
      <w:r w:rsidRPr="006E3DB0">
        <w:rPr>
          <w:i/>
        </w:rPr>
        <w:t>rgCentral</w:t>
      </w:r>
      <w:proofErr w:type="spellEnd"/>
      <w:r>
        <w:t>.</w:t>
      </w:r>
    </w:p>
    <w:p w14:paraId="47B8FF52" w14:textId="77777777" w:rsidR="006E3DB0" w:rsidRDefault="006E3DB0" w:rsidP="006E3DB0">
      <w:pPr>
        <w:pStyle w:val="ListParagraph"/>
        <w:ind w:left="720"/>
        <w:contextualSpacing w:val="0"/>
      </w:pPr>
    </w:p>
    <w:p w14:paraId="03831F6D" w14:textId="3AB8EDC6" w:rsidR="00E15AF7" w:rsidRPr="00071C61" w:rsidRDefault="00B41EE0" w:rsidP="00E55849">
      <w:pPr>
        <w:pStyle w:val="ListParagraph"/>
        <w:numPr>
          <w:ilvl w:val="0"/>
          <w:numId w:val="2"/>
        </w:numPr>
        <w:contextualSpacing w:val="0"/>
        <w:rPr>
          <w:rFonts w:cs="Times New Roman"/>
        </w:rPr>
      </w:pPr>
      <w:r>
        <w:t xml:space="preserve">Go back to the Resource Groups blade and pick </w:t>
      </w:r>
      <w:proofErr w:type="spellStart"/>
      <w:r w:rsidRPr="00B41EE0">
        <w:rPr>
          <w:i/>
        </w:rPr>
        <w:t>rgEast</w:t>
      </w:r>
      <w:proofErr w:type="spellEnd"/>
      <w:r>
        <w:t>.</w:t>
      </w:r>
      <w:r w:rsidR="00BC3543">
        <w:t xml:space="preserve"> This will open up the resource group blade.</w:t>
      </w:r>
    </w:p>
    <w:p w14:paraId="75DB447D" w14:textId="694D5142" w:rsidR="00071C61" w:rsidRPr="00BC3543" w:rsidRDefault="0008484C" w:rsidP="00071C61">
      <w:pPr>
        <w:pStyle w:val="ListParagraph"/>
        <w:ind w:left="1080"/>
        <w:contextualSpacing w:val="0"/>
        <w:rPr>
          <w:rFonts w:cs="Times New Roman"/>
        </w:rPr>
      </w:pPr>
      <w:r>
        <w:rPr>
          <w:noProof/>
        </w:rPr>
        <w:drawing>
          <wp:inline distT="0" distB="0" distL="0" distR="0" wp14:anchorId="56333FF2" wp14:editId="73794583">
            <wp:extent cx="2823295" cy="403742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7854" cy="4058249"/>
                    </a:xfrm>
                    <a:prstGeom prst="rect">
                      <a:avLst/>
                    </a:prstGeom>
                  </pic:spPr>
                </pic:pic>
              </a:graphicData>
            </a:graphic>
          </wp:inline>
        </w:drawing>
      </w:r>
    </w:p>
    <w:p w14:paraId="6B8E3F8C" w14:textId="77777777" w:rsidR="00D172E6" w:rsidRPr="00D172E6" w:rsidRDefault="00B46BC3" w:rsidP="00E55849">
      <w:pPr>
        <w:pStyle w:val="ListParagraph"/>
        <w:numPr>
          <w:ilvl w:val="0"/>
          <w:numId w:val="2"/>
        </w:numPr>
        <w:contextualSpacing w:val="0"/>
        <w:rPr>
          <w:ins w:id="123" w:author="Beth Quinlan" w:date="2018-04-06T13:09:00Z"/>
          <w:rFonts w:cs="Times New Roman"/>
        </w:rPr>
      </w:pPr>
      <w:r>
        <w:t>In the resource group blade, c</w:t>
      </w:r>
      <w:r w:rsidR="00BC3543">
        <w:t xml:space="preserve">reate a new virtual network by selecting </w:t>
      </w:r>
      <w:ins w:id="124" w:author="Beth Quinlan" w:date="2018-04-06T13:08:00Z">
        <w:r w:rsidR="00D172E6" w:rsidRPr="00D172E6">
          <w:rPr>
            <w:b/>
          </w:rPr>
          <w:t>+</w:t>
        </w:r>
      </w:ins>
      <w:r w:rsidR="00BC3543" w:rsidRPr="00071C61">
        <w:rPr>
          <w:b/>
        </w:rPr>
        <w:t>Add</w:t>
      </w:r>
      <w:r w:rsidR="00BC3543">
        <w:t xml:space="preserve">, </w:t>
      </w:r>
      <w:del w:id="125" w:author="Beth Quinlan" w:date="2018-04-06T13:09:00Z">
        <w:r w:rsidR="00BC3543" w:rsidDel="00D172E6">
          <w:delText xml:space="preserve">then </w:delText>
        </w:r>
      </w:del>
      <w:r w:rsidR="00BC3543">
        <w:t xml:space="preserve">entering </w:t>
      </w:r>
      <w:r w:rsidR="00BC3543" w:rsidRPr="00B46BC3">
        <w:rPr>
          <w:i/>
        </w:rPr>
        <w:t>virtual network</w:t>
      </w:r>
      <w:r w:rsidR="00BC3543">
        <w:t xml:space="preserve"> into the </w:t>
      </w:r>
      <w:ins w:id="126" w:author="Beth Quinlan" w:date="2018-04-06T13:08:00Z">
        <w:r w:rsidR="00D172E6" w:rsidRPr="00B2096B">
          <w:rPr>
            <w:b/>
            <w:rPrChange w:id="127" w:author="Beth Quinlan" w:date="2018-04-06T15:41:00Z">
              <w:rPr/>
            </w:rPrChange>
          </w:rPr>
          <w:t xml:space="preserve">Search </w:t>
        </w:r>
      </w:ins>
      <w:r w:rsidR="00BC3543" w:rsidRPr="00B2096B">
        <w:rPr>
          <w:b/>
          <w:rPrChange w:id="128" w:author="Beth Quinlan" w:date="2018-04-06T15:41:00Z">
            <w:rPr/>
          </w:rPrChange>
        </w:rPr>
        <w:t>Everything</w:t>
      </w:r>
      <w:r w:rsidR="00BC3543">
        <w:t xml:space="preserve"> </w:t>
      </w:r>
      <w:del w:id="129" w:author="Beth Quinlan" w:date="2018-04-06T13:08:00Z">
        <w:r w:rsidR="00BC3543" w:rsidDel="00D172E6">
          <w:delText xml:space="preserve">search </w:delText>
        </w:r>
      </w:del>
      <w:r w:rsidR="00BC3543">
        <w:t>field</w:t>
      </w:r>
      <w:ins w:id="130" w:author="Beth Quinlan" w:date="2018-04-06T13:09:00Z">
        <w:r w:rsidR="00D172E6">
          <w:t xml:space="preserve"> and pressing Enter</w:t>
        </w:r>
      </w:ins>
      <w:r w:rsidR="00BC3543">
        <w:t xml:space="preserve">. </w:t>
      </w:r>
    </w:p>
    <w:p w14:paraId="06F9D678" w14:textId="02467A1E" w:rsidR="00BC3543" w:rsidRPr="00D172E6" w:rsidRDefault="00BC3543">
      <w:pPr>
        <w:ind w:left="1080"/>
        <w:rPr>
          <w:rFonts w:cs="Times New Roman"/>
        </w:rPr>
        <w:pPrChange w:id="131" w:author="Beth Quinlan" w:date="2018-04-06T13:09:00Z">
          <w:pPr>
            <w:pStyle w:val="ListParagraph"/>
            <w:numPr>
              <w:numId w:val="2"/>
            </w:numPr>
            <w:ind w:left="1080" w:hanging="360"/>
            <w:contextualSpacing w:val="0"/>
          </w:pPr>
        </w:pPrChange>
      </w:pPr>
      <w:del w:id="132" w:author="Beth Quinlan" w:date="2018-04-06T13:10:00Z">
        <w:r w:rsidDel="00D172E6">
          <w:delText>When you s</w:delText>
        </w:r>
      </w:del>
      <w:ins w:id="133" w:author="Beth Quinlan" w:date="2018-04-06T13:10:00Z">
        <w:r w:rsidR="00D172E6">
          <w:t>S</w:t>
        </w:r>
      </w:ins>
      <w:r>
        <w:t xml:space="preserve">elect the </w:t>
      </w:r>
      <w:r w:rsidRPr="00D172E6">
        <w:rPr>
          <w:b/>
          <w:rPrChange w:id="134" w:author="Beth Quinlan" w:date="2018-04-06T13:10:00Z">
            <w:rPr/>
          </w:rPrChange>
        </w:rPr>
        <w:t>Virtual Network</w:t>
      </w:r>
      <w:r>
        <w:t xml:space="preserve"> list item</w:t>
      </w:r>
      <w:del w:id="135" w:author="Beth Quinlan" w:date="2018-04-06T13:10:00Z">
        <w:r w:rsidDel="00D172E6">
          <w:delText>,</w:delText>
        </w:r>
      </w:del>
      <w:ins w:id="136" w:author="Beth Quinlan" w:date="2018-04-06T13:10:00Z">
        <w:r w:rsidR="00D172E6">
          <w:t>;</w:t>
        </w:r>
      </w:ins>
      <w:r>
        <w:t xml:space="preserve"> a blade will open where you can start building your virtual network.</w:t>
      </w:r>
    </w:p>
    <w:p w14:paraId="6F3E4B51" w14:textId="4D3C094F" w:rsidR="00071C61" w:rsidRPr="00BC3543" w:rsidDel="00D172E6" w:rsidRDefault="00C5441A" w:rsidP="00071C61">
      <w:pPr>
        <w:pStyle w:val="ListParagraph"/>
        <w:ind w:left="1080"/>
        <w:contextualSpacing w:val="0"/>
        <w:rPr>
          <w:del w:id="137" w:author="Beth Quinlan" w:date="2018-04-06T13:11:00Z"/>
          <w:rFonts w:cs="Times New Roman"/>
        </w:rPr>
      </w:pPr>
      <w:r>
        <w:rPr>
          <w:noProof/>
        </w:rPr>
        <w:drawing>
          <wp:inline distT="0" distB="0" distL="0" distR="0" wp14:anchorId="133E00DB" wp14:editId="01579F09">
            <wp:extent cx="5128411" cy="216642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773" cy="2189390"/>
                    </a:xfrm>
                    <a:prstGeom prst="rect">
                      <a:avLst/>
                    </a:prstGeom>
                  </pic:spPr>
                </pic:pic>
              </a:graphicData>
            </a:graphic>
          </wp:inline>
        </w:drawing>
      </w:r>
    </w:p>
    <w:p w14:paraId="35D94E1B" w14:textId="7A7C0AE2" w:rsidR="00071C61" w:rsidRDefault="00071C61">
      <w:pPr>
        <w:pStyle w:val="ListParagraph"/>
        <w:ind w:left="1080"/>
        <w:contextualSpacing w:val="0"/>
        <w:pPrChange w:id="138" w:author="Beth Quinlan" w:date="2018-04-06T13:11:00Z">
          <w:pPr>
            <w:ind w:left="720" w:hanging="360"/>
          </w:pPr>
        </w:pPrChange>
      </w:pPr>
      <w:del w:id="139" w:author="Beth Quinlan" w:date="2018-04-06T13:10:00Z">
        <w:r w:rsidDel="00D172E6">
          <w:br w:type="page"/>
        </w:r>
      </w:del>
    </w:p>
    <w:p w14:paraId="6CBA87F3" w14:textId="3D77BEA3" w:rsidR="00071C61" w:rsidRDefault="00071C61" w:rsidP="00E55849">
      <w:pPr>
        <w:pStyle w:val="ListParagraph"/>
        <w:numPr>
          <w:ilvl w:val="0"/>
          <w:numId w:val="2"/>
        </w:numPr>
        <w:contextualSpacing w:val="0"/>
        <w:rPr>
          <w:rFonts w:cs="Times New Roman"/>
        </w:rPr>
      </w:pPr>
      <w:r>
        <w:rPr>
          <w:rFonts w:cs="Times New Roman"/>
        </w:rPr>
        <w:lastRenderedPageBreak/>
        <w:t xml:space="preserve">Select </w:t>
      </w:r>
      <w:r w:rsidRPr="00071C61">
        <w:rPr>
          <w:rFonts w:cs="Times New Roman"/>
          <w:b/>
        </w:rPr>
        <w:t>Resource Manager</w:t>
      </w:r>
      <w:r>
        <w:rPr>
          <w:rFonts w:cs="Times New Roman"/>
        </w:rPr>
        <w:t xml:space="preserve"> and then the </w:t>
      </w:r>
      <w:r w:rsidRPr="00071C61">
        <w:rPr>
          <w:rFonts w:cs="Times New Roman"/>
          <w:b/>
        </w:rPr>
        <w:t>Create</w:t>
      </w:r>
      <w:r>
        <w:rPr>
          <w:rFonts w:cs="Times New Roman"/>
        </w:rPr>
        <w:t xml:space="preserve"> button.</w:t>
      </w:r>
    </w:p>
    <w:p w14:paraId="78D55B77" w14:textId="1622163B" w:rsidR="00071C61" w:rsidRPr="00071C61" w:rsidRDefault="00C5441A" w:rsidP="00071C61">
      <w:pPr>
        <w:pStyle w:val="ListParagraph"/>
        <w:ind w:left="1080"/>
        <w:contextualSpacing w:val="0"/>
        <w:rPr>
          <w:rFonts w:cs="Times New Roman"/>
        </w:rPr>
      </w:pPr>
      <w:r>
        <w:rPr>
          <w:noProof/>
        </w:rPr>
        <w:drawing>
          <wp:inline distT="0" distB="0" distL="0" distR="0" wp14:anchorId="34BBA5C2" wp14:editId="3BF19B30">
            <wp:extent cx="3017520" cy="111548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5196" cy="1136802"/>
                    </a:xfrm>
                    <a:prstGeom prst="rect">
                      <a:avLst/>
                    </a:prstGeom>
                  </pic:spPr>
                </pic:pic>
              </a:graphicData>
            </a:graphic>
          </wp:inline>
        </w:drawing>
      </w:r>
    </w:p>
    <w:p w14:paraId="6CC7472B" w14:textId="77777777" w:rsidR="00B46BC3" w:rsidRPr="00B46BC3" w:rsidRDefault="00BC3543" w:rsidP="00E55849">
      <w:pPr>
        <w:pStyle w:val="ListParagraph"/>
        <w:numPr>
          <w:ilvl w:val="0"/>
          <w:numId w:val="2"/>
        </w:numPr>
        <w:contextualSpacing w:val="0"/>
        <w:rPr>
          <w:rFonts w:cs="Times New Roman"/>
        </w:rPr>
      </w:pPr>
      <w:r>
        <w:t xml:space="preserve">Name the virtual network </w:t>
      </w:r>
      <w:proofErr w:type="spellStart"/>
      <w:r w:rsidRPr="00BC3543">
        <w:rPr>
          <w:i/>
        </w:rPr>
        <w:t>vnetEast</w:t>
      </w:r>
      <w:proofErr w:type="spellEnd"/>
      <w:r>
        <w:t xml:space="preserve">. </w:t>
      </w:r>
    </w:p>
    <w:p w14:paraId="3725D891" w14:textId="00880929" w:rsidR="007E5C8C" w:rsidRDefault="00B46BC3" w:rsidP="007E5C8C">
      <w:pPr>
        <w:pStyle w:val="ListParagraph"/>
        <w:ind w:left="1080"/>
        <w:contextualSpacing w:val="0"/>
      </w:pPr>
      <w:r>
        <w:t>I</w:t>
      </w:r>
      <w:r w:rsidR="00BC3543">
        <w:t>n</w:t>
      </w:r>
      <w:r>
        <w:t xml:space="preserve"> this exercise,</w:t>
      </w:r>
      <w:r w:rsidR="00BC3543">
        <w:t xml:space="preserve"> we could start with an internal IP address range, </w:t>
      </w:r>
      <w:r>
        <w:t xml:space="preserve">but, </w:t>
      </w:r>
      <w:r w:rsidR="00BC3543">
        <w:t xml:space="preserve">we want to make sure that whatever </w:t>
      </w:r>
      <w:r>
        <w:t xml:space="preserve">IP range </w:t>
      </w:r>
      <w:r w:rsidR="00BC3543">
        <w:t>we choose does not overlap with the IP address range we will be using in our second virtual network.</w:t>
      </w:r>
    </w:p>
    <w:p w14:paraId="7DD41221" w14:textId="77777777" w:rsidR="007E5C8C" w:rsidRDefault="007E5C8C" w:rsidP="007E5C8C">
      <w:pPr>
        <w:pStyle w:val="ListParagraph"/>
        <w:ind w:left="1080"/>
        <w:contextualSpacing w:val="0"/>
      </w:pPr>
    </w:p>
    <w:p w14:paraId="1855EC36" w14:textId="77777777" w:rsidR="00C967E8" w:rsidRPr="0012474A" w:rsidRDefault="00BC3543" w:rsidP="00E55849">
      <w:pPr>
        <w:pStyle w:val="ListParagraph"/>
        <w:numPr>
          <w:ilvl w:val="0"/>
          <w:numId w:val="2"/>
        </w:numPr>
        <w:contextualSpacing w:val="0"/>
        <w:rPr>
          <w:ins w:id="140" w:author="Beth Quinlan" w:date="2018-04-06T13:16:00Z"/>
          <w:rFonts w:cs="Times New Roman"/>
        </w:rPr>
      </w:pPr>
      <w:r>
        <w:t xml:space="preserve">For the </w:t>
      </w:r>
      <w:r w:rsidRPr="006B503D">
        <w:rPr>
          <w:i/>
        </w:rPr>
        <w:t xml:space="preserve">address </w:t>
      </w:r>
      <w:r w:rsidR="00B46BC3" w:rsidRPr="006B503D">
        <w:rPr>
          <w:i/>
        </w:rPr>
        <w:t>space</w:t>
      </w:r>
      <w:r>
        <w:t xml:space="preserve">, enter the IP </w:t>
      </w:r>
      <w:r w:rsidRPr="00071C61">
        <w:rPr>
          <w:b/>
        </w:rPr>
        <w:t>10.</w:t>
      </w:r>
      <w:r w:rsidR="00DD581B">
        <w:rPr>
          <w:b/>
        </w:rPr>
        <w:t>2</w:t>
      </w:r>
      <w:r w:rsidRPr="00071C61">
        <w:rPr>
          <w:b/>
        </w:rPr>
        <w:t>.0.0/24</w:t>
      </w:r>
      <w:r>
        <w:t xml:space="preserve">, with a subnet name of </w:t>
      </w:r>
      <w:proofErr w:type="spellStart"/>
      <w:r w:rsidRPr="00071C61">
        <w:rPr>
          <w:b/>
        </w:rPr>
        <w:t>AppSubnet</w:t>
      </w:r>
      <w:proofErr w:type="spellEnd"/>
      <w:r>
        <w:t xml:space="preserve">. </w:t>
      </w:r>
    </w:p>
    <w:p w14:paraId="269213F8" w14:textId="77777777" w:rsidR="00C967E8" w:rsidRPr="0012474A" w:rsidRDefault="00BC3543">
      <w:pPr>
        <w:ind w:left="1080"/>
        <w:rPr>
          <w:ins w:id="141" w:author="Beth Quinlan" w:date="2018-04-06T13:16:00Z"/>
          <w:rFonts w:cs="Times New Roman"/>
        </w:rPr>
        <w:pPrChange w:id="142" w:author="Beth Quinlan" w:date="2018-04-06T13:17:00Z">
          <w:pPr>
            <w:pStyle w:val="ListParagraph"/>
            <w:numPr>
              <w:numId w:val="2"/>
            </w:numPr>
            <w:ind w:left="1080" w:hanging="360"/>
            <w:contextualSpacing w:val="0"/>
          </w:pPr>
        </w:pPrChange>
      </w:pPr>
      <w:r>
        <w:t xml:space="preserve">The </w:t>
      </w:r>
      <w:r w:rsidR="00B46BC3" w:rsidRPr="0012474A">
        <w:rPr>
          <w:i/>
        </w:rPr>
        <w:t>S</w:t>
      </w:r>
      <w:r w:rsidRPr="0012474A">
        <w:rPr>
          <w:i/>
        </w:rPr>
        <w:t xml:space="preserve">ubnet </w:t>
      </w:r>
      <w:r w:rsidR="006B503D" w:rsidRPr="0012474A">
        <w:rPr>
          <w:i/>
        </w:rPr>
        <w:t>a</w:t>
      </w:r>
      <w:r w:rsidRPr="001F601A">
        <w:rPr>
          <w:i/>
        </w:rPr>
        <w:t xml:space="preserve">ddress </w:t>
      </w:r>
      <w:r w:rsidR="006B503D" w:rsidRPr="00771995">
        <w:rPr>
          <w:i/>
        </w:rPr>
        <w:t>range</w:t>
      </w:r>
      <w:r w:rsidR="006B503D">
        <w:t xml:space="preserve"> </w:t>
      </w:r>
      <w:r>
        <w:t xml:space="preserve">should be </w:t>
      </w:r>
      <w:r w:rsidRPr="0012474A">
        <w:rPr>
          <w:b/>
        </w:rPr>
        <w:t>10.</w:t>
      </w:r>
      <w:r w:rsidR="00DD581B" w:rsidRPr="0012474A">
        <w:rPr>
          <w:b/>
        </w:rPr>
        <w:t>2</w:t>
      </w:r>
      <w:r w:rsidRPr="0012474A">
        <w:rPr>
          <w:b/>
        </w:rPr>
        <w:t>.0.</w:t>
      </w:r>
      <w:r w:rsidR="00071C61" w:rsidRPr="001F601A">
        <w:rPr>
          <w:b/>
        </w:rPr>
        <w:t>0</w:t>
      </w:r>
      <w:r w:rsidRPr="00771995">
        <w:rPr>
          <w:b/>
        </w:rPr>
        <w:t>/25</w:t>
      </w:r>
      <w:r>
        <w:t>. This will leave us with about ha</w:t>
      </w:r>
      <w:r w:rsidR="000D4214">
        <w:t xml:space="preserve">lf </w:t>
      </w:r>
      <w:r>
        <w:t>the addresses to use for other subnets.</w:t>
      </w:r>
      <w:r w:rsidR="00071C61">
        <w:t xml:space="preserve"> </w:t>
      </w:r>
    </w:p>
    <w:p w14:paraId="3569114D" w14:textId="77777777" w:rsidR="00C967E8" w:rsidRPr="0012474A" w:rsidRDefault="00071C61">
      <w:pPr>
        <w:ind w:left="1080"/>
        <w:rPr>
          <w:ins w:id="143" w:author="Beth Quinlan" w:date="2018-04-06T13:16:00Z"/>
          <w:rFonts w:cs="Times New Roman"/>
        </w:rPr>
        <w:pPrChange w:id="144" w:author="Beth Quinlan" w:date="2018-04-06T13:17:00Z">
          <w:pPr>
            <w:pStyle w:val="ListParagraph"/>
            <w:numPr>
              <w:numId w:val="2"/>
            </w:numPr>
            <w:ind w:left="1080" w:hanging="360"/>
            <w:contextualSpacing w:val="0"/>
          </w:pPr>
        </w:pPrChange>
      </w:pPr>
      <w:r>
        <w:t xml:space="preserve">Make sure you choose to put this virtual network in the </w:t>
      </w:r>
      <w:proofErr w:type="spellStart"/>
      <w:r w:rsidRPr="00C967E8">
        <w:rPr>
          <w:b/>
          <w:rPrChange w:id="145" w:author="Beth Quinlan" w:date="2018-04-06T13:17:00Z">
            <w:rPr/>
          </w:rPrChange>
        </w:rPr>
        <w:t>rgEast</w:t>
      </w:r>
      <w:proofErr w:type="spellEnd"/>
      <w:r>
        <w:t xml:space="preserve"> resource group.</w:t>
      </w:r>
      <w:r w:rsidR="002E44F7">
        <w:t xml:space="preserve"> </w:t>
      </w:r>
    </w:p>
    <w:p w14:paraId="41FA0F68" w14:textId="4D14E384" w:rsidR="00BC3543" w:rsidRPr="0012474A" w:rsidRDefault="002E44F7">
      <w:pPr>
        <w:ind w:left="1080"/>
        <w:rPr>
          <w:rFonts w:cs="Times New Roman"/>
        </w:rPr>
        <w:pPrChange w:id="146" w:author="Beth Quinlan" w:date="2018-04-06T13:17:00Z">
          <w:pPr>
            <w:pStyle w:val="ListParagraph"/>
            <w:numPr>
              <w:numId w:val="2"/>
            </w:numPr>
            <w:ind w:left="1080" w:hanging="360"/>
            <w:contextualSpacing w:val="0"/>
          </w:pPr>
        </w:pPrChange>
      </w:pPr>
      <w:r>
        <w:t xml:space="preserve">Click </w:t>
      </w:r>
      <w:r w:rsidRPr="0012474A">
        <w:rPr>
          <w:b/>
        </w:rPr>
        <w:t>Create</w:t>
      </w:r>
      <w:r>
        <w:t>.</w:t>
      </w:r>
    </w:p>
    <w:p w14:paraId="4A492349" w14:textId="0B7620B8" w:rsidR="00DD581B" w:rsidRDefault="00DD581B" w:rsidP="00DD581B">
      <w:pPr>
        <w:rPr>
          <w:rFonts w:cs="Times New Roman"/>
        </w:rPr>
      </w:pPr>
    </w:p>
    <w:p w14:paraId="4DD1DE87" w14:textId="3C31C0DD" w:rsidR="00DD581B" w:rsidRDefault="00DD581B" w:rsidP="00DD581B">
      <w:pPr>
        <w:rPr>
          <w:rFonts w:cs="Times New Roman"/>
        </w:rPr>
      </w:pPr>
    </w:p>
    <w:p w14:paraId="5BC0A88A" w14:textId="4528AA0D" w:rsidR="00DD581B" w:rsidRDefault="00DD581B" w:rsidP="00DD581B">
      <w:pPr>
        <w:rPr>
          <w:rFonts w:cs="Times New Roman"/>
        </w:rPr>
      </w:pPr>
    </w:p>
    <w:p w14:paraId="44108412" w14:textId="0CD4A807" w:rsidR="00DD581B" w:rsidRDefault="00DD581B" w:rsidP="00DD581B">
      <w:pPr>
        <w:rPr>
          <w:rFonts w:cs="Times New Roman"/>
        </w:rPr>
      </w:pPr>
    </w:p>
    <w:p w14:paraId="4858866F" w14:textId="0882880F" w:rsidR="00DD581B" w:rsidRDefault="00DD581B" w:rsidP="00DD581B">
      <w:pPr>
        <w:rPr>
          <w:rFonts w:cs="Times New Roman"/>
        </w:rPr>
      </w:pPr>
    </w:p>
    <w:p w14:paraId="12AA4F64" w14:textId="77777777" w:rsidR="00DD581B" w:rsidRPr="00DD581B" w:rsidRDefault="00DD581B" w:rsidP="00DD581B">
      <w:pPr>
        <w:rPr>
          <w:rFonts w:cs="Times New Roman"/>
        </w:rPr>
      </w:pPr>
    </w:p>
    <w:p w14:paraId="7317D33E" w14:textId="32661D54" w:rsidR="006B503D" w:rsidRDefault="00DD581B" w:rsidP="00203E73">
      <w:pPr>
        <w:pStyle w:val="ListParagraph"/>
        <w:ind w:left="1080"/>
        <w:contextualSpacing w:val="0"/>
        <w:rPr>
          <w:color w:val="FF0000"/>
        </w:rPr>
      </w:pPr>
      <w:r>
        <w:rPr>
          <w:noProof/>
        </w:rPr>
        <w:lastRenderedPageBreak/>
        <w:drawing>
          <wp:inline distT="0" distB="0" distL="0" distR="0" wp14:anchorId="56CB4570" wp14:editId="7B91CD2A">
            <wp:extent cx="2257865" cy="3213334"/>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1419" cy="3246855"/>
                    </a:xfrm>
                    <a:prstGeom prst="rect">
                      <a:avLst/>
                    </a:prstGeom>
                  </pic:spPr>
                </pic:pic>
              </a:graphicData>
            </a:graphic>
          </wp:inline>
        </w:drawing>
      </w:r>
    </w:p>
    <w:p w14:paraId="127FFC48" w14:textId="3D6C497A" w:rsidR="00DD581B" w:rsidRPr="000C2B5E" w:rsidRDefault="00DD581B" w:rsidP="00203E73">
      <w:pPr>
        <w:pStyle w:val="ListParagraph"/>
        <w:ind w:left="1080"/>
        <w:contextualSpacing w:val="0"/>
        <w:rPr>
          <w:color w:val="FF0000"/>
        </w:rPr>
      </w:pPr>
      <w:r>
        <w:rPr>
          <w:noProof/>
        </w:rPr>
        <w:drawing>
          <wp:inline distT="0" distB="0" distL="0" distR="0" wp14:anchorId="7E4BA5BB" wp14:editId="05590C06">
            <wp:extent cx="2114550" cy="247322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8609" cy="2501360"/>
                    </a:xfrm>
                    <a:prstGeom prst="rect">
                      <a:avLst/>
                    </a:prstGeom>
                  </pic:spPr>
                </pic:pic>
              </a:graphicData>
            </a:graphic>
          </wp:inline>
        </w:drawing>
      </w:r>
    </w:p>
    <w:p w14:paraId="5CF1F1C4" w14:textId="507BAFE4" w:rsidR="00203E73" w:rsidRDefault="00203E73"/>
    <w:p w14:paraId="575F1885" w14:textId="3FF33FBE" w:rsidR="00C76319" w:rsidRPr="00C76319" w:rsidRDefault="002E44F7" w:rsidP="00E55849">
      <w:pPr>
        <w:pStyle w:val="ListParagraph"/>
        <w:numPr>
          <w:ilvl w:val="0"/>
          <w:numId w:val="2"/>
        </w:numPr>
        <w:contextualSpacing w:val="0"/>
        <w:rPr>
          <w:rFonts w:cs="Times New Roman"/>
        </w:rPr>
      </w:pPr>
      <w:r>
        <w:t xml:space="preserve">Go back to the </w:t>
      </w:r>
      <w:proofErr w:type="spellStart"/>
      <w:r w:rsidRPr="002914C5">
        <w:rPr>
          <w:b/>
          <w:rPrChange w:id="147" w:author="Beth Quinlan" w:date="2018-04-11T14:17:00Z">
            <w:rPr>
              <w:i/>
            </w:rPr>
          </w:rPrChange>
        </w:rPr>
        <w:t>rgEast</w:t>
      </w:r>
      <w:proofErr w:type="spellEnd"/>
      <w:r>
        <w:t xml:space="preserve"> resource group blade and</w:t>
      </w:r>
      <w:r w:rsidR="006B503D">
        <w:t xml:space="preserve"> click on the</w:t>
      </w:r>
      <w:r>
        <w:t xml:space="preserve"> </w:t>
      </w:r>
      <w:proofErr w:type="spellStart"/>
      <w:r w:rsidR="00C76319" w:rsidRPr="00C76319">
        <w:rPr>
          <w:b/>
        </w:rPr>
        <w:t>vnetEast</w:t>
      </w:r>
      <w:proofErr w:type="spellEnd"/>
      <w:r w:rsidR="00C76319">
        <w:t xml:space="preserve">. This will bring up the </w:t>
      </w:r>
      <w:proofErr w:type="spellStart"/>
      <w:r w:rsidR="00C76319" w:rsidRPr="002914C5">
        <w:rPr>
          <w:i/>
          <w:rPrChange w:id="148" w:author="Beth Quinlan" w:date="2018-04-11T14:17:00Z">
            <w:rPr/>
          </w:rPrChange>
        </w:rPr>
        <w:t>vnetEast</w:t>
      </w:r>
      <w:proofErr w:type="spellEnd"/>
      <w:r w:rsidR="00C76319">
        <w:t xml:space="preserve"> blade so we can add a subnet.</w:t>
      </w:r>
    </w:p>
    <w:p w14:paraId="39A755E5" w14:textId="77777777" w:rsidR="006B503D" w:rsidRDefault="006B503D">
      <w:pPr>
        <w:ind w:left="720" w:hanging="360"/>
      </w:pPr>
      <w:r>
        <w:br w:type="page"/>
      </w:r>
    </w:p>
    <w:p w14:paraId="20AE9EF5" w14:textId="77777777" w:rsidR="00C967E8" w:rsidRPr="0012474A" w:rsidRDefault="00C76319" w:rsidP="008A787D">
      <w:pPr>
        <w:pStyle w:val="ListParagraph"/>
        <w:numPr>
          <w:ilvl w:val="0"/>
          <w:numId w:val="2"/>
        </w:numPr>
        <w:contextualSpacing w:val="0"/>
        <w:rPr>
          <w:ins w:id="149" w:author="Beth Quinlan" w:date="2018-04-06T13:20:00Z"/>
          <w:rFonts w:cs="Times New Roman"/>
        </w:rPr>
      </w:pPr>
      <w:r>
        <w:lastRenderedPageBreak/>
        <w:t xml:space="preserve">In the </w:t>
      </w:r>
      <w:r w:rsidRPr="002914C5">
        <w:rPr>
          <w:i/>
          <w:rPrChange w:id="150" w:author="Beth Quinlan" w:date="2018-04-11T14:17:00Z">
            <w:rPr>
              <w:b/>
            </w:rPr>
          </w:rPrChange>
        </w:rPr>
        <w:t>Settings</w:t>
      </w:r>
      <w:r>
        <w:t xml:space="preserve"> blade, click on the </w:t>
      </w:r>
      <w:r w:rsidRPr="006B503D">
        <w:rPr>
          <w:b/>
        </w:rPr>
        <w:t>Subnets</w:t>
      </w:r>
      <w:r>
        <w:t xml:space="preserve"> link. </w:t>
      </w:r>
    </w:p>
    <w:p w14:paraId="5C95AEEC" w14:textId="442EEB51" w:rsidR="00C76319" w:rsidRPr="0012474A" w:rsidRDefault="00C76319">
      <w:pPr>
        <w:ind w:left="1080"/>
        <w:rPr>
          <w:rFonts w:cs="Times New Roman"/>
        </w:rPr>
        <w:pPrChange w:id="151" w:author="Beth Quinlan" w:date="2018-04-06T13:21:00Z">
          <w:pPr>
            <w:pStyle w:val="ListParagraph"/>
            <w:numPr>
              <w:numId w:val="2"/>
            </w:numPr>
            <w:ind w:left="1080" w:hanging="360"/>
            <w:contextualSpacing w:val="0"/>
          </w:pPr>
        </w:pPrChange>
      </w:pPr>
      <w:r>
        <w:t xml:space="preserve">You then need to click the </w:t>
      </w:r>
      <w:ins w:id="152" w:author="Beth Quinlan" w:date="2018-04-11T14:18:00Z">
        <w:r w:rsidR="002914C5" w:rsidRPr="002914C5">
          <w:rPr>
            <w:b/>
            <w:rPrChange w:id="153" w:author="Beth Quinlan" w:date="2018-04-11T14:18:00Z">
              <w:rPr/>
            </w:rPrChange>
          </w:rPr>
          <w:t>+</w:t>
        </w:r>
      </w:ins>
      <w:r w:rsidR="001D1E1D" w:rsidRPr="0012474A">
        <w:rPr>
          <w:b/>
        </w:rPr>
        <w:t>Gateway</w:t>
      </w:r>
      <w:r w:rsidR="001D1E1D">
        <w:t xml:space="preserve"> </w:t>
      </w:r>
      <w:r w:rsidR="006B503D" w:rsidRPr="0012474A">
        <w:rPr>
          <w:b/>
        </w:rPr>
        <w:t>Subnet</w:t>
      </w:r>
      <w:r>
        <w:t xml:space="preserve"> button in the Subnets blade to add a new </w:t>
      </w:r>
      <w:r w:rsidR="001D1E1D">
        <w:t xml:space="preserve">gateway </w:t>
      </w:r>
      <w:r>
        <w:t>subnet.</w:t>
      </w:r>
    </w:p>
    <w:p w14:paraId="7437CD42" w14:textId="10ACF9F0" w:rsidR="006B503D" w:rsidRDefault="000C2B5E" w:rsidP="00C76319">
      <w:pPr>
        <w:pStyle w:val="ListParagraph"/>
        <w:ind w:left="1080"/>
        <w:contextualSpacing w:val="0"/>
        <w:rPr>
          <w:rFonts w:cs="Times New Roman"/>
        </w:rPr>
      </w:pPr>
      <w:r>
        <w:rPr>
          <w:noProof/>
        </w:rPr>
        <w:drawing>
          <wp:inline distT="0" distB="0" distL="0" distR="0" wp14:anchorId="56FD38FD" wp14:editId="38C64F73">
            <wp:extent cx="4095750" cy="319389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4541" cy="3200752"/>
                    </a:xfrm>
                    <a:prstGeom prst="rect">
                      <a:avLst/>
                    </a:prstGeom>
                  </pic:spPr>
                </pic:pic>
              </a:graphicData>
            </a:graphic>
          </wp:inline>
        </w:drawing>
      </w:r>
    </w:p>
    <w:p w14:paraId="19552528" w14:textId="77777777" w:rsidR="00C76319" w:rsidRPr="00C76319" w:rsidRDefault="00C76319" w:rsidP="00C76319">
      <w:pPr>
        <w:pStyle w:val="ListParagraph"/>
        <w:ind w:left="1080"/>
        <w:contextualSpacing w:val="0"/>
        <w:rPr>
          <w:rFonts w:cs="Times New Roman"/>
        </w:rPr>
      </w:pPr>
    </w:p>
    <w:p w14:paraId="0115F6B3" w14:textId="77777777" w:rsidR="00C76319" w:rsidRDefault="00C76319">
      <w:pPr>
        <w:ind w:left="720" w:hanging="360"/>
        <w:rPr>
          <w:rFonts w:cs="Times New Roman"/>
        </w:rPr>
      </w:pPr>
      <w:r>
        <w:rPr>
          <w:rFonts w:cs="Times New Roman"/>
        </w:rPr>
        <w:br w:type="page"/>
      </w:r>
    </w:p>
    <w:p w14:paraId="3A282E39" w14:textId="77777777" w:rsidR="00353C4E" w:rsidRDefault="00C9732E" w:rsidP="004B5192">
      <w:pPr>
        <w:pStyle w:val="ListParagraph"/>
        <w:numPr>
          <w:ilvl w:val="0"/>
          <w:numId w:val="2"/>
        </w:numPr>
        <w:contextualSpacing w:val="0"/>
        <w:rPr>
          <w:ins w:id="154" w:author="Beth Quinlan" w:date="2018-04-06T13:21:00Z"/>
          <w:rFonts w:cs="Times New Roman"/>
        </w:rPr>
      </w:pPr>
      <w:r w:rsidRPr="00C9732E">
        <w:rPr>
          <w:rFonts w:cs="Times New Roman"/>
        </w:rPr>
        <w:lastRenderedPageBreak/>
        <w:t xml:space="preserve">Accept the default address range and click </w:t>
      </w:r>
      <w:r w:rsidRPr="00353C4E">
        <w:rPr>
          <w:rFonts w:cs="Times New Roman"/>
          <w:b/>
          <w:rPrChange w:id="155" w:author="Beth Quinlan" w:date="2018-04-06T13:21:00Z">
            <w:rPr>
              <w:rFonts w:cs="Times New Roman"/>
            </w:rPr>
          </w:rPrChange>
        </w:rPr>
        <w:t>OK</w:t>
      </w:r>
      <w:r w:rsidR="000C2B5E" w:rsidRPr="00C9732E">
        <w:rPr>
          <w:rFonts w:cs="Times New Roman"/>
        </w:rPr>
        <w:t>.</w:t>
      </w:r>
      <w:r>
        <w:rPr>
          <w:rFonts w:cs="Times New Roman"/>
        </w:rPr>
        <w:t xml:space="preserve"> </w:t>
      </w:r>
    </w:p>
    <w:p w14:paraId="5E3A6410" w14:textId="351678E1" w:rsidR="00C76319" w:rsidRPr="0012474A" w:rsidRDefault="006D06FF">
      <w:pPr>
        <w:ind w:left="1080"/>
        <w:rPr>
          <w:rFonts w:cs="Times New Roman"/>
        </w:rPr>
        <w:pPrChange w:id="156" w:author="Beth Quinlan" w:date="2018-04-06T13:21:00Z">
          <w:pPr>
            <w:pStyle w:val="ListParagraph"/>
            <w:numPr>
              <w:numId w:val="2"/>
            </w:numPr>
            <w:ind w:left="1080" w:hanging="360"/>
            <w:contextualSpacing w:val="0"/>
          </w:pPr>
        </w:pPrChange>
      </w:pPr>
      <w:r w:rsidRPr="0012474A">
        <w:rPr>
          <w:rFonts w:cs="Times New Roman"/>
        </w:rPr>
        <w:t xml:space="preserve">Once the </w:t>
      </w:r>
      <w:r w:rsidR="00C9732E" w:rsidRPr="0012474A">
        <w:rPr>
          <w:rFonts w:cs="Times New Roman"/>
        </w:rPr>
        <w:t xml:space="preserve">gateway </w:t>
      </w:r>
      <w:r w:rsidRPr="0012474A">
        <w:rPr>
          <w:rFonts w:cs="Times New Roman"/>
        </w:rPr>
        <w:t xml:space="preserve">subnet has been created, go back to the </w:t>
      </w:r>
      <w:proofErr w:type="spellStart"/>
      <w:r w:rsidRPr="00353C4E">
        <w:rPr>
          <w:rFonts w:cs="Times New Roman"/>
          <w:b/>
          <w:rPrChange w:id="157" w:author="Beth Quinlan" w:date="2018-04-06T13:21:00Z">
            <w:rPr/>
          </w:rPrChange>
        </w:rPr>
        <w:t>rgEast</w:t>
      </w:r>
      <w:proofErr w:type="spellEnd"/>
      <w:r w:rsidRPr="0012474A">
        <w:rPr>
          <w:rFonts w:cs="Times New Roman"/>
        </w:rPr>
        <w:t xml:space="preserve"> resource group blade.</w:t>
      </w:r>
    </w:p>
    <w:p w14:paraId="698342EE" w14:textId="33D588B5" w:rsidR="00A766F2" w:rsidRDefault="00804013" w:rsidP="00804013">
      <w:pPr>
        <w:pStyle w:val="ListParagraph"/>
        <w:ind w:left="1080"/>
        <w:contextualSpacing w:val="0"/>
      </w:pPr>
      <w:r>
        <w:rPr>
          <w:noProof/>
        </w:rPr>
        <w:drawing>
          <wp:inline distT="0" distB="0" distL="0" distR="0" wp14:anchorId="21EA6471" wp14:editId="4A0715F0">
            <wp:extent cx="4339883" cy="3766332"/>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9685" cy="3800874"/>
                    </a:xfrm>
                    <a:prstGeom prst="rect">
                      <a:avLst/>
                    </a:prstGeom>
                  </pic:spPr>
                </pic:pic>
              </a:graphicData>
            </a:graphic>
          </wp:inline>
        </w:drawing>
      </w:r>
    </w:p>
    <w:p w14:paraId="3024AC76" w14:textId="4C32B763" w:rsidR="00A766F2" w:rsidRPr="00A766F2" w:rsidRDefault="00A766F2" w:rsidP="00E55849">
      <w:pPr>
        <w:pStyle w:val="ListParagraph"/>
        <w:numPr>
          <w:ilvl w:val="0"/>
          <w:numId w:val="2"/>
        </w:numPr>
        <w:contextualSpacing w:val="0"/>
        <w:rPr>
          <w:rFonts w:cs="Times New Roman"/>
        </w:rPr>
      </w:pPr>
      <w:r>
        <w:t>In order for our virtual network to connect to another network</w:t>
      </w:r>
      <w:r w:rsidR="00160012">
        <w:t xml:space="preserve"> outside of its Azure region</w:t>
      </w:r>
      <w:r>
        <w:t xml:space="preserve">, it needs to have a </w:t>
      </w:r>
      <w:r w:rsidRPr="006B503D">
        <w:rPr>
          <w:i/>
        </w:rPr>
        <w:t>virtual network gateway</w:t>
      </w:r>
      <w:r w:rsidR="00160012">
        <w:t>.</w:t>
      </w:r>
    </w:p>
    <w:p w14:paraId="2B5571F8" w14:textId="65CD5BEE" w:rsidR="00353C4E" w:rsidRDefault="00A766F2" w:rsidP="00A766F2">
      <w:pPr>
        <w:pStyle w:val="ListParagraph"/>
        <w:ind w:left="1080"/>
        <w:contextualSpacing w:val="0"/>
        <w:rPr>
          <w:ins w:id="158" w:author="Beth Quinlan" w:date="2018-04-06T13:22:00Z"/>
        </w:rPr>
      </w:pPr>
      <w:r>
        <w:t xml:space="preserve">Click the </w:t>
      </w:r>
      <w:ins w:id="159" w:author="Beth Quinlan" w:date="2018-04-06T13:22:00Z">
        <w:r w:rsidR="00353C4E" w:rsidRPr="000D11C8">
          <w:rPr>
            <w:b/>
          </w:rPr>
          <w:t>+</w:t>
        </w:r>
      </w:ins>
      <w:r w:rsidRPr="000D11C8">
        <w:rPr>
          <w:b/>
        </w:rPr>
        <w:t>Add</w:t>
      </w:r>
      <w:r>
        <w:t xml:space="preserve"> button </w:t>
      </w:r>
      <w:r w:rsidR="006B503D">
        <w:t xml:space="preserve">in your resource group blade </w:t>
      </w:r>
      <w:r>
        <w:t>and then t</w:t>
      </w:r>
      <w:r w:rsidR="00C76319">
        <w:t xml:space="preserve">ype in </w:t>
      </w:r>
      <w:r w:rsidR="00C76319" w:rsidRPr="002914C5">
        <w:rPr>
          <w:b/>
          <w:rPrChange w:id="160" w:author="Beth Quinlan" w:date="2018-04-11T14:18:00Z">
            <w:rPr>
              <w:i/>
            </w:rPr>
          </w:rPrChange>
        </w:rPr>
        <w:t>virtual network gateway</w:t>
      </w:r>
      <w:r w:rsidR="00C76319">
        <w:t xml:space="preserve"> into the </w:t>
      </w:r>
      <w:r w:rsidR="00C76319" w:rsidRPr="002914C5">
        <w:rPr>
          <w:i/>
          <w:rPrChange w:id="161" w:author="Beth Quinlan" w:date="2018-04-11T14:18:00Z">
            <w:rPr/>
          </w:rPrChange>
        </w:rPr>
        <w:t>Everything</w:t>
      </w:r>
      <w:r w:rsidR="00C76319">
        <w:t xml:space="preserve"> blade. </w:t>
      </w:r>
    </w:p>
    <w:p w14:paraId="50E362EB" w14:textId="77777777" w:rsidR="00353C4E" w:rsidRDefault="00C76319" w:rsidP="00A766F2">
      <w:pPr>
        <w:pStyle w:val="ListParagraph"/>
        <w:ind w:left="1080"/>
        <w:contextualSpacing w:val="0"/>
        <w:rPr>
          <w:ins w:id="162" w:author="Beth Quinlan" w:date="2018-04-06T13:22:00Z"/>
        </w:rPr>
      </w:pPr>
      <w:r>
        <w:t xml:space="preserve">Then select the </w:t>
      </w:r>
      <w:r w:rsidRPr="00C76319">
        <w:rPr>
          <w:b/>
        </w:rPr>
        <w:t xml:space="preserve">Virtual Network gateway </w:t>
      </w:r>
      <w:r>
        <w:t xml:space="preserve">list item. </w:t>
      </w:r>
    </w:p>
    <w:p w14:paraId="4A0DE7B1" w14:textId="0802076C" w:rsidR="00E15AF7" w:rsidRPr="00E15AF7" w:rsidRDefault="00C76319" w:rsidP="00A766F2">
      <w:pPr>
        <w:pStyle w:val="ListParagraph"/>
        <w:ind w:left="1080"/>
        <w:contextualSpacing w:val="0"/>
        <w:rPr>
          <w:rFonts w:cs="Times New Roman"/>
        </w:rPr>
      </w:pPr>
      <w:r>
        <w:t xml:space="preserve">Click the </w:t>
      </w:r>
      <w:r w:rsidRPr="00C76319">
        <w:rPr>
          <w:b/>
        </w:rPr>
        <w:t>Create</w:t>
      </w:r>
      <w:r>
        <w:t xml:space="preserve"> button.</w:t>
      </w:r>
    </w:p>
    <w:p w14:paraId="7837C75D" w14:textId="5A20456C" w:rsidR="00E15AF7" w:rsidRPr="00E15AF7" w:rsidDel="00353C4E" w:rsidRDefault="00F62C29" w:rsidP="00E15AF7">
      <w:pPr>
        <w:pStyle w:val="ListParagraph"/>
        <w:ind w:left="1080"/>
        <w:contextualSpacing w:val="0"/>
        <w:rPr>
          <w:del w:id="163" w:author="Beth Quinlan" w:date="2018-04-06T13:23:00Z"/>
          <w:rFonts w:cs="Times New Roman"/>
        </w:rPr>
      </w:pPr>
      <w:r>
        <w:rPr>
          <w:noProof/>
        </w:rPr>
        <w:drawing>
          <wp:inline distT="0" distB="0" distL="0" distR="0" wp14:anchorId="23141CC6" wp14:editId="79D6EBFA">
            <wp:extent cx="5391594" cy="2300068"/>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959" cy="2310036"/>
                    </a:xfrm>
                    <a:prstGeom prst="rect">
                      <a:avLst/>
                    </a:prstGeom>
                  </pic:spPr>
                </pic:pic>
              </a:graphicData>
            </a:graphic>
          </wp:inline>
        </w:drawing>
      </w:r>
    </w:p>
    <w:p w14:paraId="3102F93B" w14:textId="77777777" w:rsidR="00A766F2" w:rsidRDefault="00A766F2">
      <w:pPr>
        <w:pStyle w:val="ListParagraph"/>
        <w:ind w:left="1080"/>
        <w:contextualSpacing w:val="0"/>
        <w:pPrChange w:id="164" w:author="Beth Quinlan" w:date="2018-04-06T13:23:00Z">
          <w:pPr>
            <w:ind w:left="720" w:hanging="360"/>
          </w:pPr>
        </w:pPrChange>
      </w:pPr>
      <w:r>
        <w:br w:type="page"/>
      </w:r>
    </w:p>
    <w:p w14:paraId="4E6DED56" w14:textId="37B64138" w:rsidR="00E15AF7" w:rsidRPr="00367A10" w:rsidRDefault="00A766F2" w:rsidP="008A787D">
      <w:pPr>
        <w:pStyle w:val="ListParagraph"/>
        <w:numPr>
          <w:ilvl w:val="0"/>
          <w:numId w:val="2"/>
        </w:numPr>
        <w:contextualSpacing w:val="0"/>
        <w:rPr>
          <w:rFonts w:cs="Times New Roman"/>
        </w:rPr>
      </w:pPr>
      <w:del w:id="165" w:author="Beth Quinlan" w:date="2018-04-06T13:24:00Z">
        <w:r w:rsidDel="00353C4E">
          <w:lastRenderedPageBreak/>
          <w:delText>See the details for</w:delText>
        </w:r>
      </w:del>
      <w:ins w:id="166" w:author="Beth Quinlan" w:date="2018-04-06T13:24:00Z">
        <w:r w:rsidR="00353C4E">
          <w:t>Configure</w:t>
        </w:r>
      </w:ins>
      <w:r>
        <w:t xml:space="preserve"> the properties of the virtual network gateway </w:t>
      </w:r>
      <w:ins w:id="167" w:author="Beth Quinlan" w:date="2018-04-06T13:24:00Z">
        <w:r w:rsidR="00353C4E">
          <w:t xml:space="preserve">as shown </w:t>
        </w:r>
      </w:ins>
      <w:r>
        <w:t>in the table below. Please note that it can take 20 minutes for the gateway creation process to complete, but you should be able to move forward with the lab while waiting for it to finish.</w:t>
      </w:r>
    </w:p>
    <w:tbl>
      <w:tblPr>
        <w:tblStyle w:val="TableGrid"/>
        <w:tblW w:w="0" w:type="auto"/>
        <w:tblInd w:w="1080" w:type="dxa"/>
        <w:tblLook w:val="04A0" w:firstRow="1" w:lastRow="0" w:firstColumn="1" w:lastColumn="0" w:noHBand="0" w:noVBand="1"/>
      </w:tblPr>
      <w:tblGrid>
        <w:gridCol w:w="3510"/>
        <w:gridCol w:w="4760"/>
      </w:tblGrid>
      <w:tr w:rsidR="00314E8B" w14:paraId="16C0689A" w14:textId="77777777" w:rsidTr="00421A8E">
        <w:tc>
          <w:tcPr>
            <w:tcW w:w="3510" w:type="dxa"/>
          </w:tcPr>
          <w:p w14:paraId="283B80F2" w14:textId="655DCDC3" w:rsidR="00A766F2" w:rsidRDefault="00353C4E" w:rsidP="00156E69">
            <w:pPr>
              <w:pStyle w:val="ListParagraph"/>
              <w:numPr>
                <w:ilvl w:val="0"/>
                <w:numId w:val="11"/>
              </w:numPr>
              <w:spacing w:before="120"/>
              <w:contextualSpacing w:val="0"/>
              <w:rPr>
                <w:rFonts w:cs="Times New Roman"/>
              </w:rPr>
            </w:pPr>
            <w:ins w:id="168" w:author="Beth Quinlan" w:date="2018-04-06T13:25:00Z">
              <w:r w:rsidRPr="000D11C8">
                <w:rPr>
                  <w:rFonts w:cs="Times New Roman"/>
                  <w:b/>
                </w:rPr>
                <w:t>Name</w:t>
              </w:r>
              <w:r>
                <w:rPr>
                  <w:rFonts w:cs="Times New Roman"/>
                </w:rPr>
                <w:t xml:space="preserve">:  </w:t>
              </w:r>
            </w:ins>
            <w:r w:rsidR="00A766F2">
              <w:rPr>
                <w:rFonts w:cs="Times New Roman"/>
              </w:rPr>
              <w:t>Pick a name for the gateway. It can be anything you wish, within your subscription, but name it so you will know that it is a gateway and not a virtual network.</w:t>
            </w:r>
          </w:p>
          <w:p w14:paraId="48CC34C4" w14:textId="4C51263D" w:rsidR="00B81181" w:rsidRDefault="00353C4E" w:rsidP="00B81181">
            <w:pPr>
              <w:pStyle w:val="ListParagraph"/>
              <w:numPr>
                <w:ilvl w:val="0"/>
                <w:numId w:val="11"/>
              </w:numPr>
              <w:spacing w:before="120"/>
              <w:contextualSpacing w:val="0"/>
              <w:rPr>
                <w:rFonts w:cs="Times New Roman"/>
              </w:rPr>
            </w:pPr>
            <w:ins w:id="169" w:author="Beth Quinlan" w:date="2018-04-06T13:25:00Z">
              <w:r w:rsidRPr="000D11C8">
                <w:rPr>
                  <w:rFonts w:cs="Times New Roman"/>
                  <w:b/>
                </w:rPr>
                <w:t>Gateway Type</w:t>
              </w:r>
              <w:r>
                <w:rPr>
                  <w:rFonts w:cs="Times New Roman"/>
                </w:rPr>
                <w:t xml:space="preserve">:  </w:t>
              </w:r>
            </w:ins>
            <w:r w:rsidR="00B81181">
              <w:rPr>
                <w:rFonts w:cs="Times New Roman"/>
              </w:rPr>
              <w:t xml:space="preserve">Choose </w:t>
            </w:r>
            <w:r w:rsidR="00B81181" w:rsidRPr="00B37B8C">
              <w:rPr>
                <w:rFonts w:cs="Times New Roman"/>
                <w:b/>
              </w:rPr>
              <w:t>VPN</w:t>
            </w:r>
            <w:r w:rsidR="00B81181">
              <w:rPr>
                <w:rFonts w:cs="Times New Roman"/>
              </w:rPr>
              <w:t xml:space="preserve"> </w:t>
            </w:r>
            <w:del w:id="170" w:author="Beth Quinlan" w:date="2018-04-06T13:25:00Z">
              <w:r w:rsidR="00B81181" w:rsidDel="00353C4E">
                <w:rPr>
                  <w:rFonts w:cs="Times New Roman"/>
                </w:rPr>
                <w:delText>for the Gateway type</w:delText>
              </w:r>
            </w:del>
          </w:p>
          <w:p w14:paraId="01CB8913" w14:textId="07F13A2B" w:rsidR="00B74953" w:rsidRDefault="00353C4E" w:rsidP="004B5192">
            <w:pPr>
              <w:pStyle w:val="ListParagraph"/>
              <w:numPr>
                <w:ilvl w:val="0"/>
                <w:numId w:val="11"/>
              </w:numPr>
              <w:spacing w:before="120"/>
              <w:contextualSpacing w:val="0"/>
              <w:rPr>
                <w:rFonts w:cs="Times New Roman"/>
              </w:rPr>
            </w:pPr>
            <w:ins w:id="171" w:author="Beth Quinlan" w:date="2018-04-06T13:25:00Z">
              <w:r w:rsidRPr="000D11C8">
                <w:rPr>
                  <w:rFonts w:cs="Times New Roman"/>
                  <w:b/>
                </w:rPr>
                <w:t>VPN Type</w:t>
              </w:r>
              <w:r>
                <w:rPr>
                  <w:rFonts w:cs="Times New Roman"/>
                </w:rPr>
                <w:t xml:space="preserve">:  </w:t>
              </w:r>
            </w:ins>
            <w:r w:rsidR="00B81181" w:rsidRPr="00B81181">
              <w:rPr>
                <w:rFonts w:cs="Times New Roman"/>
              </w:rPr>
              <w:t xml:space="preserve">Choose </w:t>
            </w:r>
            <w:r w:rsidR="00B81181" w:rsidRPr="00B81181">
              <w:rPr>
                <w:rFonts w:cs="Times New Roman"/>
                <w:b/>
              </w:rPr>
              <w:t>Route-based</w:t>
            </w:r>
            <w:r w:rsidR="00B81181" w:rsidRPr="00B81181">
              <w:rPr>
                <w:rFonts w:cs="Times New Roman"/>
              </w:rPr>
              <w:t xml:space="preserve"> </w:t>
            </w:r>
            <w:del w:id="172" w:author="Beth Quinlan" w:date="2018-04-06T13:25:00Z">
              <w:r w:rsidR="00B81181" w:rsidRPr="00B81181" w:rsidDel="00353C4E">
                <w:rPr>
                  <w:rFonts w:cs="Times New Roman"/>
                </w:rPr>
                <w:delText>for the VPN type</w:delText>
              </w:r>
            </w:del>
          </w:p>
          <w:p w14:paraId="071BC207" w14:textId="39D05699" w:rsidR="00B81181" w:rsidRPr="00B81181" w:rsidRDefault="00353C4E" w:rsidP="004B5192">
            <w:pPr>
              <w:pStyle w:val="ListParagraph"/>
              <w:numPr>
                <w:ilvl w:val="0"/>
                <w:numId w:val="11"/>
              </w:numPr>
              <w:spacing w:before="120"/>
              <w:contextualSpacing w:val="0"/>
              <w:rPr>
                <w:rFonts w:cs="Times New Roman"/>
              </w:rPr>
            </w:pPr>
            <w:ins w:id="173" w:author="Beth Quinlan" w:date="2018-04-06T13:25:00Z">
              <w:r w:rsidRPr="000D11C8">
                <w:rPr>
                  <w:rFonts w:cs="Times New Roman"/>
                  <w:b/>
                </w:rPr>
                <w:t>SKU</w:t>
              </w:r>
              <w:r>
                <w:rPr>
                  <w:rFonts w:cs="Times New Roman"/>
                </w:rPr>
                <w:t xml:space="preserve">:  </w:t>
              </w:r>
            </w:ins>
            <w:r w:rsidR="00B81181">
              <w:rPr>
                <w:rFonts w:cs="Times New Roman"/>
              </w:rPr>
              <w:t xml:space="preserve">Choose </w:t>
            </w:r>
            <w:del w:id="174" w:author="Beth Quinlan" w:date="2018-04-06T13:26:00Z">
              <w:r w:rsidR="00B81181" w:rsidRPr="000D11C8" w:rsidDel="00353C4E">
                <w:rPr>
                  <w:rFonts w:cs="Times New Roman"/>
                  <w:b/>
                </w:rPr>
                <w:delText xml:space="preserve">the </w:delText>
              </w:r>
            </w:del>
            <w:r w:rsidR="00B81181" w:rsidRPr="000D11C8">
              <w:rPr>
                <w:rFonts w:cs="Times New Roman"/>
                <w:b/>
              </w:rPr>
              <w:t>VpnGw1</w:t>
            </w:r>
            <w:r w:rsidR="00B81181">
              <w:rPr>
                <w:rFonts w:cs="Times New Roman"/>
              </w:rPr>
              <w:t xml:space="preserve"> </w:t>
            </w:r>
            <w:del w:id="175" w:author="Beth Quinlan" w:date="2018-04-06T13:26:00Z">
              <w:r w:rsidR="00B81181" w:rsidDel="00353C4E">
                <w:rPr>
                  <w:rFonts w:cs="Times New Roman"/>
                </w:rPr>
                <w:delText>SKU</w:delText>
              </w:r>
            </w:del>
          </w:p>
          <w:p w14:paraId="54218B77" w14:textId="3C90ACFF" w:rsidR="00A766F2" w:rsidRDefault="00353C4E" w:rsidP="00156E69">
            <w:pPr>
              <w:pStyle w:val="ListParagraph"/>
              <w:numPr>
                <w:ilvl w:val="0"/>
                <w:numId w:val="11"/>
              </w:numPr>
              <w:spacing w:before="120"/>
              <w:contextualSpacing w:val="0"/>
              <w:rPr>
                <w:rFonts w:cs="Times New Roman"/>
              </w:rPr>
            </w:pPr>
            <w:ins w:id="176" w:author="Beth Quinlan" w:date="2018-04-06T13:26:00Z">
              <w:r w:rsidRPr="000D11C8">
                <w:rPr>
                  <w:rFonts w:cs="Times New Roman"/>
                  <w:b/>
                </w:rPr>
                <w:t>Virtual network</w:t>
              </w:r>
              <w:r>
                <w:rPr>
                  <w:rFonts w:cs="Times New Roman"/>
                </w:rPr>
                <w:t xml:space="preserve">:  </w:t>
              </w:r>
            </w:ins>
            <w:r w:rsidR="00A766F2">
              <w:rPr>
                <w:rFonts w:cs="Times New Roman"/>
              </w:rPr>
              <w:t xml:space="preserve">Click on the Virtual Network link and choose </w:t>
            </w:r>
            <w:proofErr w:type="spellStart"/>
            <w:r w:rsidR="00A766F2" w:rsidRPr="00850B0B">
              <w:rPr>
                <w:rFonts w:cs="Times New Roman"/>
                <w:b/>
              </w:rPr>
              <w:t>vnetEast</w:t>
            </w:r>
            <w:proofErr w:type="spellEnd"/>
          </w:p>
          <w:p w14:paraId="3BB71CA8" w14:textId="35B60C63" w:rsidR="00A766F2" w:rsidRDefault="00A766F2" w:rsidP="00156E69">
            <w:pPr>
              <w:pStyle w:val="ListParagraph"/>
              <w:numPr>
                <w:ilvl w:val="0"/>
                <w:numId w:val="11"/>
              </w:numPr>
              <w:spacing w:before="120"/>
              <w:contextualSpacing w:val="0"/>
              <w:rPr>
                <w:rFonts w:cs="Times New Roman"/>
              </w:rPr>
            </w:pPr>
            <w:del w:id="177" w:author="Beth Quinlan" w:date="2018-04-06T13:26:00Z">
              <w:r w:rsidRPr="000D11C8" w:rsidDel="00353C4E">
                <w:rPr>
                  <w:rFonts w:cs="Times New Roman"/>
                  <w:b/>
                </w:rPr>
                <w:delText xml:space="preserve">Click on </w:delText>
              </w:r>
            </w:del>
            <w:del w:id="178" w:author="Beth Quinlan" w:date="2018-04-06T13:27:00Z">
              <w:r w:rsidRPr="000D11C8" w:rsidDel="00353C4E">
                <w:rPr>
                  <w:rFonts w:cs="Times New Roman"/>
                  <w:b/>
                </w:rPr>
                <w:delText>Public IP address</w:delText>
              </w:r>
            </w:del>
            <w:ins w:id="179" w:author="Beth Quinlan" w:date="2018-04-06T13:27:00Z">
              <w:r w:rsidR="00353C4E">
                <w:rPr>
                  <w:rFonts w:cs="Times New Roman"/>
                  <w:b/>
                </w:rPr>
                <w:t>First IP Confi</w:t>
              </w:r>
            </w:ins>
            <w:ins w:id="180" w:author="Beth Quinlan" w:date="2018-04-06T13:28:00Z">
              <w:r w:rsidR="00353C4E">
                <w:rPr>
                  <w:rFonts w:cs="Times New Roman"/>
                  <w:b/>
                </w:rPr>
                <w:t>guration</w:t>
              </w:r>
            </w:ins>
            <w:ins w:id="181" w:author="Beth Quinlan" w:date="2018-04-06T13:26:00Z">
              <w:r w:rsidR="00353C4E">
                <w:rPr>
                  <w:rFonts w:cs="Times New Roman"/>
                </w:rPr>
                <w:t xml:space="preserve">:  </w:t>
              </w:r>
            </w:ins>
            <w:del w:id="182" w:author="Beth Quinlan" w:date="2018-04-06T13:26:00Z">
              <w:r w:rsidDel="00353C4E">
                <w:rPr>
                  <w:rFonts w:cs="Times New Roman"/>
                </w:rPr>
                <w:delText xml:space="preserve"> and </w:delText>
              </w:r>
              <w:r w:rsidR="006B503D" w:rsidDel="00353C4E">
                <w:rPr>
                  <w:rFonts w:cs="Times New Roman"/>
                </w:rPr>
                <w:delText>s</w:delText>
              </w:r>
            </w:del>
            <w:ins w:id="183" w:author="Beth Quinlan" w:date="2018-04-06T13:26:00Z">
              <w:r w:rsidR="00353C4E">
                <w:rPr>
                  <w:rFonts w:cs="Times New Roman"/>
                </w:rPr>
                <w:t>S</w:t>
              </w:r>
            </w:ins>
            <w:r w:rsidR="006B503D">
              <w:rPr>
                <w:rFonts w:cs="Times New Roman"/>
              </w:rPr>
              <w:t xml:space="preserve">elect </w:t>
            </w:r>
            <w:del w:id="184" w:author="Beth Quinlan" w:date="2018-04-06T13:28:00Z">
              <w:r w:rsidR="006B503D" w:rsidDel="00353C4E">
                <w:rPr>
                  <w:rFonts w:cs="Times New Roman"/>
                </w:rPr>
                <w:delText>to c</w:delText>
              </w:r>
            </w:del>
            <w:ins w:id="185" w:author="Beth Quinlan" w:date="2018-04-06T13:28:00Z">
              <w:r w:rsidR="00353C4E">
                <w:rPr>
                  <w:rFonts w:cs="Times New Roman"/>
                </w:rPr>
                <w:t>“C</w:t>
              </w:r>
            </w:ins>
            <w:r w:rsidR="006B503D">
              <w:rPr>
                <w:rFonts w:cs="Times New Roman"/>
              </w:rPr>
              <w:t xml:space="preserve">reate </w:t>
            </w:r>
            <w:del w:id="186" w:author="Beth Quinlan" w:date="2018-04-06T13:28:00Z">
              <w:r w:rsidR="006B503D" w:rsidDel="00353C4E">
                <w:rPr>
                  <w:rFonts w:cs="Times New Roman"/>
                </w:rPr>
                <w:delText xml:space="preserve">a </w:delText>
              </w:r>
            </w:del>
            <w:r w:rsidR="006B503D">
              <w:rPr>
                <w:rFonts w:cs="Times New Roman"/>
              </w:rPr>
              <w:t>new</w:t>
            </w:r>
            <w:ins w:id="187" w:author="Beth Quinlan" w:date="2018-04-06T13:28:00Z">
              <w:r w:rsidR="00353C4E">
                <w:rPr>
                  <w:rFonts w:cs="Times New Roman"/>
                </w:rPr>
                <w:t>”</w:t>
              </w:r>
            </w:ins>
            <w:del w:id="188" w:author="Beth Quinlan" w:date="2018-04-06T13:28:00Z">
              <w:r w:rsidR="006B503D" w:rsidDel="00353C4E">
                <w:rPr>
                  <w:rFonts w:cs="Times New Roman"/>
                </w:rPr>
                <w:delText xml:space="preserve"> public IP address</w:delText>
              </w:r>
            </w:del>
            <w:r w:rsidR="006B503D">
              <w:rPr>
                <w:rFonts w:cs="Times New Roman"/>
              </w:rPr>
              <w:t xml:space="preserve">. All you need to do is give the address a unique name </w:t>
            </w:r>
            <w:del w:id="189" w:author="Beth Quinlan" w:date="2018-04-06T13:28:00Z">
              <w:r w:rsidR="006B503D" w:rsidDel="00353C4E">
                <w:rPr>
                  <w:rFonts w:cs="Times New Roman"/>
                </w:rPr>
                <w:delText>(</w:delText>
              </w:r>
            </w:del>
            <w:r w:rsidR="006B503D">
              <w:rPr>
                <w:rFonts w:cs="Times New Roman"/>
              </w:rPr>
              <w:t>within your subscription</w:t>
            </w:r>
            <w:ins w:id="190" w:author="Beth Quinlan" w:date="2018-04-06T13:29:00Z">
              <w:r w:rsidR="00353C4E">
                <w:rPr>
                  <w:rFonts w:cs="Times New Roman"/>
                </w:rPr>
                <w:t xml:space="preserve"> (for example, </w:t>
              </w:r>
              <w:proofErr w:type="spellStart"/>
              <w:r w:rsidR="00353C4E" w:rsidRPr="000D11C8">
                <w:rPr>
                  <w:rFonts w:cs="Times New Roman"/>
                  <w:b/>
                </w:rPr>
                <w:t>vnetgwEast</w:t>
              </w:r>
              <w:proofErr w:type="spellEnd"/>
              <w:r w:rsidR="00353C4E" w:rsidRPr="000D11C8">
                <w:rPr>
                  <w:rFonts w:cs="Times New Roman"/>
                  <w:b/>
                </w:rPr>
                <w:t>-pip</w:t>
              </w:r>
              <w:r w:rsidR="00353C4E">
                <w:rPr>
                  <w:rFonts w:cs="Times New Roman"/>
                </w:rPr>
                <w:t>)</w:t>
              </w:r>
            </w:ins>
            <w:del w:id="191" w:author="Beth Quinlan" w:date="2018-04-06T13:29:00Z">
              <w:r w:rsidR="006B503D" w:rsidDel="00353C4E">
                <w:rPr>
                  <w:rFonts w:cs="Times New Roman"/>
                </w:rPr>
                <w:delText>)</w:delText>
              </w:r>
            </w:del>
            <w:r>
              <w:rPr>
                <w:rFonts w:cs="Times New Roman"/>
              </w:rPr>
              <w:t>.</w:t>
            </w:r>
            <w:r w:rsidR="006B503D">
              <w:rPr>
                <w:rFonts w:cs="Times New Roman"/>
              </w:rPr>
              <w:t xml:space="preserve"> Azure will then create the IP address when you select </w:t>
            </w:r>
            <w:r w:rsidR="006B503D" w:rsidRPr="000D11C8">
              <w:rPr>
                <w:rFonts w:cs="Times New Roman"/>
                <w:b/>
              </w:rPr>
              <w:t>OK</w:t>
            </w:r>
            <w:r w:rsidR="006B503D">
              <w:rPr>
                <w:rFonts w:cs="Times New Roman"/>
              </w:rPr>
              <w:t xml:space="preserve"> in the </w:t>
            </w:r>
            <w:r w:rsidR="006B503D" w:rsidRPr="000D11C8">
              <w:rPr>
                <w:rFonts w:cs="Times New Roman"/>
                <w:b/>
              </w:rPr>
              <w:t>Create public IP address</w:t>
            </w:r>
            <w:r w:rsidR="006B503D">
              <w:rPr>
                <w:rFonts w:cs="Times New Roman"/>
              </w:rPr>
              <w:t xml:space="preserve"> blade</w:t>
            </w:r>
            <w:ins w:id="192" w:author="Beth Quinlan" w:date="2018-04-06T13:33:00Z">
              <w:r w:rsidR="0012474A">
                <w:rPr>
                  <w:rFonts w:cs="Times New Roman"/>
                </w:rPr>
                <w:t>.</w:t>
              </w:r>
            </w:ins>
          </w:p>
          <w:p w14:paraId="6CC34046" w14:textId="4A881858" w:rsidR="0012474A" w:rsidRDefault="0012474A" w:rsidP="00156E69">
            <w:pPr>
              <w:pStyle w:val="ListParagraph"/>
              <w:numPr>
                <w:ilvl w:val="0"/>
                <w:numId w:val="11"/>
              </w:numPr>
              <w:spacing w:before="120"/>
              <w:contextualSpacing w:val="0"/>
              <w:rPr>
                <w:ins w:id="193" w:author="Beth Quinlan" w:date="2018-04-06T13:32:00Z"/>
                <w:rFonts w:cs="Times New Roman"/>
              </w:rPr>
            </w:pPr>
            <w:ins w:id="194" w:author="Beth Quinlan" w:date="2018-04-06T13:33:00Z">
              <w:r w:rsidRPr="000D11C8">
                <w:rPr>
                  <w:rFonts w:cs="Times New Roman"/>
                  <w:b/>
                </w:rPr>
                <w:t>Configure BGP ASN</w:t>
              </w:r>
              <w:r>
                <w:rPr>
                  <w:rFonts w:cs="Times New Roman"/>
                </w:rPr>
                <w:t xml:space="preserve">:  While it is now possible to enable BGP during creation of the gateway, leave this </w:t>
              </w:r>
            </w:ins>
            <w:ins w:id="195" w:author="Beth Quinlan" w:date="2018-04-06T13:34:00Z">
              <w:r>
                <w:rPr>
                  <w:rFonts w:cs="Times New Roman"/>
                </w:rPr>
                <w:t>unchecked</w:t>
              </w:r>
            </w:ins>
            <w:ins w:id="196" w:author="Beth Quinlan" w:date="2018-04-06T13:33:00Z">
              <w:r>
                <w:rPr>
                  <w:rFonts w:cs="Times New Roman"/>
                </w:rPr>
                <w:t>.  We will enable this via PowerShell later in the lab.</w:t>
              </w:r>
            </w:ins>
          </w:p>
          <w:p w14:paraId="1EA1F1F9" w14:textId="353F018E" w:rsidR="00A766F2" w:rsidRDefault="0012474A" w:rsidP="00156E69">
            <w:pPr>
              <w:pStyle w:val="ListParagraph"/>
              <w:numPr>
                <w:ilvl w:val="0"/>
                <w:numId w:val="11"/>
              </w:numPr>
              <w:spacing w:before="120"/>
              <w:contextualSpacing w:val="0"/>
              <w:rPr>
                <w:rFonts w:cs="Times New Roman"/>
              </w:rPr>
            </w:pPr>
            <w:ins w:id="197" w:author="Beth Quinlan" w:date="2018-04-06T13:34:00Z">
              <w:r w:rsidRPr="000D11C8">
                <w:rPr>
                  <w:rFonts w:cs="Times New Roman"/>
                  <w:b/>
                </w:rPr>
                <w:t>Location</w:t>
              </w:r>
              <w:r>
                <w:rPr>
                  <w:rFonts w:cs="Times New Roman"/>
                </w:rPr>
                <w:t xml:space="preserve">:  </w:t>
              </w:r>
            </w:ins>
            <w:r w:rsidR="00A766F2">
              <w:rPr>
                <w:rFonts w:cs="Times New Roman"/>
              </w:rPr>
              <w:t>Make sure you choose the same data center that you put your virtual network in</w:t>
            </w:r>
          </w:p>
          <w:p w14:paraId="7DB5DB53" w14:textId="787CC49C" w:rsidR="00850B0B" w:rsidRDefault="00850B0B" w:rsidP="00156E69">
            <w:pPr>
              <w:pStyle w:val="ListParagraph"/>
              <w:numPr>
                <w:ilvl w:val="0"/>
                <w:numId w:val="11"/>
              </w:numPr>
              <w:spacing w:before="120"/>
              <w:contextualSpacing w:val="0"/>
              <w:rPr>
                <w:rFonts w:cs="Times New Roman"/>
              </w:rPr>
            </w:pPr>
            <w:r>
              <w:rPr>
                <w:rFonts w:cs="Times New Roman"/>
              </w:rPr>
              <w:t xml:space="preserve">Click the </w:t>
            </w:r>
            <w:r w:rsidR="00B81181">
              <w:rPr>
                <w:rFonts w:cs="Times New Roman"/>
                <w:b/>
              </w:rPr>
              <w:t>Create</w:t>
            </w:r>
            <w:r>
              <w:rPr>
                <w:rFonts w:cs="Times New Roman"/>
              </w:rPr>
              <w:t xml:space="preserve"> button</w:t>
            </w:r>
          </w:p>
        </w:tc>
        <w:tc>
          <w:tcPr>
            <w:tcW w:w="4760" w:type="dxa"/>
          </w:tcPr>
          <w:p w14:paraId="3ABC74AF" w14:textId="6E3CABAF" w:rsidR="00314E8B" w:rsidRDefault="00314E8B" w:rsidP="00E15AF7">
            <w:pPr>
              <w:pStyle w:val="ListParagraph"/>
              <w:ind w:left="0"/>
              <w:contextualSpacing w:val="0"/>
              <w:rPr>
                <w:ins w:id="198" w:author="Beth Quinlan" w:date="2018-04-06T13:32:00Z"/>
                <w:noProof/>
              </w:rPr>
            </w:pPr>
          </w:p>
          <w:p w14:paraId="28933C28" w14:textId="45F59E09" w:rsidR="0012474A" w:rsidRDefault="0012474A" w:rsidP="00E15AF7">
            <w:pPr>
              <w:pStyle w:val="ListParagraph"/>
              <w:ind w:left="0"/>
              <w:contextualSpacing w:val="0"/>
              <w:rPr>
                <w:noProof/>
              </w:rPr>
            </w:pPr>
            <w:ins w:id="199" w:author="Beth Quinlan" w:date="2018-04-06T13:32:00Z">
              <w:r>
                <w:rPr>
                  <w:noProof/>
                </w:rPr>
                <w:drawing>
                  <wp:inline distT="0" distB="0" distL="0" distR="0" wp14:anchorId="7ABC9595" wp14:editId="5C739A37">
                    <wp:extent cx="2590944" cy="6696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3006" cy="6701404"/>
                            </a:xfrm>
                            <a:prstGeom prst="rect">
                              <a:avLst/>
                            </a:prstGeom>
                          </pic:spPr>
                        </pic:pic>
                      </a:graphicData>
                    </a:graphic>
                  </wp:inline>
                </w:drawing>
              </w:r>
            </w:ins>
          </w:p>
          <w:p w14:paraId="3C158A71" w14:textId="212286F8" w:rsidR="00314E8B" w:rsidRDefault="00314E8B" w:rsidP="00E15AF7">
            <w:pPr>
              <w:pStyle w:val="ListParagraph"/>
              <w:ind w:left="0"/>
              <w:contextualSpacing w:val="0"/>
              <w:rPr>
                <w:noProof/>
              </w:rPr>
            </w:pPr>
            <w:del w:id="200" w:author="Beth Quinlan" w:date="2018-04-06T13:31:00Z">
              <w:r w:rsidDel="0012474A">
                <w:rPr>
                  <w:noProof/>
                </w:rPr>
                <w:drawing>
                  <wp:inline distT="0" distB="0" distL="0" distR="0" wp14:anchorId="4C6B0E7F" wp14:editId="44A0A785">
                    <wp:extent cx="2514600" cy="3268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7053" cy="3272169"/>
                            </a:xfrm>
                            <a:prstGeom prst="rect">
                              <a:avLst/>
                            </a:prstGeom>
                          </pic:spPr>
                        </pic:pic>
                      </a:graphicData>
                    </a:graphic>
                  </wp:inline>
                </w:drawing>
              </w:r>
            </w:del>
          </w:p>
          <w:p w14:paraId="366AB766" w14:textId="4D2B6E3D" w:rsidR="00314E8B" w:rsidDel="0012474A" w:rsidRDefault="00314E8B" w:rsidP="00E15AF7">
            <w:pPr>
              <w:pStyle w:val="ListParagraph"/>
              <w:ind w:left="0"/>
              <w:contextualSpacing w:val="0"/>
              <w:rPr>
                <w:del w:id="201" w:author="Beth Quinlan" w:date="2018-04-06T13:35:00Z"/>
                <w:noProof/>
              </w:rPr>
            </w:pPr>
          </w:p>
          <w:p w14:paraId="2BF68ACF" w14:textId="16310935" w:rsidR="00314E8B" w:rsidDel="0012474A" w:rsidRDefault="00314E8B" w:rsidP="00E15AF7">
            <w:pPr>
              <w:pStyle w:val="ListParagraph"/>
              <w:ind w:left="0"/>
              <w:contextualSpacing w:val="0"/>
              <w:rPr>
                <w:del w:id="202" w:author="Beth Quinlan" w:date="2018-04-06T13:35:00Z"/>
                <w:noProof/>
              </w:rPr>
            </w:pPr>
            <w:del w:id="203" w:author="Beth Quinlan" w:date="2018-04-06T13:31:00Z">
              <w:r w:rsidDel="0012474A">
                <w:rPr>
                  <w:noProof/>
                </w:rPr>
                <w:drawing>
                  <wp:inline distT="0" distB="0" distL="0" distR="0" wp14:anchorId="030846F1" wp14:editId="677335B9">
                    <wp:extent cx="2659031" cy="224155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4834" cy="2263302"/>
                            </a:xfrm>
                            <a:prstGeom prst="rect">
                              <a:avLst/>
                            </a:prstGeom>
                          </pic:spPr>
                        </pic:pic>
                      </a:graphicData>
                    </a:graphic>
                  </wp:inline>
                </w:drawing>
              </w:r>
            </w:del>
          </w:p>
          <w:p w14:paraId="7D23DC98" w14:textId="7EB6A672" w:rsidR="00314E8B" w:rsidRDefault="00314E8B" w:rsidP="00E15AF7">
            <w:pPr>
              <w:pStyle w:val="ListParagraph"/>
              <w:ind w:left="0"/>
              <w:contextualSpacing w:val="0"/>
              <w:rPr>
                <w:noProof/>
              </w:rPr>
            </w:pPr>
          </w:p>
          <w:p w14:paraId="794D37B1" w14:textId="49E0E115" w:rsidR="00314E8B" w:rsidRDefault="00314E8B" w:rsidP="00E15AF7">
            <w:pPr>
              <w:pStyle w:val="ListParagraph"/>
              <w:ind w:left="0"/>
              <w:contextualSpacing w:val="0"/>
              <w:rPr>
                <w:noProof/>
              </w:rPr>
            </w:pPr>
            <w:del w:id="204" w:author="Beth Quinlan" w:date="2018-04-06T13:31:00Z">
              <w:r w:rsidDel="0012474A">
                <w:rPr>
                  <w:noProof/>
                </w:rPr>
                <w:drawing>
                  <wp:inline distT="0" distB="0" distL="0" distR="0" wp14:anchorId="53877C90" wp14:editId="5327CB87">
                    <wp:extent cx="2876550" cy="13011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9987" cy="1316253"/>
                            </a:xfrm>
                            <a:prstGeom prst="rect">
                              <a:avLst/>
                            </a:prstGeom>
                          </pic:spPr>
                        </pic:pic>
                      </a:graphicData>
                    </a:graphic>
                  </wp:inline>
                </w:drawing>
              </w:r>
            </w:del>
          </w:p>
          <w:p w14:paraId="44AC081F" w14:textId="11788607" w:rsidR="00A766F2" w:rsidRDefault="00A766F2" w:rsidP="00E15AF7">
            <w:pPr>
              <w:pStyle w:val="ListParagraph"/>
              <w:ind w:left="0"/>
              <w:contextualSpacing w:val="0"/>
              <w:rPr>
                <w:rFonts w:cs="Times New Roman"/>
              </w:rPr>
            </w:pPr>
          </w:p>
        </w:tc>
      </w:tr>
    </w:tbl>
    <w:p w14:paraId="61062561" w14:textId="510277CB" w:rsidR="00850B0B" w:rsidRPr="00C80421" w:rsidRDefault="00850B0B" w:rsidP="00850B0B">
      <w:pPr>
        <w:pStyle w:val="Heading2"/>
        <w:rPr>
          <w:lang w:val="en"/>
        </w:rPr>
      </w:pPr>
      <w:bookmarkStart w:id="205" w:name="_Toc510792083"/>
      <w:r>
        <w:rPr>
          <w:lang w:val="en"/>
        </w:rPr>
        <w:lastRenderedPageBreak/>
        <w:t>Task 2 – Create the</w:t>
      </w:r>
      <w:r w:rsidR="008954F2">
        <w:rPr>
          <w:lang w:val="en"/>
        </w:rPr>
        <w:t xml:space="preserve"> second</w:t>
      </w:r>
      <w:r>
        <w:rPr>
          <w:lang w:val="en"/>
        </w:rPr>
        <w:t xml:space="preserve"> Virtual Network and Virtual Network gateway</w:t>
      </w:r>
      <w:bookmarkEnd w:id="205"/>
    </w:p>
    <w:p w14:paraId="471370BB" w14:textId="77777777" w:rsidR="00850B0B" w:rsidRPr="00850B0B" w:rsidRDefault="00850B0B" w:rsidP="00850B0B">
      <w:pPr>
        <w:pStyle w:val="ListParagraph"/>
        <w:ind w:left="1080"/>
        <w:contextualSpacing w:val="0"/>
        <w:rPr>
          <w:rFonts w:cs="Times New Roman"/>
          <w:lang w:val="en"/>
        </w:rPr>
      </w:pPr>
    </w:p>
    <w:p w14:paraId="5F8F854A" w14:textId="0990C740" w:rsidR="00850B0B" w:rsidRPr="00850B0B" w:rsidRDefault="00850B0B" w:rsidP="00850B0B">
      <w:pPr>
        <w:pStyle w:val="ListParagraph"/>
        <w:numPr>
          <w:ilvl w:val="0"/>
          <w:numId w:val="12"/>
        </w:numPr>
        <w:contextualSpacing w:val="0"/>
        <w:rPr>
          <w:rFonts w:cs="Times New Roman"/>
        </w:rPr>
      </w:pPr>
      <w:r>
        <w:t xml:space="preserve">Go back to the main </w:t>
      </w:r>
      <w:r w:rsidRPr="00EA0A76">
        <w:rPr>
          <w:b/>
        </w:rPr>
        <w:t>Resource Groups</w:t>
      </w:r>
      <w:r>
        <w:t xml:space="preserve"> blade and select the resource group </w:t>
      </w:r>
      <w:proofErr w:type="spellStart"/>
      <w:r w:rsidRPr="00EA0A76">
        <w:rPr>
          <w:b/>
        </w:rPr>
        <w:t>rgCentral</w:t>
      </w:r>
      <w:proofErr w:type="spellEnd"/>
      <w:r>
        <w:t xml:space="preserve">. You are going to go through the same steps of creating a virtual network with a virtual network gateway that you did in the previous task, except that this will be for the </w:t>
      </w:r>
      <w:proofErr w:type="spellStart"/>
      <w:r w:rsidRPr="00EA0A76">
        <w:rPr>
          <w:i/>
        </w:rPr>
        <w:t>rgCentral</w:t>
      </w:r>
      <w:proofErr w:type="spellEnd"/>
      <w:r>
        <w:t xml:space="preserve"> resource group.</w:t>
      </w:r>
    </w:p>
    <w:p w14:paraId="57C9530D" w14:textId="01ECBF37" w:rsidR="0012474A" w:rsidRPr="0012474A" w:rsidRDefault="00EE1A2E" w:rsidP="00850B0B">
      <w:pPr>
        <w:pStyle w:val="ListParagraph"/>
        <w:numPr>
          <w:ilvl w:val="0"/>
          <w:numId w:val="13"/>
        </w:numPr>
        <w:contextualSpacing w:val="0"/>
        <w:rPr>
          <w:ins w:id="206" w:author="Beth Quinlan" w:date="2018-04-06T13:37:00Z"/>
          <w:rFonts w:cs="Times New Roman"/>
        </w:rPr>
      </w:pPr>
      <w:r>
        <w:t>Click the</w:t>
      </w:r>
      <w:r w:rsidR="00EA0A76">
        <w:t xml:space="preserve"> </w:t>
      </w:r>
      <w:ins w:id="207" w:author="Beth Quinlan" w:date="2018-04-06T13:36:00Z">
        <w:r w:rsidR="0012474A" w:rsidRPr="0012474A">
          <w:rPr>
            <w:b/>
          </w:rPr>
          <w:t>+Add</w:t>
        </w:r>
        <w:r w:rsidR="0012474A">
          <w:t xml:space="preserve"> </w:t>
        </w:r>
      </w:ins>
      <w:r w:rsidR="00EA0A76">
        <w:t xml:space="preserve">button and add a new virtual network named </w:t>
      </w:r>
      <w:proofErr w:type="spellStart"/>
      <w:r w:rsidR="00EA0A76" w:rsidRPr="00EA0A76">
        <w:rPr>
          <w:b/>
        </w:rPr>
        <w:t>vnetCentral</w:t>
      </w:r>
      <w:proofErr w:type="spellEnd"/>
      <w:ins w:id="208" w:author="Beth Quinlan" w:date="2018-04-06T13:36:00Z">
        <w:r w:rsidR="0012474A">
          <w:t xml:space="preserve"> using the settings in the screenshot below</w:t>
        </w:r>
      </w:ins>
      <w:ins w:id="209" w:author="Beth Quinlan" w:date="2018-04-06T13:40:00Z">
        <w:r w:rsidR="0012474A">
          <w:t>.</w:t>
        </w:r>
      </w:ins>
      <w:del w:id="210" w:author="Beth Quinlan" w:date="2018-04-06T13:36:00Z">
        <w:r w:rsidR="00EA0A76" w:rsidDel="0012474A">
          <w:delText>.</w:delText>
        </w:r>
      </w:del>
      <w:r w:rsidR="00EA0A76">
        <w:t xml:space="preserve"> Pay close attention to the IP addresses that are being used. </w:t>
      </w:r>
    </w:p>
    <w:p w14:paraId="1F48437F" w14:textId="05EFC17F" w:rsidR="00EA0A76" w:rsidRPr="0012474A" w:rsidDel="00B12899" w:rsidRDefault="00B12899">
      <w:pPr>
        <w:ind w:left="720" w:firstLine="360"/>
        <w:rPr>
          <w:moveFrom w:id="211" w:author="Beth Quinlan" w:date="2018-04-06T13:41:00Z"/>
          <w:rFonts w:cs="Times New Roman"/>
        </w:rPr>
        <w:pPrChange w:id="212" w:author="Beth Quinlan" w:date="2018-04-06T13:37:00Z">
          <w:pPr>
            <w:pStyle w:val="ListParagraph"/>
            <w:numPr>
              <w:numId w:val="13"/>
            </w:numPr>
            <w:ind w:left="1080" w:hanging="360"/>
            <w:contextualSpacing w:val="0"/>
          </w:pPr>
        </w:pPrChange>
      </w:pPr>
      <w:ins w:id="213" w:author="Beth Quinlan" w:date="2018-04-06T13:42:00Z">
        <w:r>
          <w:rPr>
            <w:noProof/>
          </w:rPr>
          <w:drawing>
            <wp:inline distT="0" distB="0" distL="0" distR="0" wp14:anchorId="59DED889" wp14:editId="0030D366">
              <wp:extent cx="2159944" cy="548456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8471" cy="5506217"/>
                      </a:xfrm>
                      <a:prstGeom prst="rect">
                        <a:avLst/>
                      </a:prstGeom>
                    </pic:spPr>
                  </pic:pic>
                </a:graphicData>
              </a:graphic>
            </wp:inline>
          </w:drawing>
        </w:r>
      </w:ins>
      <w:moveFromRangeStart w:id="214" w:author="Beth Quinlan" w:date="2018-04-06T13:41:00Z" w:name="move510785421"/>
      <w:moveFrom w:id="215" w:author="Beth Quinlan" w:date="2018-04-06T13:41:00Z">
        <w:r w:rsidR="00D02C77" w:rsidDel="00B12899">
          <w:t>Click</w:t>
        </w:r>
        <w:r w:rsidR="00EA0A76" w:rsidDel="00B12899">
          <w:t xml:space="preserve"> the </w:t>
        </w:r>
        <w:r w:rsidR="00EA0A76" w:rsidRPr="0012474A" w:rsidDel="00B12899">
          <w:rPr>
            <w:b/>
          </w:rPr>
          <w:t>Create</w:t>
        </w:r>
        <w:r w:rsidR="00EA0A76" w:rsidDel="00B12899">
          <w:t xml:space="preserve"> button.</w:t>
        </w:r>
      </w:moveFrom>
    </w:p>
    <w:moveFromRangeEnd w:id="214"/>
    <w:p w14:paraId="410FB3C4" w14:textId="4CE3DB6D" w:rsidR="00EA0A76" w:rsidRPr="00EA0A76" w:rsidRDefault="00F62C29" w:rsidP="00EA0A76">
      <w:pPr>
        <w:pStyle w:val="ListParagraph"/>
        <w:ind w:left="1080"/>
        <w:contextualSpacing w:val="0"/>
        <w:rPr>
          <w:rFonts w:cs="Times New Roman"/>
        </w:rPr>
      </w:pPr>
      <w:del w:id="216" w:author="Beth Quinlan" w:date="2018-04-06T13:42:00Z">
        <w:r w:rsidDel="00B12899">
          <w:rPr>
            <w:noProof/>
          </w:rPr>
          <w:drawing>
            <wp:inline distT="0" distB="0" distL="0" distR="0" wp14:anchorId="1B4DC10B" wp14:editId="5C65CDDF">
              <wp:extent cx="2166425" cy="2995679"/>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3971" cy="3144391"/>
                      </a:xfrm>
                      <a:prstGeom prst="rect">
                        <a:avLst/>
                      </a:prstGeom>
                    </pic:spPr>
                  </pic:pic>
                </a:graphicData>
              </a:graphic>
            </wp:inline>
          </w:drawing>
        </w:r>
      </w:del>
    </w:p>
    <w:p w14:paraId="3624108B" w14:textId="4897C5B8" w:rsidR="00B12899" w:rsidRDefault="00F62C29">
      <w:pPr>
        <w:ind w:left="720" w:hanging="360"/>
        <w:rPr>
          <w:ins w:id="217" w:author="Beth Quinlan" w:date="2018-04-06T13:41:00Z"/>
        </w:rPr>
      </w:pPr>
      <w:r>
        <w:t xml:space="preserve">            </w:t>
      </w:r>
      <w:del w:id="218" w:author="Beth Quinlan" w:date="2018-04-06T13:42:00Z">
        <w:r w:rsidDel="00B12899">
          <w:rPr>
            <w:noProof/>
          </w:rPr>
          <w:drawing>
            <wp:inline distT="0" distB="0" distL="0" distR="0" wp14:anchorId="27DA64D0" wp14:editId="0188F84B">
              <wp:extent cx="2201594" cy="2583557"/>
              <wp:effectExtent l="0" t="0" r="825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6539" cy="2648034"/>
                      </a:xfrm>
                      <a:prstGeom prst="rect">
                        <a:avLst/>
                      </a:prstGeom>
                    </pic:spPr>
                  </pic:pic>
                </a:graphicData>
              </a:graphic>
            </wp:inline>
          </w:drawing>
        </w:r>
      </w:del>
    </w:p>
    <w:p w14:paraId="05BB1867" w14:textId="77777777" w:rsidR="00B12899" w:rsidRPr="0012474A" w:rsidRDefault="00EA0A76" w:rsidP="00B12899">
      <w:pPr>
        <w:ind w:left="720" w:firstLine="360"/>
        <w:rPr>
          <w:moveTo w:id="219" w:author="Beth Quinlan" w:date="2018-04-06T13:41:00Z"/>
          <w:rFonts w:cs="Times New Roman"/>
        </w:rPr>
      </w:pPr>
      <w:r>
        <w:br w:type="page"/>
      </w:r>
      <w:moveToRangeStart w:id="220" w:author="Beth Quinlan" w:date="2018-04-06T13:41:00Z" w:name="move510785421"/>
      <w:moveTo w:id="221" w:author="Beth Quinlan" w:date="2018-04-06T13:41:00Z">
        <w:r w:rsidR="00B12899">
          <w:lastRenderedPageBreak/>
          <w:t xml:space="preserve">Click the </w:t>
        </w:r>
        <w:r w:rsidR="00B12899" w:rsidRPr="0012474A">
          <w:rPr>
            <w:b/>
          </w:rPr>
          <w:t>Create</w:t>
        </w:r>
        <w:r w:rsidR="00B12899">
          <w:t xml:space="preserve"> button.</w:t>
        </w:r>
      </w:moveTo>
    </w:p>
    <w:moveToRangeEnd w:id="220"/>
    <w:p w14:paraId="44071C89" w14:textId="2CD4750D" w:rsidR="00EA0A76" w:rsidDel="00B12899" w:rsidRDefault="00B12899" w:rsidP="00B12899">
      <w:pPr>
        <w:ind w:left="720" w:hanging="360"/>
        <w:rPr>
          <w:del w:id="222" w:author="Beth Quinlan" w:date="2018-04-06T13:41:00Z"/>
        </w:rPr>
      </w:pPr>
      <w:ins w:id="223" w:author="Beth Quinlan" w:date="2018-04-06T13:41:00Z">
        <w:r>
          <w:tab/>
        </w:r>
      </w:ins>
    </w:p>
    <w:p w14:paraId="6D9B3CC6" w14:textId="77777777" w:rsidR="00B12899" w:rsidRDefault="00B12899">
      <w:pPr>
        <w:ind w:left="720" w:hanging="360"/>
        <w:rPr>
          <w:ins w:id="224" w:author="Beth Quinlan" w:date="2018-04-06T13:42:00Z"/>
        </w:rPr>
      </w:pPr>
    </w:p>
    <w:p w14:paraId="7538C147" w14:textId="6F31128C" w:rsidR="00EA0A76" w:rsidRPr="001F601A" w:rsidRDefault="00EA0A76">
      <w:pPr>
        <w:pStyle w:val="ListParagraph"/>
        <w:numPr>
          <w:ilvl w:val="0"/>
          <w:numId w:val="25"/>
        </w:numPr>
        <w:rPr>
          <w:rFonts w:cs="Times New Roman"/>
        </w:rPr>
        <w:pPrChange w:id="225" w:author="Beth Quinlan" w:date="2018-04-06T13:42:00Z">
          <w:pPr/>
        </w:pPrChange>
      </w:pPr>
      <w:r w:rsidRPr="001F601A">
        <w:rPr>
          <w:rFonts w:cs="Times New Roman"/>
        </w:rPr>
        <w:t xml:space="preserve">Once the virtual network has been created, create a new </w:t>
      </w:r>
      <w:r w:rsidR="005819C3" w:rsidRPr="00B12899">
        <w:rPr>
          <w:rFonts w:cs="Times New Roman"/>
          <w:b/>
          <w:rPrChange w:id="226" w:author="Beth Quinlan" w:date="2018-04-06T13:44:00Z">
            <w:rPr/>
          </w:rPrChange>
        </w:rPr>
        <w:t xml:space="preserve">gateway </w:t>
      </w:r>
      <w:r w:rsidRPr="00B12899">
        <w:rPr>
          <w:rFonts w:cs="Times New Roman"/>
          <w:b/>
          <w:rPrChange w:id="227" w:author="Beth Quinlan" w:date="2018-04-06T13:44:00Z">
            <w:rPr/>
          </w:rPrChange>
        </w:rPr>
        <w:t>s</w:t>
      </w:r>
      <w:r w:rsidR="005819C3" w:rsidRPr="00B12899">
        <w:rPr>
          <w:rFonts w:cs="Times New Roman"/>
          <w:b/>
          <w:rPrChange w:id="228" w:author="Beth Quinlan" w:date="2018-04-06T13:44:00Z">
            <w:rPr/>
          </w:rPrChange>
        </w:rPr>
        <w:t>ubnet</w:t>
      </w:r>
      <w:ins w:id="229" w:author="Beth Quinlan" w:date="2018-04-06T13:43:00Z">
        <w:r w:rsidR="00B12899">
          <w:rPr>
            <w:rFonts w:cs="Times New Roman"/>
          </w:rPr>
          <w:t>, using the settings shown in the screenshot below</w:t>
        </w:r>
      </w:ins>
      <w:r w:rsidR="005819C3" w:rsidRPr="001F601A">
        <w:rPr>
          <w:rFonts w:cs="Times New Roman"/>
        </w:rPr>
        <w:t>.</w:t>
      </w:r>
    </w:p>
    <w:p w14:paraId="7520461B" w14:textId="338531AE" w:rsidR="00EE1A2E" w:rsidRDefault="003B7500" w:rsidP="003B7500">
      <w:pPr>
        <w:pStyle w:val="ListParagraph"/>
        <w:ind w:left="1080"/>
        <w:contextualSpacing w:val="0"/>
      </w:pPr>
      <w:r>
        <w:rPr>
          <w:noProof/>
        </w:rPr>
        <w:drawing>
          <wp:inline distT="0" distB="0" distL="0" distR="0" wp14:anchorId="17CFB46F" wp14:editId="34BD8813">
            <wp:extent cx="4692650" cy="385940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6100" cy="3870465"/>
                    </a:xfrm>
                    <a:prstGeom prst="rect">
                      <a:avLst/>
                    </a:prstGeom>
                  </pic:spPr>
                </pic:pic>
              </a:graphicData>
            </a:graphic>
          </wp:inline>
        </w:drawing>
      </w:r>
    </w:p>
    <w:p w14:paraId="18A45339" w14:textId="77777777" w:rsidR="00B12899" w:rsidRPr="001F601A" w:rsidRDefault="00EA0A76" w:rsidP="00850B0B">
      <w:pPr>
        <w:pStyle w:val="ListParagraph"/>
        <w:numPr>
          <w:ilvl w:val="0"/>
          <w:numId w:val="13"/>
        </w:numPr>
        <w:contextualSpacing w:val="0"/>
        <w:rPr>
          <w:ins w:id="230" w:author="Beth Quinlan" w:date="2018-04-06T13:45:00Z"/>
          <w:rFonts w:cs="Times New Roman"/>
        </w:rPr>
      </w:pPr>
      <w:r>
        <w:t xml:space="preserve">Create a virtual network gateway named </w:t>
      </w:r>
      <w:proofErr w:type="spellStart"/>
      <w:r w:rsidRPr="00963533">
        <w:rPr>
          <w:b/>
        </w:rPr>
        <w:t>vnetgwCentral</w:t>
      </w:r>
      <w:proofErr w:type="spellEnd"/>
      <w:ins w:id="231" w:author="Beth Quinlan" w:date="2018-04-06T13:45:00Z">
        <w:r w:rsidR="00B12899">
          <w:t xml:space="preserve"> as shown in the screenshot below. </w:t>
        </w:r>
      </w:ins>
      <w:del w:id="232" w:author="Beth Quinlan" w:date="2018-04-06T13:45:00Z">
        <w:r w:rsidDel="00B12899">
          <w:delText>.</w:delText>
        </w:r>
      </w:del>
      <w:r w:rsidR="00EE1A2E">
        <w:t xml:space="preserve"> Note that you may have to select</w:t>
      </w:r>
      <w:r w:rsidR="00A255A5">
        <w:t xml:space="preserve"> </w:t>
      </w:r>
      <w:r w:rsidR="003B7500">
        <w:t xml:space="preserve">your </w:t>
      </w:r>
      <w:r w:rsidR="00EE1A2E">
        <w:t>region first, so that you will be able to see you</w:t>
      </w:r>
      <w:r w:rsidR="00C70AD8">
        <w:t>r</w:t>
      </w:r>
      <w:r w:rsidR="00EE1A2E">
        <w:t xml:space="preserve"> </w:t>
      </w:r>
      <w:proofErr w:type="spellStart"/>
      <w:r w:rsidR="00EE1A2E" w:rsidRPr="00EE1A2E">
        <w:rPr>
          <w:i/>
        </w:rPr>
        <w:t>vnetCentral</w:t>
      </w:r>
      <w:proofErr w:type="spellEnd"/>
      <w:r w:rsidR="00EE1A2E" w:rsidRPr="00EE1A2E">
        <w:rPr>
          <w:i/>
        </w:rPr>
        <w:t xml:space="preserve"> </w:t>
      </w:r>
      <w:r w:rsidR="00EE1A2E">
        <w:t>virtual networ</w:t>
      </w:r>
      <w:r w:rsidR="003B7500">
        <w:t xml:space="preserve">k. </w:t>
      </w:r>
    </w:p>
    <w:p w14:paraId="43125ABB" w14:textId="57489F81" w:rsidR="00B12899" w:rsidRPr="001F601A" w:rsidRDefault="00B85229">
      <w:pPr>
        <w:ind w:left="1080"/>
        <w:rPr>
          <w:ins w:id="233" w:author="Beth Quinlan" w:date="2018-04-06T13:51:00Z"/>
          <w:rFonts w:cs="Times New Roman"/>
        </w:rPr>
        <w:pPrChange w:id="234" w:author="Beth Quinlan" w:date="2018-04-06T13:51:00Z">
          <w:pPr>
            <w:pStyle w:val="ListParagraph"/>
            <w:numPr>
              <w:numId w:val="26"/>
            </w:numPr>
            <w:ind w:left="1080" w:hanging="360"/>
            <w:contextualSpacing w:val="0"/>
          </w:pPr>
        </w:pPrChange>
      </w:pPr>
      <w:moveFromRangeStart w:id="235" w:author="Beth Quinlan" w:date="2018-04-06T13:46:00Z" w:name="move510785704"/>
      <w:moveFrom w:id="236" w:author="Beth Quinlan" w:date="2018-04-06T13:46:00Z">
        <w:del w:id="237" w:author="Beth Quinlan" w:date="2018-04-06T13:51:00Z">
          <w:r w:rsidDel="00364C26">
            <w:delText xml:space="preserve">Click the </w:delText>
          </w:r>
          <w:r w:rsidRPr="001F601A" w:rsidDel="00364C26">
            <w:rPr>
              <w:b/>
            </w:rPr>
            <w:delText>Create</w:delText>
          </w:r>
          <w:r w:rsidDel="00364C26">
            <w:delText xml:space="preserve"> button.</w:delText>
          </w:r>
        </w:del>
      </w:moveFrom>
      <w:ins w:id="238" w:author="Beth Quinlan" w:date="2018-04-06T13:51:00Z">
        <w:r w:rsidR="00B12899">
          <w:t xml:space="preserve">You need to choose your new </w:t>
        </w:r>
        <w:proofErr w:type="spellStart"/>
        <w:r w:rsidR="00B12899" w:rsidRPr="001F601A">
          <w:rPr>
            <w:i/>
          </w:rPr>
          <w:t>vnetCentral</w:t>
        </w:r>
        <w:proofErr w:type="spellEnd"/>
        <w:r w:rsidR="00B12899">
          <w:t xml:space="preserve"> virtual network, have a different public IP address than </w:t>
        </w:r>
        <w:proofErr w:type="spellStart"/>
        <w:r w:rsidR="00B12899" w:rsidRPr="001F601A">
          <w:rPr>
            <w:i/>
          </w:rPr>
          <w:t>vnetgwEast</w:t>
        </w:r>
        <w:proofErr w:type="spellEnd"/>
        <w:r w:rsidR="00B12899">
          <w:t xml:space="preserve"> and make sure you choose </w:t>
        </w:r>
        <w:r w:rsidR="00B12899" w:rsidRPr="001F601A">
          <w:rPr>
            <w:i/>
          </w:rPr>
          <w:t>Route-based</w:t>
        </w:r>
        <w:r w:rsidR="00B12899">
          <w:t xml:space="preserve"> VPN type. </w:t>
        </w:r>
      </w:ins>
    </w:p>
    <w:p w14:paraId="322F8A35" w14:textId="77777777" w:rsidR="00B12899" w:rsidRDefault="00B12899" w:rsidP="00B12899">
      <w:pPr>
        <w:ind w:left="720" w:hanging="360"/>
        <w:rPr>
          <w:ins w:id="239" w:author="Beth Quinlan" w:date="2018-04-06T13:51:00Z"/>
        </w:rPr>
      </w:pPr>
      <w:ins w:id="240" w:author="Beth Quinlan" w:date="2018-04-06T13:51:00Z">
        <w:r>
          <w:br w:type="page"/>
        </w:r>
      </w:ins>
    </w:p>
    <w:p w14:paraId="0E7160DB" w14:textId="77777777" w:rsidR="00B12899" w:rsidRPr="001F601A" w:rsidDel="00B12899" w:rsidRDefault="00B12899">
      <w:pPr>
        <w:ind w:left="1080"/>
        <w:rPr>
          <w:moveFrom w:id="241" w:author="Beth Quinlan" w:date="2018-04-06T13:46:00Z"/>
          <w:rFonts w:cs="Times New Roman"/>
        </w:rPr>
        <w:pPrChange w:id="242" w:author="Beth Quinlan" w:date="2018-04-06T13:46:00Z">
          <w:pPr>
            <w:pStyle w:val="ListParagraph"/>
            <w:numPr>
              <w:numId w:val="13"/>
            </w:numPr>
            <w:ind w:left="1080" w:hanging="360"/>
            <w:contextualSpacing w:val="0"/>
          </w:pPr>
        </w:pPrChange>
      </w:pPr>
    </w:p>
    <w:moveFromRangeEnd w:id="235"/>
    <w:p w14:paraId="30343F49" w14:textId="38A00D15" w:rsidR="00963533" w:rsidRDefault="00963533" w:rsidP="00EE1A2E">
      <w:pPr>
        <w:ind w:left="0"/>
        <w:jc w:val="both"/>
      </w:pPr>
    </w:p>
    <w:p w14:paraId="6F22BC70" w14:textId="55075B0A" w:rsidR="00EE1A2E" w:rsidRDefault="003351E0" w:rsidP="00EE1A2E">
      <w:pPr>
        <w:ind w:left="1080"/>
        <w:jc w:val="both"/>
      </w:pPr>
      <w:r>
        <w:rPr>
          <w:noProof/>
        </w:rPr>
        <w:drawing>
          <wp:inline distT="0" distB="0" distL="0" distR="0" wp14:anchorId="163C7C8E" wp14:editId="3AC79B29">
            <wp:extent cx="2288231" cy="34036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2755" cy="3440079"/>
                    </a:xfrm>
                    <a:prstGeom prst="rect">
                      <a:avLst/>
                    </a:prstGeom>
                  </pic:spPr>
                </pic:pic>
              </a:graphicData>
            </a:graphic>
          </wp:inline>
        </w:drawing>
      </w:r>
    </w:p>
    <w:p w14:paraId="61353537" w14:textId="40133669" w:rsidR="000453C1" w:rsidDel="00B12899" w:rsidRDefault="000453C1" w:rsidP="00EE1A2E">
      <w:pPr>
        <w:ind w:left="1080"/>
        <w:jc w:val="both"/>
        <w:rPr>
          <w:del w:id="243" w:author="Beth Quinlan" w:date="2018-04-06T13:50:00Z"/>
        </w:rPr>
      </w:pPr>
    </w:p>
    <w:p w14:paraId="052A260B" w14:textId="63173EBB" w:rsidR="000453C1" w:rsidRDefault="00183FA4">
      <w:pPr>
        <w:ind w:left="810"/>
        <w:jc w:val="both"/>
        <w:rPr>
          <w:ins w:id="244" w:author="Beth Quinlan" w:date="2018-04-06T13:46:00Z"/>
        </w:rPr>
        <w:pPrChange w:id="245" w:author="Beth Quinlan" w:date="2018-04-06T13:50:00Z">
          <w:pPr>
            <w:ind w:left="1080"/>
            <w:jc w:val="both"/>
          </w:pPr>
        </w:pPrChange>
      </w:pPr>
      <w:del w:id="246" w:author="Beth Quinlan" w:date="2018-04-06T13:49:00Z">
        <w:r w:rsidDel="00B12899">
          <w:rPr>
            <w:noProof/>
          </w:rPr>
          <w:drawing>
            <wp:inline distT="0" distB="0" distL="0" distR="0" wp14:anchorId="59B737D9" wp14:editId="6CB9E34B">
              <wp:extent cx="2254250" cy="35447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7295" cy="3565279"/>
                      </a:xfrm>
                      <a:prstGeom prst="rect">
                        <a:avLst/>
                      </a:prstGeom>
                    </pic:spPr>
                  </pic:pic>
                </a:graphicData>
              </a:graphic>
            </wp:inline>
          </w:drawing>
        </w:r>
      </w:del>
      <w:ins w:id="247" w:author="Beth Quinlan" w:date="2018-04-06T13:49:00Z">
        <w:r w:rsidR="00B12899" w:rsidRPr="00B12899">
          <w:rPr>
            <w:noProof/>
          </w:rPr>
          <w:t xml:space="preserve"> </w:t>
        </w:r>
        <w:r w:rsidR="00B12899">
          <w:rPr>
            <w:noProof/>
          </w:rPr>
          <w:drawing>
            <wp:inline distT="0" distB="0" distL="0" distR="0" wp14:anchorId="6F8E248C" wp14:editId="5AC71A83">
              <wp:extent cx="2481490" cy="34855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8546" cy="3523518"/>
                      </a:xfrm>
                      <a:prstGeom prst="rect">
                        <a:avLst/>
                      </a:prstGeom>
                    </pic:spPr>
                  </pic:pic>
                </a:graphicData>
              </a:graphic>
            </wp:inline>
          </w:drawing>
        </w:r>
      </w:ins>
    </w:p>
    <w:p w14:paraId="04A61256" w14:textId="77777777" w:rsidR="00B12899" w:rsidRDefault="00B12899" w:rsidP="00B12899">
      <w:pPr>
        <w:ind w:left="1080"/>
        <w:rPr>
          <w:ins w:id="248" w:author="Beth Quinlan" w:date="2018-04-06T13:46:00Z"/>
        </w:rPr>
      </w:pPr>
    </w:p>
    <w:p w14:paraId="5429B28C" w14:textId="77777777" w:rsidR="00364C26" w:rsidRPr="001F601A" w:rsidRDefault="00B12899">
      <w:pPr>
        <w:pStyle w:val="ListParagraph"/>
        <w:numPr>
          <w:ilvl w:val="0"/>
          <w:numId w:val="13"/>
        </w:numPr>
        <w:rPr>
          <w:ins w:id="249" w:author="Beth Quinlan" w:date="2018-04-06T13:52:00Z"/>
          <w:rFonts w:cs="Times New Roman"/>
        </w:rPr>
        <w:pPrChange w:id="250" w:author="Beth Quinlan" w:date="2018-04-06T13:52:00Z">
          <w:pPr>
            <w:ind w:left="0"/>
          </w:pPr>
        </w:pPrChange>
      </w:pPr>
      <w:moveToRangeStart w:id="251" w:author="Beth Quinlan" w:date="2018-04-06T13:46:00Z" w:name="move510785704"/>
      <w:moveTo w:id="252" w:author="Beth Quinlan" w:date="2018-04-06T13:46:00Z">
        <w:r>
          <w:lastRenderedPageBreak/>
          <w:t xml:space="preserve">Click the </w:t>
        </w:r>
        <w:r w:rsidRPr="001F601A">
          <w:rPr>
            <w:b/>
          </w:rPr>
          <w:t>Create</w:t>
        </w:r>
        <w:r>
          <w:t xml:space="preserve"> button.</w:t>
        </w:r>
      </w:moveTo>
      <w:ins w:id="253" w:author="Beth Quinlan" w:date="2018-04-06T13:52:00Z">
        <w:r w:rsidR="00364C26">
          <w:t xml:space="preserve">  Remember that it can take quite a few minutes to create the gateway.</w:t>
        </w:r>
      </w:ins>
    </w:p>
    <w:p w14:paraId="60AB12F7" w14:textId="0325974A" w:rsidR="00B12899" w:rsidRPr="00B700FD" w:rsidDel="00364C26" w:rsidRDefault="00B12899" w:rsidP="00B12899">
      <w:pPr>
        <w:ind w:left="1080"/>
        <w:rPr>
          <w:del w:id="254" w:author="Beth Quinlan" w:date="2018-04-06T13:52:00Z"/>
          <w:moveTo w:id="255" w:author="Beth Quinlan" w:date="2018-04-06T13:46:00Z"/>
          <w:rFonts w:cs="Times New Roman"/>
        </w:rPr>
      </w:pPr>
    </w:p>
    <w:moveToRangeEnd w:id="251"/>
    <w:p w14:paraId="5C23B386" w14:textId="77777777" w:rsidR="00B12899" w:rsidDel="00364C26" w:rsidRDefault="00B12899" w:rsidP="00EE1A2E">
      <w:pPr>
        <w:ind w:left="1080"/>
        <w:jc w:val="both"/>
        <w:rPr>
          <w:del w:id="256" w:author="Beth Quinlan" w:date="2018-04-06T13:52:00Z"/>
        </w:rPr>
      </w:pPr>
    </w:p>
    <w:p w14:paraId="4643C990" w14:textId="7C2E8A07" w:rsidR="00E15AF7" w:rsidRPr="00963533" w:rsidDel="00B12899" w:rsidRDefault="00963533">
      <w:pPr>
        <w:pStyle w:val="ListParagraph"/>
        <w:numPr>
          <w:ilvl w:val="0"/>
          <w:numId w:val="13"/>
        </w:numPr>
        <w:ind w:left="0"/>
        <w:contextualSpacing w:val="0"/>
        <w:rPr>
          <w:del w:id="257" w:author="Beth Quinlan" w:date="2018-04-06T13:50:00Z"/>
          <w:rFonts w:cs="Times New Roman"/>
        </w:rPr>
        <w:pPrChange w:id="258" w:author="Beth Quinlan" w:date="2018-04-06T13:52:00Z">
          <w:pPr>
            <w:pStyle w:val="ListParagraph"/>
            <w:numPr>
              <w:numId w:val="13"/>
            </w:numPr>
            <w:ind w:left="1080" w:hanging="360"/>
            <w:contextualSpacing w:val="0"/>
          </w:pPr>
        </w:pPrChange>
      </w:pPr>
      <w:del w:id="259" w:author="Beth Quinlan" w:date="2018-04-06T13:50:00Z">
        <w:r w:rsidDel="00B12899">
          <w:delText xml:space="preserve">You need to choose your new </w:delText>
        </w:r>
        <w:r w:rsidRPr="00963533" w:rsidDel="00B12899">
          <w:rPr>
            <w:i/>
          </w:rPr>
          <w:delText>vnetCentral</w:delText>
        </w:r>
        <w:r w:rsidDel="00B12899">
          <w:delText xml:space="preserve"> virtual network, have a different public IP address than </w:delText>
        </w:r>
        <w:r w:rsidRPr="00963533" w:rsidDel="00B12899">
          <w:rPr>
            <w:i/>
          </w:rPr>
          <w:delText>vnetgwEast</w:delText>
        </w:r>
        <w:r w:rsidDel="00B12899">
          <w:delText xml:space="preserve"> and make sure you choose </w:delText>
        </w:r>
        <w:r w:rsidRPr="00963533" w:rsidDel="00B12899">
          <w:rPr>
            <w:i/>
          </w:rPr>
          <w:delText>Route-based</w:delText>
        </w:r>
        <w:r w:rsidDel="00B12899">
          <w:delText xml:space="preserve"> VPN type. Select the </w:delText>
        </w:r>
        <w:r w:rsidRPr="00963533" w:rsidDel="00B12899">
          <w:rPr>
            <w:b/>
          </w:rPr>
          <w:delText>Create</w:delText>
        </w:r>
        <w:r w:rsidDel="00B12899">
          <w:delText xml:space="preserve"> button.</w:delText>
        </w:r>
        <w:r w:rsidR="005841CB" w:rsidDel="00B12899">
          <w:delText xml:space="preserve"> Remember that it can take quite a few minutes to create the gateway.</w:delText>
        </w:r>
      </w:del>
    </w:p>
    <w:p w14:paraId="17E2F815" w14:textId="53F46FB0" w:rsidR="005841CB" w:rsidDel="00B12899" w:rsidRDefault="005841CB">
      <w:pPr>
        <w:ind w:left="0" w:hanging="360"/>
        <w:rPr>
          <w:del w:id="260" w:author="Beth Quinlan" w:date="2018-04-06T13:50:00Z"/>
        </w:rPr>
        <w:pPrChange w:id="261" w:author="Beth Quinlan" w:date="2018-04-06T13:52:00Z">
          <w:pPr>
            <w:ind w:left="720" w:hanging="360"/>
          </w:pPr>
        </w:pPrChange>
      </w:pPr>
      <w:del w:id="262" w:author="Beth Quinlan" w:date="2018-04-06T13:50:00Z">
        <w:r w:rsidDel="00B12899">
          <w:br w:type="page"/>
        </w:r>
      </w:del>
    </w:p>
    <w:p w14:paraId="7C9921A5" w14:textId="77777777" w:rsidR="00B12899" w:rsidRDefault="00B12899">
      <w:pPr>
        <w:pStyle w:val="Heading2"/>
        <w:ind w:left="0"/>
        <w:rPr>
          <w:ins w:id="263" w:author="Beth Quinlan" w:date="2018-04-06T13:50:00Z"/>
          <w:lang w:val="en"/>
        </w:rPr>
        <w:pPrChange w:id="264" w:author="Beth Quinlan" w:date="2018-04-06T13:52:00Z">
          <w:pPr>
            <w:pStyle w:val="Heading2"/>
          </w:pPr>
        </w:pPrChange>
      </w:pPr>
    </w:p>
    <w:p w14:paraId="0070966A" w14:textId="636D8BCD" w:rsidR="007B5E6B" w:rsidRPr="00C80421" w:rsidRDefault="007B5E6B" w:rsidP="007B5E6B">
      <w:pPr>
        <w:pStyle w:val="Heading2"/>
        <w:rPr>
          <w:lang w:val="en"/>
        </w:rPr>
      </w:pPr>
      <w:bookmarkStart w:id="265" w:name="_Toc510792084"/>
      <w:r>
        <w:rPr>
          <w:lang w:val="en"/>
        </w:rPr>
        <w:t>Task 3 – Confirm Virtual Network Gateway creation</w:t>
      </w:r>
      <w:bookmarkEnd w:id="265"/>
    </w:p>
    <w:p w14:paraId="7A471E18" w14:textId="77777777" w:rsidR="007B5E6B" w:rsidRPr="00D05D45" w:rsidRDefault="007B5E6B" w:rsidP="007B5E6B">
      <w:pPr>
        <w:pStyle w:val="ListParagraph"/>
        <w:ind w:left="1080"/>
        <w:contextualSpacing w:val="0"/>
        <w:rPr>
          <w:rFonts w:cs="Times New Roman"/>
        </w:rPr>
      </w:pPr>
    </w:p>
    <w:p w14:paraId="155A8AC4" w14:textId="43F8E055" w:rsidR="007B5E6B" w:rsidRPr="00D05D45" w:rsidRDefault="007B5E6B" w:rsidP="007B5E6B">
      <w:pPr>
        <w:pStyle w:val="ListParagraph"/>
        <w:ind w:left="720"/>
        <w:contextualSpacing w:val="0"/>
        <w:rPr>
          <w:rFonts w:cs="Times New Roman"/>
        </w:rPr>
      </w:pPr>
      <w:r>
        <w:rPr>
          <w:rFonts w:cs="Times New Roman"/>
        </w:rPr>
        <w:t xml:space="preserve">You will know that your virtual network gateway(s) are created, when Azure provides a new public IP address to the gateway. </w:t>
      </w:r>
      <w:ins w:id="266" w:author="Beth Quinlan" w:date="2018-04-06T13:53:00Z">
        <w:r w:rsidR="00364C26">
          <w:rPr>
            <w:rFonts w:cs="Times New Roman"/>
          </w:rPr>
          <w:t xml:space="preserve">  You need to </w:t>
        </w:r>
      </w:ins>
      <w:del w:id="267" w:author="Beth Quinlan" w:date="2018-04-06T13:53:00Z">
        <w:r w:rsidDel="00364C26">
          <w:rPr>
            <w:rFonts w:cs="Times New Roman"/>
          </w:rPr>
          <w:delText>C</w:delText>
        </w:r>
      </w:del>
      <w:ins w:id="268" w:author="Beth Quinlan" w:date="2018-04-06T13:53:00Z">
        <w:r w:rsidR="00364C26">
          <w:rPr>
            <w:rFonts w:cs="Times New Roman"/>
          </w:rPr>
          <w:t>c</w:t>
        </w:r>
      </w:ins>
      <w:r>
        <w:rPr>
          <w:rFonts w:cs="Times New Roman"/>
        </w:rPr>
        <w:t>heck both gateways</w:t>
      </w:r>
      <w:ins w:id="269" w:author="Beth Quinlan" w:date="2018-04-06T13:52:00Z">
        <w:r w:rsidR="00364C26">
          <w:rPr>
            <w:rFonts w:cs="Times New Roman"/>
          </w:rPr>
          <w:t xml:space="preserve"> before continuing</w:t>
        </w:r>
      </w:ins>
      <w:r>
        <w:rPr>
          <w:rFonts w:cs="Times New Roman"/>
        </w:rPr>
        <w:t>.</w:t>
      </w:r>
    </w:p>
    <w:p w14:paraId="4D8A2C96" w14:textId="77777777" w:rsidR="007B5E6B" w:rsidRPr="00D05D45" w:rsidRDefault="007B5E6B" w:rsidP="007B5E6B">
      <w:pPr>
        <w:pStyle w:val="ListParagraph"/>
        <w:numPr>
          <w:ilvl w:val="0"/>
          <w:numId w:val="16"/>
        </w:numPr>
        <w:contextualSpacing w:val="0"/>
        <w:rPr>
          <w:rFonts w:cs="Times New Roman"/>
        </w:rPr>
      </w:pPr>
      <w:r>
        <w:t xml:space="preserve">Go into the </w:t>
      </w:r>
      <w:proofErr w:type="spellStart"/>
      <w:r w:rsidRPr="00391852">
        <w:rPr>
          <w:i/>
        </w:rPr>
        <w:t>rgEast</w:t>
      </w:r>
      <w:proofErr w:type="spellEnd"/>
      <w:r>
        <w:rPr>
          <w:i/>
        </w:rPr>
        <w:t xml:space="preserve"> </w:t>
      </w:r>
      <w:r>
        <w:t xml:space="preserve">resource group and click on your </w:t>
      </w:r>
      <w:r w:rsidRPr="008418CD">
        <w:rPr>
          <w:i/>
        </w:rPr>
        <w:t>virtual network gateway</w:t>
      </w:r>
      <w:r>
        <w:t>.</w:t>
      </w:r>
    </w:p>
    <w:p w14:paraId="48DD56DA" w14:textId="77777777" w:rsidR="007B5E6B" w:rsidRPr="00D05D45" w:rsidRDefault="007B5E6B" w:rsidP="007B5E6B">
      <w:pPr>
        <w:pStyle w:val="ListParagraph"/>
        <w:numPr>
          <w:ilvl w:val="0"/>
          <w:numId w:val="16"/>
        </w:numPr>
        <w:contextualSpacing w:val="0"/>
        <w:rPr>
          <w:rFonts w:cs="Times New Roman"/>
        </w:rPr>
      </w:pPr>
      <w:r>
        <w:t>You will see your new public IP address in the virtual network gateway blade. Look for Public IP address.</w:t>
      </w:r>
    </w:p>
    <w:p w14:paraId="6E59B34C" w14:textId="77777777" w:rsidR="007B5E6B" w:rsidRPr="00D05D45" w:rsidRDefault="007B5E6B" w:rsidP="007B5E6B">
      <w:pPr>
        <w:pStyle w:val="ListParagraph"/>
        <w:ind w:left="1080"/>
        <w:contextualSpacing w:val="0"/>
        <w:rPr>
          <w:rFonts w:cs="Times New Roman"/>
        </w:rPr>
      </w:pPr>
    </w:p>
    <w:p w14:paraId="02405D1B" w14:textId="1C2B099D" w:rsidR="007B5E6B" w:rsidRPr="00D05D45" w:rsidRDefault="007B5E6B" w:rsidP="007B5E6B">
      <w:pPr>
        <w:ind w:left="1080"/>
        <w:rPr>
          <w:rFonts w:cs="Times New Roman"/>
        </w:rPr>
      </w:pPr>
      <w:r>
        <w:rPr>
          <w:noProof/>
        </w:rPr>
        <w:t xml:space="preserve"> </w:t>
      </w:r>
      <w:r w:rsidR="008537A1">
        <w:rPr>
          <w:noProof/>
        </w:rPr>
        <w:drawing>
          <wp:inline distT="0" distB="0" distL="0" distR="0" wp14:anchorId="3A1C874E" wp14:editId="484062ED">
            <wp:extent cx="4972050" cy="2062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0060" cy="2070129"/>
                    </a:xfrm>
                    <a:prstGeom prst="rect">
                      <a:avLst/>
                    </a:prstGeom>
                  </pic:spPr>
                </pic:pic>
              </a:graphicData>
            </a:graphic>
          </wp:inline>
        </w:drawing>
      </w:r>
    </w:p>
    <w:p w14:paraId="7A4076E6" w14:textId="77777777" w:rsidR="007B5E6B" w:rsidRDefault="007B5E6B" w:rsidP="007B5E6B">
      <w:pPr>
        <w:ind w:left="0"/>
        <w:rPr>
          <w:rFonts w:cs="Times New Roman"/>
        </w:rPr>
      </w:pPr>
    </w:p>
    <w:p w14:paraId="3E7F4B39" w14:textId="40D3533F" w:rsidR="00201ECF" w:rsidRDefault="007B5E6B" w:rsidP="00A37635">
      <w:pPr>
        <w:pStyle w:val="ListParagraph"/>
        <w:numPr>
          <w:ilvl w:val="0"/>
          <w:numId w:val="16"/>
        </w:numPr>
        <w:contextualSpacing w:val="0"/>
        <w:rPr>
          <w:ins w:id="270" w:author="Beth Quinlan" w:date="2018-04-06T14:06:00Z"/>
        </w:rPr>
      </w:pPr>
      <w:r>
        <w:t xml:space="preserve">Repeat the process for the </w:t>
      </w:r>
      <w:proofErr w:type="spellStart"/>
      <w:r w:rsidRPr="001F601A">
        <w:rPr>
          <w:b/>
          <w:rPrChange w:id="271" w:author="Beth Quinlan" w:date="2018-04-06T14:06:00Z">
            <w:rPr/>
          </w:rPrChange>
        </w:rPr>
        <w:t>rgCentral</w:t>
      </w:r>
      <w:proofErr w:type="spellEnd"/>
      <w:r>
        <w:t xml:space="preserve"> resource group.</w:t>
      </w:r>
    </w:p>
    <w:p w14:paraId="062D7D45" w14:textId="77777777" w:rsidR="001F601A" w:rsidRPr="00A37635" w:rsidRDefault="001F601A" w:rsidP="001F601A">
      <w:pPr>
        <w:ind w:left="720"/>
      </w:pPr>
    </w:p>
    <w:p w14:paraId="7BF807EA" w14:textId="34D084B1" w:rsidR="005841CB" w:rsidRPr="00C80421" w:rsidRDefault="00201ECF" w:rsidP="005841CB">
      <w:pPr>
        <w:pStyle w:val="Heading2"/>
        <w:rPr>
          <w:lang w:val="en"/>
        </w:rPr>
      </w:pPr>
      <w:bookmarkStart w:id="272" w:name="_Toc510792085"/>
      <w:r>
        <w:rPr>
          <w:lang w:val="en"/>
        </w:rPr>
        <w:t>Task 4</w:t>
      </w:r>
      <w:r w:rsidR="005841CB">
        <w:rPr>
          <w:lang w:val="en"/>
        </w:rPr>
        <w:t xml:space="preserve"> – Create the </w:t>
      </w:r>
      <w:r w:rsidR="00072851">
        <w:rPr>
          <w:lang w:val="en"/>
        </w:rPr>
        <w:t>virtual network c</w:t>
      </w:r>
      <w:r w:rsidR="005841CB">
        <w:rPr>
          <w:lang w:val="en"/>
        </w:rPr>
        <w:t>onnections</w:t>
      </w:r>
      <w:bookmarkEnd w:id="272"/>
    </w:p>
    <w:p w14:paraId="362E9315" w14:textId="77777777" w:rsidR="005841CB" w:rsidRPr="005841CB" w:rsidRDefault="005841CB" w:rsidP="005841CB">
      <w:pPr>
        <w:pStyle w:val="ListParagraph"/>
        <w:ind w:left="1080"/>
        <w:contextualSpacing w:val="0"/>
        <w:rPr>
          <w:rFonts w:cs="Times New Roman"/>
          <w:lang w:val="en"/>
        </w:rPr>
      </w:pPr>
    </w:p>
    <w:p w14:paraId="3FD74756" w14:textId="68AC43A6" w:rsidR="005841CB" w:rsidRDefault="005841CB" w:rsidP="005841CB">
      <w:r>
        <w:t>Now that you have the virtual network gateways created</w:t>
      </w:r>
      <w:r w:rsidR="00B85229">
        <w:t xml:space="preserve"> (this takes quite a while)</w:t>
      </w:r>
      <w:r>
        <w:t xml:space="preserve">, you need to create </w:t>
      </w:r>
      <w:r w:rsidR="00B85229">
        <w:t>a</w:t>
      </w:r>
      <w:r w:rsidR="00F9776B">
        <w:t xml:space="preserve">n </w:t>
      </w:r>
      <w:r w:rsidR="00F9776B" w:rsidRPr="00F9776B">
        <w:rPr>
          <w:i/>
        </w:rPr>
        <w:t>Azure Connection</w:t>
      </w:r>
      <w:r>
        <w:t xml:space="preserve"> so that the gateways can connect to</w:t>
      </w:r>
      <w:r w:rsidR="0014068A">
        <w:t>gether.</w:t>
      </w:r>
    </w:p>
    <w:p w14:paraId="0DB5C26B" w14:textId="77777777" w:rsidR="005841CB" w:rsidRPr="005841CB" w:rsidRDefault="005841CB" w:rsidP="005841CB">
      <w:pPr>
        <w:rPr>
          <w:rFonts w:cs="Times New Roman"/>
        </w:rPr>
      </w:pPr>
    </w:p>
    <w:p w14:paraId="478411E8" w14:textId="77777777" w:rsidR="00221483" w:rsidRPr="00221483" w:rsidRDefault="005841CB" w:rsidP="00B85229">
      <w:pPr>
        <w:pStyle w:val="ListParagraph"/>
        <w:numPr>
          <w:ilvl w:val="0"/>
          <w:numId w:val="14"/>
        </w:numPr>
        <w:contextualSpacing w:val="0"/>
        <w:rPr>
          <w:ins w:id="273" w:author="Beth Quinlan" w:date="2018-04-06T14:21:00Z"/>
          <w:rFonts w:cs="Times New Roman"/>
        </w:rPr>
      </w:pPr>
      <w:r>
        <w:t xml:space="preserve">From within the </w:t>
      </w:r>
      <w:proofErr w:type="spellStart"/>
      <w:r w:rsidRPr="005841CB">
        <w:rPr>
          <w:i/>
        </w:rPr>
        <w:t>rg</w:t>
      </w:r>
      <w:r w:rsidR="00B85229">
        <w:rPr>
          <w:i/>
        </w:rPr>
        <w:t>East</w:t>
      </w:r>
      <w:proofErr w:type="spellEnd"/>
      <w:r>
        <w:t xml:space="preserve"> resource group blade, select </w:t>
      </w:r>
      <w:ins w:id="274" w:author="Beth Quinlan" w:date="2018-04-06T14:20:00Z">
        <w:r w:rsidR="001F601A" w:rsidRPr="001F601A">
          <w:rPr>
            <w:b/>
          </w:rPr>
          <w:t>+</w:t>
        </w:r>
      </w:ins>
      <w:r w:rsidRPr="005841CB">
        <w:rPr>
          <w:b/>
        </w:rPr>
        <w:t>Add</w:t>
      </w:r>
      <w:r>
        <w:t xml:space="preserve"> and then enter </w:t>
      </w:r>
      <w:r w:rsidR="00F9776B" w:rsidRPr="00F9776B">
        <w:rPr>
          <w:i/>
        </w:rPr>
        <w:t>C</w:t>
      </w:r>
      <w:r w:rsidRPr="00F9776B">
        <w:rPr>
          <w:i/>
        </w:rPr>
        <w:t>onnection</w:t>
      </w:r>
      <w:ins w:id="275" w:author="Beth Quinlan" w:date="2018-04-06T14:20:00Z">
        <w:r w:rsidR="001F601A">
          <w:rPr>
            <w:i/>
          </w:rPr>
          <w:t>.</w:t>
        </w:r>
      </w:ins>
      <w:r>
        <w:t xml:space="preserve"> </w:t>
      </w:r>
      <w:del w:id="276" w:author="Beth Quinlan" w:date="2018-04-06T14:20:00Z">
        <w:r w:rsidDel="00221483">
          <w:delText>and s</w:delText>
        </w:r>
      </w:del>
    </w:p>
    <w:p w14:paraId="62D3D8A6" w14:textId="77777777" w:rsidR="00221483" w:rsidRPr="00221483" w:rsidRDefault="00221483">
      <w:pPr>
        <w:ind w:left="1080"/>
        <w:rPr>
          <w:ins w:id="277" w:author="Beth Quinlan" w:date="2018-04-06T14:21:00Z"/>
          <w:rFonts w:cs="Times New Roman"/>
        </w:rPr>
        <w:pPrChange w:id="278" w:author="Beth Quinlan" w:date="2018-04-06T14:21:00Z">
          <w:pPr>
            <w:pStyle w:val="ListParagraph"/>
            <w:numPr>
              <w:numId w:val="14"/>
            </w:numPr>
            <w:ind w:left="1080" w:hanging="360"/>
            <w:contextualSpacing w:val="0"/>
          </w:pPr>
        </w:pPrChange>
      </w:pPr>
      <w:ins w:id="279" w:author="Beth Quinlan" w:date="2018-04-06T14:20:00Z">
        <w:r>
          <w:t>S</w:t>
        </w:r>
      </w:ins>
      <w:r w:rsidR="005841CB">
        <w:t xml:space="preserve">elect </w:t>
      </w:r>
      <w:r w:rsidR="005841CB" w:rsidRPr="00221483">
        <w:rPr>
          <w:b/>
          <w:rPrChange w:id="280" w:author="Beth Quinlan" w:date="2018-04-06T14:21:00Z">
            <w:rPr/>
          </w:rPrChange>
        </w:rPr>
        <w:t>Connection</w:t>
      </w:r>
      <w:r w:rsidR="005841CB">
        <w:t xml:space="preserve"> in the Everything blade. </w:t>
      </w:r>
    </w:p>
    <w:p w14:paraId="4677DC40" w14:textId="54D24D9A" w:rsidR="005841CB" w:rsidRPr="00221483" w:rsidRDefault="005841CB">
      <w:pPr>
        <w:ind w:left="1080"/>
        <w:rPr>
          <w:rFonts w:cs="Times New Roman"/>
        </w:rPr>
        <w:pPrChange w:id="281" w:author="Beth Quinlan" w:date="2018-04-06T14:21:00Z">
          <w:pPr>
            <w:pStyle w:val="ListParagraph"/>
            <w:numPr>
              <w:numId w:val="14"/>
            </w:numPr>
            <w:ind w:left="1080" w:hanging="360"/>
            <w:contextualSpacing w:val="0"/>
          </w:pPr>
        </w:pPrChange>
      </w:pPr>
      <w:del w:id="282" w:author="Beth Quinlan" w:date="2018-04-06T14:22:00Z">
        <w:r w:rsidDel="00221483">
          <w:delText>Sel</w:delText>
        </w:r>
        <w:r w:rsidR="00B85229" w:rsidDel="00221483">
          <w:delText>ec</w:delText>
        </w:r>
        <w:r w:rsidR="00F9776B" w:rsidDel="00221483">
          <w:delText xml:space="preserve">t </w:delText>
        </w:r>
      </w:del>
      <w:ins w:id="283" w:author="Beth Quinlan" w:date="2018-04-06T14:22:00Z">
        <w:r w:rsidR="00221483">
          <w:t xml:space="preserve">Click </w:t>
        </w:r>
      </w:ins>
      <w:r w:rsidR="00F9776B">
        <w:t xml:space="preserve">the </w:t>
      </w:r>
      <w:r w:rsidR="00F9776B" w:rsidRPr="00221483">
        <w:rPr>
          <w:b/>
        </w:rPr>
        <w:t>Create</w:t>
      </w:r>
      <w:r w:rsidR="00F9776B">
        <w:t xml:space="preserve"> button.</w:t>
      </w:r>
    </w:p>
    <w:p w14:paraId="7B40D348" w14:textId="24F6E2EC" w:rsidR="00B85229" w:rsidRPr="00B85229" w:rsidRDefault="00F9776B" w:rsidP="00F9776B">
      <w:pPr>
        <w:pStyle w:val="ListParagraph"/>
        <w:numPr>
          <w:ilvl w:val="0"/>
          <w:numId w:val="14"/>
        </w:numPr>
        <w:contextualSpacing w:val="0"/>
        <w:rPr>
          <w:rFonts w:cs="Times New Roman"/>
        </w:rPr>
      </w:pPr>
      <w:r>
        <w:rPr>
          <w:rFonts w:cs="Times New Roman"/>
        </w:rPr>
        <w:t xml:space="preserve">On the Basics blade, leave everything as is and select the </w:t>
      </w:r>
      <w:r w:rsidRPr="00F9776B">
        <w:rPr>
          <w:rFonts w:cs="Times New Roman"/>
          <w:b/>
        </w:rPr>
        <w:t>OK</w:t>
      </w:r>
      <w:r>
        <w:rPr>
          <w:rFonts w:cs="Times New Roman"/>
        </w:rPr>
        <w:t xml:space="preserve"> button:</w:t>
      </w:r>
    </w:p>
    <w:p w14:paraId="6C27EB61" w14:textId="1662AA78" w:rsidR="005841CB" w:rsidRDefault="00B12D45" w:rsidP="00F9776B">
      <w:pPr>
        <w:ind w:left="1440" w:hanging="360"/>
      </w:pPr>
      <w:del w:id="284" w:author="Beth Quinlan" w:date="2018-04-06T14:22:00Z">
        <w:r w:rsidDel="00221483">
          <w:rPr>
            <w:noProof/>
          </w:rPr>
          <w:lastRenderedPageBreak/>
          <w:drawing>
            <wp:inline distT="0" distB="0" distL="0" distR="0" wp14:anchorId="57A288EE" wp14:editId="1A2CCC67">
              <wp:extent cx="2413000" cy="2890053"/>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1016" cy="2911631"/>
                      </a:xfrm>
                      <a:prstGeom prst="rect">
                        <a:avLst/>
                      </a:prstGeom>
                    </pic:spPr>
                  </pic:pic>
                </a:graphicData>
              </a:graphic>
            </wp:inline>
          </w:drawing>
        </w:r>
      </w:del>
      <w:ins w:id="285" w:author="Beth Quinlan" w:date="2018-04-06T14:22:00Z">
        <w:r w:rsidR="00221483">
          <w:rPr>
            <w:noProof/>
          </w:rPr>
          <w:drawing>
            <wp:inline distT="0" distB="0" distL="0" distR="0" wp14:anchorId="623289CB" wp14:editId="47DD2689">
              <wp:extent cx="2905125" cy="3000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125" cy="3000375"/>
                      </a:xfrm>
                      <a:prstGeom prst="rect">
                        <a:avLst/>
                      </a:prstGeom>
                    </pic:spPr>
                  </pic:pic>
                </a:graphicData>
              </a:graphic>
            </wp:inline>
          </w:drawing>
        </w:r>
      </w:ins>
      <w:r w:rsidR="005841CB">
        <w:br w:type="page"/>
      </w:r>
    </w:p>
    <w:p w14:paraId="31986DC2" w14:textId="58F86B74" w:rsidR="00E15AF7" w:rsidRPr="00F61931" w:rsidRDefault="00F9776B" w:rsidP="005841CB">
      <w:pPr>
        <w:pStyle w:val="ListParagraph"/>
        <w:numPr>
          <w:ilvl w:val="0"/>
          <w:numId w:val="14"/>
        </w:numPr>
        <w:contextualSpacing w:val="0"/>
        <w:rPr>
          <w:rFonts w:cs="Times New Roman"/>
        </w:rPr>
      </w:pPr>
      <w:r>
        <w:lastRenderedPageBreak/>
        <w:t xml:space="preserve">On the </w:t>
      </w:r>
      <w:r w:rsidRPr="00F9776B">
        <w:rPr>
          <w:b/>
        </w:rPr>
        <w:t>Settings</w:t>
      </w:r>
      <w:r>
        <w:t xml:space="preserve"> blade, r</w:t>
      </w:r>
      <w:r w:rsidR="008D2BAC">
        <w:t>eview the properties in the table below</w:t>
      </w:r>
      <w:r w:rsidR="00E15AF7">
        <w:t>.</w:t>
      </w:r>
    </w:p>
    <w:p w14:paraId="79EE79F1" w14:textId="77777777" w:rsidR="00F61931" w:rsidRPr="005841CB" w:rsidRDefault="00F61931" w:rsidP="00F61931">
      <w:pPr>
        <w:pStyle w:val="ListParagraph"/>
        <w:ind w:left="1080"/>
        <w:contextualSpacing w:val="0"/>
        <w:rPr>
          <w:rFonts w:cs="Times New Roman"/>
        </w:rPr>
      </w:pPr>
    </w:p>
    <w:tbl>
      <w:tblPr>
        <w:tblStyle w:val="TableGrid"/>
        <w:tblW w:w="0" w:type="auto"/>
        <w:tblInd w:w="1080" w:type="dxa"/>
        <w:tblLook w:val="04A0" w:firstRow="1" w:lastRow="0" w:firstColumn="1" w:lastColumn="0" w:noHBand="0" w:noVBand="1"/>
      </w:tblPr>
      <w:tblGrid>
        <w:gridCol w:w="3616"/>
        <w:gridCol w:w="4654"/>
      </w:tblGrid>
      <w:tr w:rsidR="0055673C" w14:paraId="6B200A7C" w14:textId="77777777" w:rsidTr="008A5AB9">
        <w:tc>
          <w:tcPr>
            <w:tcW w:w="3616" w:type="dxa"/>
          </w:tcPr>
          <w:p w14:paraId="2132E12A" w14:textId="196017A4" w:rsidR="008D2BAC" w:rsidRDefault="00364C26" w:rsidP="00156E69">
            <w:pPr>
              <w:pStyle w:val="ListParagraph"/>
              <w:numPr>
                <w:ilvl w:val="0"/>
                <w:numId w:val="15"/>
              </w:numPr>
              <w:spacing w:before="120"/>
              <w:contextualSpacing w:val="0"/>
              <w:rPr>
                <w:rFonts w:cs="Times New Roman"/>
              </w:rPr>
            </w:pPr>
            <w:ins w:id="286" w:author="Beth Quinlan" w:date="2018-04-06T13:54:00Z">
              <w:r w:rsidRPr="001554CF">
                <w:rPr>
                  <w:rFonts w:cs="Times New Roman"/>
                  <w:b/>
                </w:rPr>
                <w:t>First virtual network gateway</w:t>
              </w:r>
              <w:r>
                <w:rPr>
                  <w:rFonts w:cs="Times New Roman"/>
                </w:rPr>
                <w:t xml:space="preserve">:  </w:t>
              </w:r>
            </w:ins>
            <w:r w:rsidR="008D2BAC">
              <w:rPr>
                <w:rFonts w:cs="Times New Roman"/>
              </w:rPr>
              <w:t xml:space="preserve">Since we are already ‘in’ the </w:t>
            </w:r>
            <w:proofErr w:type="spellStart"/>
            <w:r w:rsidR="00F9776B">
              <w:rPr>
                <w:rFonts w:cs="Times New Roman"/>
              </w:rPr>
              <w:t>rgEast</w:t>
            </w:r>
            <w:proofErr w:type="spellEnd"/>
            <w:r w:rsidR="008D2BAC">
              <w:rPr>
                <w:rFonts w:cs="Times New Roman"/>
              </w:rPr>
              <w:t xml:space="preserve"> resource group, we will</w:t>
            </w:r>
            <w:r w:rsidR="00F9776B">
              <w:rPr>
                <w:rFonts w:cs="Times New Roman"/>
              </w:rPr>
              <w:t xml:space="preserve"> choose</w:t>
            </w:r>
            <w:r w:rsidR="008D2BAC">
              <w:rPr>
                <w:rFonts w:cs="Times New Roman"/>
              </w:rPr>
              <w:t xml:space="preserve"> the first virtual network gateway</w:t>
            </w:r>
            <w:ins w:id="287" w:author="Beth Quinlan" w:date="2018-04-06T13:55:00Z">
              <w:r>
                <w:rPr>
                  <w:rFonts w:cs="Times New Roman"/>
                </w:rPr>
                <w:t>, which</w:t>
              </w:r>
            </w:ins>
            <w:r w:rsidR="008D2BAC">
              <w:rPr>
                <w:rFonts w:cs="Times New Roman"/>
              </w:rPr>
              <w:t xml:space="preserve"> is </w:t>
            </w:r>
            <w:proofErr w:type="spellStart"/>
            <w:r w:rsidR="008D2BAC" w:rsidRPr="008D2BAC">
              <w:rPr>
                <w:rFonts w:cs="Times New Roman"/>
                <w:b/>
              </w:rPr>
              <w:t>vnetgw</w:t>
            </w:r>
            <w:r w:rsidR="00F9776B">
              <w:rPr>
                <w:rFonts w:cs="Times New Roman"/>
                <w:b/>
              </w:rPr>
              <w:t>East</w:t>
            </w:r>
            <w:proofErr w:type="spellEnd"/>
          </w:p>
          <w:p w14:paraId="1D2DDCCF" w14:textId="75EA1EDE" w:rsidR="008D2BAC" w:rsidRDefault="00364C26" w:rsidP="00156E69">
            <w:pPr>
              <w:pStyle w:val="ListParagraph"/>
              <w:numPr>
                <w:ilvl w:val="0"/>
                <w:numId w:val="15"/>
              </w:numPr>
              <w:spacing w:before="120"/>
              <w:contextualSpacing w:val="0"/>
              <w:rPr>
                <w:rFonts w:cs="Times New Roman"/>
              </w:rPr>
            </w:pPr>
            <w:ins w:id="288" w:author="Beth Quinlan" w:date="2018-04-06T13:55:00Z">
              <w:r w:rsidRPr="001554CF">
                <w:rPr>
                  <w:rFonts w:cs="Times New Roman"/>
                  <w:b/>
                </w:rPr>
                <w:t>Second virtual network gateway</w:t>
              </w:r>
              <w:r>
                <w:rPr>
                  <w:rFonts w:cs="Times New Roman"/>
                </w:rPr>
                <w:t xml:space="preserve">:  </w:t>
              </w:r>
            </w:ins>
            <w:r w:rsidR="008D2BAC">
              <w:rPr>
                <w:rFonts w:cs="Times New Roman"/>
              </w:rPr>
              <w:t xml:space="preserve">Our other gateway created in a previous task is </w:t>
            </w:r>
            <w:proofErr w:type="spellStart"/>
            <w:r w:rsidR="008D2BAC" w:rsidRPr="008D2BAC">
              <w:rPr>
                <w:rFonts w:cs="Times New Roman"/>
                <w:b/>
              </w:rPr>
              <w:t>vnetgw</w:t>
            </w:r>
            <w:r w:rsidR="00F9776B">
              <w:rPr>
                <w:rFonts w:cs="Times New Roman"/>
                <w:b/>
              </w:rPr>
              <w:t>Central</w:t>
            </w:r>
            <w:proofErr w:type="spellEnd"/>
          </w:p>
          <w:p w14:paraId="022A94DC" w14:textId="13EFF82A" w:rsidR="00F9776B" w:rsidRPr="00F9776B" w:rsidRDefault="00364C26" w:rsidP="00156E69">
            <w:pPr>
              <w:pStyle w:val="ListParagraph"/>
              <w:numPr>
                <w:ilvl w:val="0"/>
                <w:numId w:val="15"/>
              </w:numPr>
              <w:spacing w:before="120"/>
              <w:contextualSpacing w:val="0"/>
              <w:rPr>
                <w:rFonts w:cs="Times New Roman"/>
              </w:rPr>
            </w:pPr>
            <w:ins w:id="289" w:author="Beth Quinlan" w:date="2018-04-06T13:55:00Z">
              <w:r w:rsidRPr="001554CF">
                <w:rPr>
                  <w:rFonts w:cs="Times New Roman"/>
                  <w:b/>
                </w:rPr>
                <w:t xml:space="preserve">Establish </w:t>
              </w:r>
            </w:ins>
            <w:del w:id="290" w:author="Beth Quinlan" w:date="2018-04-06T13:55:00Z">
              <w:r w:rsidR="00F9776B" w:rsidRPr="001554CF" w:rsidDel="00364C26">
                <w:rPr>
                  <w:rFonts w:cs="Times New Roman"/>
                  <w:b/>
                </w:rPr>
                <w:delText xml:space="preserve">Select to use </w:delText>
              </w:r>
            </w:del>
            <w:r w:rsidR="00F9776B" w:rsidRPr="001554CF">
              <w:rPr>
                <w:rFonts w:cs="Times New Roman"/>
                <w:b/>
              </w:rPr>
              <w:t>bidirectional connectivity</w:t>
            </w:r>
            <w:ins w:id="291" w:author="Beth Quinlan" w:date="2018-04-06T13:56:00Z">
              <w:r>
                <w:rPr>
                  <w:rFonts w:cs="Times New Roman"/>
                </w:rPr>
                <w:t>:</w:t>
              </w:r>
            </w:ins>
            <w:ins w:id="292" w:author="Beth Quinlan" w:date="2018-04-06T13:55:00Z">
              <w:r>
                <w:rPr>
                  <w:rFonts w:cs="Times New Roman"/>
                </w:rPr>
                <w:t xml:space="preserve"> Select to use</w:t>
              </w:r>
            </w:ins>
          </w:p>
          <w:p w14:paraId="0AE257CA" w14:textId="0927AF8B" w:rsidR="00F9776B" w:rsidRPr="00F9776B" w:rsidRDefault="00364C26" w:rsidP="00156E69">
            <w:pPr>
              <w:pStyle w:val="ListParagraph"/>
              <w:numPr>
                <w:ilvl w:val="0"/>
                <w:numId w:val="15"/>
              </w:numPr>
              <w:spacing w:before="120"/>
              <w:contextualSpacing w:val="0"/>
              <w:rPr>
                <w:rFonts w:cs="Times New Roman"/>
              </w:rPr>
            </w:pPr>
            <w:ins w:id="293" w:author="Beth Quinlan" w:date="2018-04-06T13:56:00Z">
              <w:r w:rsidRPr="001554CF">
                <w:rPr>
                  <w:rFonts w:cs="Times New Roman"/>
                  <w:b/>
                </w:rPr>
                <w:t xml:space="preserve">First </w:t>
              </w:r>
              <w:r w:rsidRPr="001F601A">
                <w:rPr>
                  <w:rFonts w:cs="Times New Roman"/>
                </w:rPr>
                <w:t>and</w:t>
              </w:r>
              <w:r w:rsidRPr="001554CF">
                <w:rPr>
                  <w:rFonts w:cs="Times New Roman"/>
                  <w:b/>
                </w:rPr>
                <w:t xml:space="preserve"> Second Connection Names</w:t>
              </w:r>
              <w:r>
                <w:rPr>
                  <w:rFonts w:cs="Times New Roman"/>
                </w:rPr>
                <w:t xml:space="preserve">:  </w:t>
              </w:r>
            </w:ins>
            <w:r w:rsidR="00613D6F">
              <w:rPr>
                <w:rFonts w:cs="Times New Roman"/>
              </w:rPr>
              <w:t>Type in connection names</w:t>
            </w:r>
            <w:r w:rsidR="00B74E4B">
              <w:rPr>
                <w:rFonts w:cs="Times New Roman"/>
              </w:rPr>
              <w:t xml:space="preserve"> or accept the default names</w:t>
            </w:r>
          </w:p>
          <w:p w14:paraId="508C9D71" w14:textId="536CFA6D" w:rsidR="008D2BAC" w:rsidRDefault="00364C26" w:rsidP="00156E69">
            <w:pPr>
              <w:pStyle w:val="ListParagraph"/>
              <w:numPr>
                <w:ilvl w:val="0"/>
                <w:numId w:val="15"/>
              </w:numPr>
              <w:spacing w:before="120"/>
              <w:contextualSpacing w:val="0"/>
              <w:rPr>
                <w:ins w:id="294" w:author="Beth Quinlan" w:date="2018-04-06T14:24:00Z"/>
                <w:rFonts w:cs="Times New Roman"/>
              </w:rPr>
            </w:pPr>
            <w:ins w:id="295" w:author="Beth Quinlan" w:date="2018-04-06T13:57:00Z">
              <w:r>
                <w:rPr>
                  <w:rFonts w:cs="Times New Roman"/>
                  <w:b/>
                </w:rPr>
                <w:t xml:space="preserve">Shared Key:  </w:t>
              </w:r>
            </w:ins>
            <w:r w:rsidR="00613D6F">
              <w:rPr>
                <w:rFonts w:cs="Times New Roman"/>
                <w:b/>
              </w:rPr>
              <w:t>Very i</w:t>
            </w:r>
            <w:r w:rsidR="008D2BAC" w:rsidRPr="008D2BAC">
              <w:rPr>
                <w:rFonts w:cs="Times New Roman"/>
                <w:b/>
              </w:rPr>
              <w:t>mportant</w:t>
            </w:r>
            <w:r w:rsidR="00613D6F">
              <w:rPr>
                <w:rFonts w:cs="Times New Roman"/>
                <w:b/>
              </w:rPr>
              <w:t xml:space="preserve"> if bidirectional connectivity is unticked</w:t>
            </w:r>
            <w:r w:rsidR="00613D6F">
              <w:rPr>
                <w:rFonts w:cs="Times New Roman"/>
              </w:rPr>
              <w:t xml:space="preserve"> – the Shared key(s) must </w:t>
            </w:r>
            <w:r w:rsidR="008D2BAC">
              <w:rPr>
                <w:rFonts w:cs="Times New Roman"/>
              </w:rPr>
              <w:t>be identical on both the central connection and the east connection. You can have up to 8 characters/numbers</w:t>
            </w:r>
            <w:ins w:id="296" w:author="Beth Quinlan" w:date="2018-04-06T14:23:00Z">
              <w:r w:rsidR="00221483">
                <w:rPr>
                  <w:rFonts w:cs="Times New Roman"/>
                </w:rPr>
                <w:t>. For this lab, simply enter “abc1</w:t>
              </w:r>
            </w:ins>
            <w:ins w:id="297" w:author="Beth Quinlan" w:date="2018-04-06T14:24:00Z">
              <w:r w:rsidR="00221483">
                <w:rPr>
                  <w:rFonts w:cs="Times New Roman"/>
                </w:rPr>
                <w:t>23”</w:t>
              </w:r>
            </w:ins>
          </w:p>
          <w:p w14:paraId="16CFFEE5" w14:textId="46EB8CC2" w:rsidR="00221483" w:rsidDel="008A5AB9" w:rsidRDefault="00221483" w:rsidP="00156E69">
            <w:pPr>
              <w:pStyle w:val="ListParagraph"/>
              <w:numPr>
                <w:ilvl w:val="0"/>
                <w:numId w:val="15"/>
              </w:numPr>
              <w:spacing w:before="120"/>
              <w:contextualSpacing w:val="0"/>
              <w:rPr>
                <w:del w:id="298" w:author="Beth Quinlan" w:date="2018-04-06T16:10:00Z"/>
                <w:rFonts w:cs="Times New Roman"/>
              </w:rPr>
            </w:pPr>
            <w:ins w:id="299" w:author="Beth Quinlan" w:date="2018-04-06T14:24:00Z">
              <w:r>
                <w:rPr>
                  <w:rFonts w:cs="Times New Roman"/>
                  <w:b/>
                </w:rPr>
                <w:t>Enable BGP</w:t>
              </w:r>
              <w:r w:rsidRPr="001554CF">
                <w:rPr>
                  <w:rFonts w:cs="Times New Roman"/>
                </w:rPr>
                <w:t>:</w:t>
              </w:r>
              <w:r>
                <w:rPr>
                  <w:rFonts w:cs="Times New Roman"/>
                </w:rPr>
                <w:t xml:space="preserve">  leave unchecked</w:t>
              </w:r>
            </w:ins>
          </w:p>
          <w:p w14:paraId="42C6B760" w14:textId="2E3BE5F9" w:rsidR="00F61931" w:rsidRPr="008A5AB9" w:rsidDel="008A5AB9" w:rsidRDefault="00F61931" w:rsidP="008A5AB9">
            <w:pPr>
              <w:pStyle w:val="ListParagraph"/>
              <w:numPr>
                <w:ilvl w:val="0"/>
                <w:numId w:val="15"/>
              </w:numPr>
              <w:spacing w:before="120"/>
              <w:contextualSpacing w:val="0"/>
              <w:rPr>
                <w:del w:id="300" w:author="Beth Quinlan" w:date="2018-04-06T16:10:00Z"/>
                <w:rFonts w:cs="Times New Roman"/>
              </w:rPr>
            </w:pPr>
            <w:del w:id="301" w:author="Beth Quinlan" w:date="2018-04-06T16:10:00Z">
              <w:r w:rsidRPr="008A5AB9" w:rsidDel="008A5AB9">
                <w:rPr>
                  <w:rFonts w:cs="Times New Roman"/>
                </w:rPr>
                <w:delText xml:space="preserve">Select the </w:delText>
              </w:r>
              <w:r w:rsidR="00F9776B" w:rsidRPr="008A5AB9" w:rsidDel="008A5AB9">
                <w:rPr>
                  <w:rFonts w:cs="Times New Roman"/>
                  <w:b/>
                </w:rPr>
                <w:delText>OK</w:delText>
              </w:r>
              <w:r w:rsidRPr="008A5AB9" w:rsidDel="008A5AB9">
                <w:rPr>
                  <w:rFonts w:cs="Times New Roman"/>
                </w:rPr>
                <w:delText xml:space="preserve"> button</w:delText>
              </w:r>
            </w:del>
          </w:p>
          <w:p w14:paraId="71E06FA2" w14:textId="54790BCE" w:rsidR="00F9776B" w:rsidRDefault="00F9776B">
            <w:pPr>
              <w:pStyle w:val="ListParagraph"/>
              <w:numPr>
                <w:ilvl w:val="0"/>
                <w:numId w:val="15"/>
              </w:numPr>
              <w:spacing w:before="120"/>
              <w:contextualSpacing w:val="0"/>
              <w:pPrChange w:id="302" w:author="Beth Quinlan" w:date="2018-04-06T16:10:00Z">
                <w:pPr>
                  <w:pStyle w:val="ListParagraph"/>
                  <w:ind w:left="720"/>
                  <w:contextualSpacing w:val="0"/>
                </w:pPr>
              </w:pPrChange>
            </w:pPr>
          </w:p>
        </w:tc>
        <w:tc>
          <w:tcPr>
            <w:tcW w:w="4654" w:type="dxa"/>
          </w:tcPr>
          <w:p w14:paraId="4A279230" w14:textId="35C8477F" w:rsidR="005841CB" w:rsidRDefault="0055673C" w:rsidP="005841CB">
            <w:pPr>
              <w:pStyle w:val="ListParagraph"/>
              <w:ind w:left="0"/>
              <w:contextualSpacing w:val="0"/>
              <w:rPr>
                <w:rFonts w:cs="Times New Roman"/>
              </w:rPr>
            </w:pPr>
            <w:r>
              <w:rPr>
                <w:noProof/>
              </w:rPr>
              <w:drawing>
                <wp:inline distT="0" distB="0" distL="0" distR="0" wp14:anchorId="5F6BB331" wp14:editId="00FDA3B8">
                  <wp:extent cx="2809068" cy="419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6025" cy="4231219"/>
                          </a:xfrm>
                          <a:prstGeom prst="rect">
                            <a:avLst/>
                          </a:prstGeom>
                        </pic:spPr>
                      </pic:pic>
                    </a:graphicData>
                  </a:graphic>
                </wp:inline>
              </w:drawing>
            </w:r>
          </w:p>
        </w:tc>
      </w:tr>
    </w:tbl>
    <w:p w14:paraId="0C1D89D2" w14:textId="77777777" w:rsidR="008A5AB9" w:rsidRPr="008A5AB9" w:rsidRDefault="008A5AB9">
      <w:pPr>
        <w:ind w:left="720"/>
        <w:rPr>
          <w:ins w:id="303" w:author="Beth Quinlan" w:date="2018-04-06T16:10:00Z"/>
          <w:rFonts w:cs="Times New Roman"/>
        </w:rPr>
        <w:pPrChange w:id="304" w:author="Beth Quinlan" w:date="2018-04-06T16:10:00Z">
          <w:pPr>
            <w:pStyle w:val="ListParagraph"/>
            <w:numPr>
              <w:numId w:val="14"/>
            </w:numPr>
            <w:ind w:left="1080" w:hanging="360"/>
          </w:pPr>
        </w:pPrChange>
      </w:pPr>
    </w:p>
    <w:p w14:paraId="04B42919" w14:textId="21B0FB58" w:rsidR="008A5AB9" w:rsidRPr="008A5AB9" w:rsidRDefault="008A5AB9" w:rsidP="008A5AB9">
      <w:pPr>
        <w:pStyle w:val="ListParagraph"/>
        <w:numPr>
          <w:ilvl w:val="0"/>
          <w:numId w:val="14"/>
        </w:numPr>
        <w:spacing w:before="0" w:line="240" w:lineRule="auto"/>
        <w:rPr>
          <w:ins w:id="305" w:author="Beth Quinlan" w:date="2018-04-06T16:10:00Z"/>
          <w:rFonts w:cs="Times New Roman"/>
        </w:rPr>
      </w:pPr>
      <w:ins w:id="306" w:author="Beth Quinlan" w:date="2018-04-06T16:10:00Z">
        <w:r w:rsidRPr="008A5AB9">
          <w:rPr>
            <w:rFonts w:cs="Times New Roman"/>
          </w:rPr>
          <w:t xml:space="preserve">Select the </w:t>
        </w:r>
        <w:r w:rsidRPr="008A5AB9">
          <w:rPr>
            <w:rFonts w:cs="Times New Roman"/>
            <w:b/>
          </w:rPr>
          <w:t>OK</w:t>
        </w:r>
        <w:r w:rsidRPr="008A5AB9">
          <w:rPr>
            <w:rFonts w:cs="Times New Roman"/>
          </w:rPr>
          <w:t xml:space="preserve"> button</w:t>
        </w:r>
        <w:r>
          <w:rPr>
            <w:rFonts w:cs="Times New Roman"/>
          </w:rPr>
          <w:t>.</w:t>
        </w:r>
      </w:ins>
    </w:p>
    <w:p w14:paraId="74676A47" w14:textId="4AF23ED3" w:rsidR="00F9776B" w:rsidRDefault="00F9776B" w:rsidP="008A787D">
      <w:pPr>
        <w:pStyle w:val="ListParagraph"/>
        <w:numPr>
          <w:ilvl w:val="0"/>
          <w:numId w:val="14"/>
        </w:numPr>
        <w:contextualSpacing w:val="0"/>
        <w:rPr>
          <w:rFonts w:cs="Times New Roman"/>
        </w:rPr>
      </w:pPr>
      <w:r>
        <w:rPr>
          <w:rFonts w:cs="Times New Roman"/>
        </w:rPr>
        <w:t xml:space="preserve">Select the </w:t>
      </w:r>
      <w:r w:rsidRPr="00F9776B">
        <w:rPr>
          <w:rFonts w:cs="Times New Roman"/>
          <w:b/>
        </w:rPr>
        <w:t>OK</w:t>
      </w:r>
      <w:r>
        <w:rPr>
          <w:rFonts w:cs="Times New Roman"/>
        </w:rPr>
        <w:t xml:space="preserve"> button on the </w:t>
      </w:r>
      <w:ins w:id="307" w:author="Beth Quinlan" w:date="2018-04-06T14:24:00Z">
        <w:r w:rsidR="00221483" w:rsidRPr="00221483">
          <w:rPr>
            <w:rFonts w:cs="Times New Roman"/>
            <w:b/>
            <w:rPrChange w:id="308" w:author="Beth Quinlan" w:date="2018-04-06T14:24:00Z">
              <w:rPr>
                <w:rFonts w:cs="Times New Roman"/>
              </w:rPr>
            </w:rPrChange>
          </w:rPr>
          <w:t>S</w:t>
        </w:r>
      </w:ins>
      <w:del w:id="309" w:author="Beth Quinlan" w:date="2018-04-06T14:24:00Z">
        <w:r w:rsidRPr="00221483" w:rsidDel="00221483">
          <w:rPr>
            <w:rFonts w:cs="Times New Roman"/>
            <w:b/>
            <w:rPrChange w:id="310" w:author="Beth Quinlan" w:date="2018-04-06T14:24:00Z">
              <w:rPr>
                <w:rFonts w:cs="Times New Roman"/>
              </w:rPr>
            </w:rPrChange>
          </w:rPr>
          <w:delText>s</w:delText>
        </w:r>
      </w:del>
      <w:r w:rsidRPr="00221483">
        <w:rPr>
          <w:rFonts w:cs="Times New Roman"/>
          <w:b/>
          <w:rPrChange w:id="311" w:author="Beth Quinlan" w:date="2018-04-06T14:24:00Z">
            <w:rPr>
              <w:rFonts w:cs="Times New Roman"/>
            </w:rPr>
          </w:rPrChange>
        </w:rPr>
        <w:t>ummary</w:t>
      </w:r>
      <w:r>
        <w:rPr>
          <w:rFonts w:cs="Times New Roman"/>
        </w:rPr>
        <w:t xml:space="preserve"> page.</w:t>
      </w:r>
    </w:p>
    <w:p w14:paraId="49DADFA0" w14:textId="3BE4FA62" w:rsidR="005841CB" w:rsidRPr="00203E73" w:rsidRDefault="00421A8E" w:rsidP="008A787D">
      <w:pPr>
        <w:pStyle w:val="ListParagraph"/>
        <w:numPr>
          <w:ilvl w:val="0"/>
          <w:numId w:val="14"/>
        </w:numPr>
        <w:contextualSpacing w:val="0"/>
        <w:rPr>
          <w:rFonts w:cs="Times New Roman"/>
        </w:rPr>
      </w:pPr>
      <w:r>
        <w:rPr>
          <w:rFonts w:cs="Times New Roman"/>
        </w:rPr>
        <w:t xml:space="preserve">Because you selected the bidirectional option </w:t>
      </w:r>
      <w:del w:id="312" w:author="Beth Quinlan" w:date="2018-04-06T14:25:00Z">
        <w:r w:rsidDel="00221483">
          <w:rPr>
            <w:rFonts w:cs="Times New Roman"/>
          </w:rPr>
          <w:delText xml:space="preserve">in </w:delText>
        </w:r>
      </w:del>
      <w:r>
        <w:rPr>
          <w:rFonts w:cs="Times New Roman"/>
        </w:rPr>
        <w:t xml:space="preserve">on the </w:t>
      </w:r>
      <w:r w:rsidRPr="00221483">
        <w:rPr>
          <w:rFonts w:cs="Times New Roman"/>
          <w:b/>
          <w:rPrChange w:id="313" w:author="Beth Quinlan" w:date="2018-04-06T14:25:00Z">
            <w:rPr>
              <w:rFonts w:cs="Times New Roman"/>
            </w:rPr>
          </w:rPrChange>
        </w:rPr>
        <w:t>Settings</w:t>
      </w:r>
      <w:r>
        <w:rPr>
          <w:rFonts w:cs="Times New Roman"/>
        </w:rPr>
        <w:t xml:space="preserve"> blade (above), you do not need to setup a connection in </w:t>
      </w:r>
      <w:proofErr w:type="spellStart"/>
      <w:r w:rsidRPr="00421A8E">
        <w:rPr>
          <w:rFonts w:cs="Times New Roman"/>
          <w:i/>
        </w:rPr>
        <w:t>rgCentral</w:t>
      </w:r>
      <w:proofErr w:type="spellEnd"/>
      <w:r w:rsidR="008A787D">
        <w:rPr>
          <w:rFonts w:cs="Times New Roman"/>
        </w:rPr>
        <w:t>.</w:t>
      </w:r>
    </w:p>
    <w:p w14:paraId="1FD0F84F" w14:textId="2309D8E1" w:rsidR="009D7D5F" w:rsidRDefault="008A787D" w:rsidP="00201ECF">
      <w:pPr>
        <w:ind w:left="720" w:hanging="360"/>
        <w:rPr>
          <w:rFonts w:eastAsia="Times New Roman" w:cs="Times New Roman"/>
          <w:b/>
          <w:color w:val="000000" w:themeColor="text1"/>
          <w:sz w:val="28"/>
          <w:szCs w:val="36"/>
          <w:lang w:val="en"/>
        </w:rPr>
      </w:pPr>
      <w:r>
        <w:br w:type="page"/>
      </w:r>
    </w:p>
    <w:p w14:paraId="4154E4A0" w14:textId="4368EDEC" w:rsidR="006B31BD" w:rsidRPr="00C80421" w:rsidRDefault="006B31BD" w:rsidP="006B31BD">
      <w:pPr>
        <w:pStyle w:val="Heading2"/>
        <w:rPr>
          <w:lang w:val="en"/>
        </w:rPr>
      </w:pPr>
      <w:bookmarkStart w:id="314" w:name="_Toc510792086"/>
      <w:r>
        <w:rPr>
          <w:lang w:val="en"/>
        </w:rPr>
        <w:lastRenderedPageBreak/>
        <w:t xml:space="preserve">Task </w:t>
      </w:r>
      <w:r w:rsidR="00751876">
        <w:rPr>
          <w:lang w:val="en"/>
        </w:rPr>
        <w:t>5</w:t>
      </w:r>
      <w:r>
        <w:rPr>
          <w:lang w:val="en"/>
        </w:rPr>
        <w:t xml:space="preserve"> – </w:t>
      </w:r>
      <w:r w:rsidR="00751876">
        <w:rPr>
          <w:lang w:val="en"/>
        </w:rPr>
        <w:t xml:space="preserve">Confirm </w:t>
      </w:r>
      <w:r w:rsidR="00B9119A">
        <w:rPr>
          <w:lang w:val="en"/>
        </w:rPr>
        <w:t xml:space="preserve">the </w:t>
      </w:r>
      <w:r w:rsidR="00751876">
        <w:rPr>
          <w:lang w:val="en"/>
        </w:rPr>
        <w:t>connection between</w:t>
      </w:r>
      <w:r w:rsidR="00B9119A">
        <w:rPr>
          <w:lang w:val="en"/>
        </w:rPr>
        <w:t xml:space="preserve"> the</w:t>
      </w:r>
      <w:r w:rsidR="00751876">
        <w:rPr>
          <w:lang w:val="en"/>
        </w:rPr>
        <w:t xml:space="preserve"> virtual networks</w:t>
      </w:r>
      <w:bookmarkEnd w:id="314"/>
    </w:p>
    <w:p w14:paraId="75288352" w14:textId="6B48F134" w:rsidR="006B31BD" w:rsidRPr="006B31BD" w:rsidRDefault="00751876" w:rsidP="006B31BD">
      <w:pPr>
        <w:rPr>
          <w:rFonts w:cs="Times New Roman"/>
        </w:rPr>
      </w:pPr>
      <w:r>
        <w:rPr>
          <w:rFonts w:cs="Times New Roman"/>
        </w:rPr>
        <w:t>There are multiple ways to confirm connectivity between virtual networks, such as putting virtual machines in the networks and pinging machines in other networks, but</w:t>
      </w:r>
      <w:r w:rsidR="00DB00B9">
        <w:rPr>
          <w:rFonts w:cs="Times New Roman"/>
        </w:rPr>
        <w:t xml:space="preserve"> the</w:t>
      </w:r>
      <w:r>
        <w:rPr>
          <w:rFonts w:cs="Times New Roman"/>
        </w:rPr>
        <w:t xml:space="preserve"> faste</w:t>
      </w:r>
      <w:r w:rsidR="00DB00B9">
        <w:rPr>
          <w:rFonts w:cs="Times New Roman"/>
        </w:rPr>
        <w:t xml:space="preserve">st </w:t>
      </w:r>
      <w:r>
        <w:rPr>
          <w:rFonts w:cs="Times New Roman"/>
        </w:rPr>
        <w:t>way is to use PowerShell for the confirmation.</w:t>
      </w:r>
    </w:p>
    <w:p w14:paraId="7A23F887" w14:textId="77777777" w:rsidR="00751876" w:rsidRDefault="00751876" w:rsidP="009C599B">
      <w:pPr>
        <w:pStyle w:val="ListParagraph"/>
        <w:numPr>
          <w:ilvl w:val="0"/>
          <w:numId w:val="3"/>
        </w:numPr>
        <w:contextualSpacing w:val="0"/>
        <w:rPr>
          <w:lang w:val="en"/>
        </w:rPr>
      </w:pPr>
      <w:r>
        <w:rPr>
          <w:lang w:val="en"/>
        </w:rPr>
        <w:t xml:space="preserve">Open </w:t>
      </w:r>
      <w:r w:rsidRPr="002914C5">
        <w:rPr>
          <w:b/>
          <w:lang w:val="en"/>
          <w:rPrChange w:id="315" w:author="Beth Quinlan" w:date="2018-04-11T14:19:00Z">
            <w:rPr>
              <w:lang w:val="en"/>
            </w:rPr>
          </w:rPrChange>
        </w:rPr>
        <w:t>PowerShell ISE</w:t>
      </w:r>
      <w:r>
        <w:rPr>
          <w:lang w:val="en"/>
        </w:rPr>
        <w:t xml:space="preserve"> as an Administrator.</w:t>
      </w:r>
    </w:p>
    <w:p w14:paraId="059FCB25" w14:textId="77777777" w:rsidR="00221483" w:rsidRDefault="00751876" w:rsidP="009C599B">
      <w:pPr>
        <w:pStyle w:val="ListParagraph"/>
        <w:numPr>
          <w:ilvl w:val="0"/>
          <w:numId w:val="3"/>
        </w:numPr>
        <w:contextualSpacing w:val="0"/>
        <w:rPr>
          <w:ins w:id="316" w:author="Beth Quinlan" w:date="2018-04-06T14:26:00Z"/>
          <w:lang w:val="en"/>
        </w:rPr>
      </w:pPr>
      <w:r>
        <w:rPr>
          <w:lang w:val="en"/>
        </w:rPr>
        <w:t xml:space="preserve">In the </w:t>
      </w:r>
      <w:r w:rsidRPr="002914C5">
        <w:rPr>
          <w:i/>
          <w:lang w:val="en"/>
          <w:rPrChange w:id="317" w:author="Beth Quinlan" w:date="2018-04-11T14:20:00Z">
            <w:rPr>
              <w:lang w:val="en"/>
            </w:rPr>
          </w:rPrChange>
        </w:rPr>
        <w:t>PowerShell command prompt</w:t>
      </w:r>
      <w:r>
        <w:rPr>
          <w:lang w:val="en"/>
        </w:rPr>
        <w:t xml:space="preserve">, type in </w:t>
      </w:r>
      <w:r w:rsidRPr="00751876">
        <w:rPr>
          <w:b/>
          <w:lang w:val="en"/>
        </w:rPr>
        <w:t>Login-</w:t>
      </w:r>
      <w:proofErr w:type="spellStart"/>
      <w:r w:rsidRPr="00751876">
        <w:rPr>
          <w:b/>
          <w:lang w:val="en"/>
        </w:rPr>
        <w:t>AzureRMAccount</w:t>
      </w:r>
      <w:proofErr w:type="spellEnd"/>
      <w:ins w:id="318" w:author="Beth Quinlan" w:date="2018-04-06T14:26:00Z">
        <w:r w:rsidR="00221483">
          <w:rPr>
            <w:lang w:val="en"/>
          </w:rPr>
          <w:t xml:space="preserve">, press Enter, </w:t>
        </w:r>
      </w:ins>
      <w:del w:id="319" w:author="Beth Quinlan" w:date="2018-04-06T14:26:00Z">
        <w:r w:rsidDel="00221483">
          <w:rPr>
            <w:lang w:val="en"/>
          </w:rPr>
          <w:delText xml:space="preserve"> </w:delText>
        </w:r>
      </w:del>
      <w:r>
        <w:rPr>
          <w:lang w:val="en"/>
        </w:rPr>
        <w:t xml:space="preserve">and log in to your subscription. </w:t>
      </w:r>
    </w:p>
    <w:p w14:paraId="5D6178BA" w14:textId="6CBF6558" w:rsidR="00751876" w:rsidRPr="00B2096B" w:rsidRDefault="00751876">
      <w:pPr>
        <w:ind w:left="720"/>
        <w:rPr>
          <w:lang w:val="en"/>
        </w:rPr>
        <w:pPrChange w:id="320" w:author="Beth Quinlan" w:date="2018-04-06T14:26:00Z">
          <w:pPr>
            <w:pStyle w:val="ListParagraph"/>
            <w:numPr>
              <w:numId w:val="3"/>
            </w:numPr>
            <w:ind w:left="720" w:hanging="360"/>
            <w:contextualSpacing w:val="0"/>
          </w:pPr>
        </w:pPrChange>
      </w:pPr>
      <w:r w:rsidRPr="00771995">
        <w:rPr>
          <w:lang w:val="en"/>
        </w:rPr>
        <w:t xml:space="preserve">NOTE: If you have multiple subscriptions, you will need to use </w:t>
      </w:r>
      <w:r w:rsidRPr="00221483">
        <w:rPr>
          <w:b/>
          <w:lang w:val="en"/>
          <w:rPrChange w:id="321" w:author="Beth Quinlan" w:date="2018-04-06T14:26:00Z">
            <w:rPr>
              <w:lang w:val="en"/>
            </w:rPr>
          </w:rPrChange>
        </w:rPr>
        <w:t>Select-</w:t>
      </w:r>
      <w:proofErr w:type="spellStart"/>
      <w:r w:rsidRPr="00221483">
        <w:rPr>
          <w:b/>
          <w:lang w:val="en"/>
          <w:rPrChange w:id="322" w:author="Beth Quinlan" w:date="2018-04-06T14:26:00Z">
            <w:rPr>
              <w:lang w:val="en"/>
            </w:rPr>
          </w:rPrChange>
        </w:rPr>
        <w:t>AzureRMSubscription</w:t>
      </w:r>
      <w:proofErr w:type="spellEnd"/>
      <w:r w:rsidRPr="00771995">
        <w:rPr>
          <w:lang w:val="en"/>
        </w:rPr>
        <w:t xml:space="preserve"> in order to select the correct subscription for usage in the PowerShell window.</w:t>
      </w:r>
    </w:p>
    <w:p w14:paraId="7789602D" w14:textId="021AC74E" w:rsidR="00C97028" w:rsidRDefault="00C97028" w:rsidP="009C599B">
      <w:pPr>
        <w:pStyle w:val="ListParagraph"/>
        <w:numPr>
          <w:ilvl w:val="0"/>
          <w:numId w:val="3"/>
        </w:numPr>
        <w:contextualSpacing w:val="0"/>
        <w:rPr>
          <w:lang w:val="en"/>
        </w:rPr>
      </w:pPr>
      <w:r>
        <w:rPr>
          <w:lang w:val="en"/>
        </w:rPr>
        <w:t xml:space="preserve">To confirm the </w:t>
      </w:r>
      <w:proofErr w:type="spellStart"/>
      <w:r w:rsidRPr="009C599B">
        <w:rPr>
          <w:i/>
          <w:lang w:val="en"/>
        </w:rPr>
        <w:t>rgEast</w:t>
      </w:r>
      <w:proofErr w:type="spellEnd"/>
      <w:r>
        <w:rPr>
          <w:lang w:val="en"/>
        </w:rPr>
        <w:t xml:space="preserve"> connection to the </w:t>
      </w:r>
      <w:proofErr w:type="spellStart"/>
      <w:r w:rsidRPr="009C599B">
        <w:rPr>
          <w:i/>
          <w:lang w:val="en"/>
        </w:rPr>
        <w:t>rgCentral</w:t>
      </w:r>
      <w:proofErr w:type="spellEnd"/>
      <w:r>
        <w:rPr>
          <w:lang w:val="en"/>
        </w:rPr>
        <w:t>, type in the following</w:t>
      </w:r>
      <w:ins w:id="323" w:author="Beth Quinlan" w:date="2018-04-06T14:28:00Z">
        <w:r w:rsidR="00221483">
          <w:rPr>
            <w:lang w:val="en"/>
          </w:rPr>
          <w:t xml:space="preserve"> command.  If you have used different</w:t>
        </w:r>
      </w:ins>
      <w:ins w:id="324" w:author="Beth Quinlan" w:date="2018-04-06T14:29:00Z">
        <w:r w:rsidR="00221483">
          <w:rPr>
            <w:lang w:val="en"/>
          </w:rPr>
          <w:t xml:space="preserve"> naming conventions from the suggested ones, modify the command before running it.</w:t>
        </w:r>
      </w:ins>
      <w:r>
        <w:rPr>
          <w:lang w:val="en"/>
        </w:rPr>
        <w:t xml:space="preserve"> </w:t>
      </w:r>
      <w:del w:id="325" w:author="Beth Quinlan" w:date="2018-04-06T14:29:00Z">
        <w:r w:rsidDel="00221483">
          <w:rPr>
            <w:lang w:val="en"/>
          </w:rPr>
          <w:delText>(y</w:delText>
        </w:r>
      </w:del>
      <w:ins w:id="326" w:author="Beth Quinlan" w:date="2018-04-06T14:29:00Z">
        <w:r w:rsidR="00221483">
          <w:rPr>
            <w:lang w:val="en"/>
          </w:rPr>
          <w:t>When</w:t>
        </w:r>
      </w:ins>
      <w:del w:id="327" w:author="Beth Quinlan" w:date="2018-04-06T14:29:00Z">
        <w:r w:rsidDel="00221483">
          <w:rPr>
            <w:lang w:val="en"/>
          </w:rPr>
          <w:delText>ou will be</w:delText>
        </w:r>
      </w:del>
      <w:r>
        <w:rPr>
          <w:lang w:val="en"/>
        </w:rPr>
        <w:t xml:space="preserve"> prompted to confirm the action, select </w:t>
      </w:r>
      <w:r w:rsidRPr="00221483">
        <w:rPr>
          <w:b/>
          <w:lang w:val="en"/>
          <w:rPrChange w:id="328" w:author="Beth Quinlan" w:date="2018-04-06T14:29:00Z">
            <w:rPr>
              <w:lang w:val="en"/>
            </w:rPr>
          </w:rPrChange>
        </w:rPr>
        <w:t>Yes to All</w:t>
      </w:r>
      <w:del w:id="329" w:author="Beth Quinlan" w:date="2018-04-06T14:29:00Z">
        <w:r w:rsidDel="00221483">
          <w:rPr>
            <w:lang w:val="en"/>
          </w:rPr>
          <w:delText>)</w:delText>
        </w:r>
      </w:del>
      <w:r>
        <w:rPr>
          <w:lang w:val="en"/>
        </w:rPr>
        <w:t>:</w:t>
      </w:r>
      <w:r>
        <w:rPr>
          <w:lang w:val="en"/>
        </w:rPr>
        <w:br/>
      </w:r>
    </w:p>
    <w:p w14:paraId="6B57D8CF" w14:textId="132A8547" w:rsidR="00C6767D" w:rsidRPr="00C6767D" w:rsidRDefault="00C6767D" w:rsidP="00C6767D">
      <w:pPr>
        <w:shd w:val="clear" w:color="auto" w:fill="FFFFFF"/>
        <w:autoSpaceDE w:val="0"/>
        <w:autoSpaceDN w:val="0"/>
        <w:adjustRightInd w:val="0"/>
        <w:spacing w:before="0" w:line="240" w:lineRule="auto"/>
        <w:rPr>
          <w:rFonts w:ascii="Lucida Console" w:hAnsi="Lucida Console" w:cs="Lucida Console"/>
          <w:sz w:val="18"/>
          <w:szCs w:val="18"/>
        </w:rPr>
      </w:pPr>
    </w:p>
    <w:p w14:paraId="7F6DAAC6" w14:textId="319897AD" w:rsidR="00C6767D" w:rsidRPr="00C6767D" w:rsidRDefault="00C6767D" w:rsidP="00C6767D">
      <w:pPr>
        <w:shd w:val="clear" w:color="auto" w:fill="FFFFFF"/>
        <w:autoSpaceDE w:val="0"/>
        <w:autoSpaceDN w:val="0"/>
        <w:adjustRightInd w:val="0"/>
        <w:spacing w:before="0" w:line="240" w:lineRule="auto"/>
        <w:ind w:left="720"/>
        <w:rPr>
          <w:rFonts w:ascii="Lucida Console" w:hAnsi="Lucida Console" w:cs="Lucida Console"/>
          <w:color w:val="8A2BE2"/>
          <w:sz w:val="18"/>
          <w:szCs w:val="18"/>
          <w:lang w:val="en-GB"/>
        </w:rPr>
      </w:pPr>
      <w:r w:rsidRPr="00C6767D">
        <w:rPr>
          <w:rFonts w:ascii="Lucida Console" w:hAnsi="Lucida Console" w:cs="Lucida Console"/>
          <w:color w:val="0000FF"/>
          <w:sz w:val="18"/>
          <w:szCs w:val="18"/>
          <w:lang w:val="en-GB"/>
        </w:rPr>
        <w:t>Get-</w:t>
      </w:r>
      <w:proofErr w:type="spellStart"/>
      <w:r w:rsidRPr="00C6767D">
        <w:rPr>
          <w:rFonts w:ascii="Lucida Console" w:hAnsi="Lucida Console" w:cs="Lucida Console"/>
          <w:color w:val="0000FF"/>
          <w:sz w:val="18"/>
          <w:szCs w:val="18"/>
          <w:lang w:val="en-GB"/>
        </w:rPr>
        <w:t>AzureRmVirtualNetworkGatewayConnection</w:t>
      </w:r>
      <w:proofErr w:type="spellEnd"/>
      <w:r w:rsidRPr="00C6767D">
        <w:rPr>
          <w:rFonts w:ascii="Lucida Console" w:hAnsi="Lucida Console" w:cs="Lucida Console"/>
          <w:sz w:val="18"/>
          <w:szCs w:val="18"/>
          <w:lang w:val="en-GB"/>
        </w:rPr>
        <w:t xml:space="preserve"> </w:t>
      </w:r>
      <w:r w:rsidRPr="00C6767D">
        <w:rPr>
          <w:rFonts w:ascii="Lucida Console" w:hAnsi="Lucida Console" w:cs="Lucida Console"/>
          <w:color w:val="000080"/>
          <w:sz w:val="18"/>
          <w:szCs w:val="18"/>
          <w:lang w:val="en-GB"/>
        </w:rPr>
        <w:t>-name</w:t>
      </w:r>
      <w:r w:rsidRPr="00C6767D">
        <w:rPr>
          <w:rFonts w:ascii="Lucida Console" w:hAnsi="Lucida Console" w:cs="Lucida Console"/>
          <w:sz w:val="18"/>
          <w:szCs w:val="18"/>
          <w:lang w:val="en-GB"/>
        </w:rPr>
        <w:t xml:space="preserve"> </w:t>
      </w:r>
      <w:proofErr w:type="spellStart"/>
      <w:r w:rsidRPr="00C6767D">
        <w:rPr>
          <w:rFonts w:ascii="Lucida Console" w:hAnsi="Lucida Console" w:cs="Lucida Console"/>
          <w:color w:val="8A2BE2"/>
          <w:sz w:val="18"/>
          <w:szCs w:val="18"/>
          <w:lang w:val="en-GB"/>
        </w:rPr>
        <w:t>vnetgwEast</w:t>
      </w:r>
      <w:proofErr w:type="spellEnd"/>
      <w:r w:rsidRPr="00C6767D">
        <w:rPr>
          <w:rFonts w:ascii="Lucida Console" w:hAnsi="Lucida Console" w:cs="Lucida Console"/>
          <w:color w:val="8A2BE2"/>
          <w:sz w:val="18"/>
          <w:szCs w:val="18"/>
          <w:lang w:val="en-GB"/>
        </w:rPr>
        <w:t>-to-</w:t>
      </w:r>
      <w:proofErr w:type="spellStart"/>
      <w:r w:rsidRPr="00C6767D">
        <w:rPr>
          <w:rFonts w:ascii="Lucida Console" w:hAnsi="Lucida Console" w:cs="Lucida Console"/>
          <w:color w:val="8A2BE2"/>
          <w:sz w:val="18"/>
          <w:szCs w:val="18"/>
          <w:lang w:val="en-GB"/>
        </w:rPr>
        <w:t>vnetgwCentral</w:t>
      </w:r>
      <w:proofErr w:type="spellEnd"/>
      <w:r w:rsidRPr="00C6767D">
        <w:rPr>
          <w:rFonts w:ascii="Lucida Console" w:hAnsi="Lucida Console" w:cs="Lucida Console"/>
          <w:sz w:val="18"/>
          <w:szCs w:val="18"/>
          <w:lang w:val="en-GB"/>
        </w:rPr>
        <w:t xml:space="preserve"> </w:t>
      </w:r>
      <w:r w:rsidRPr="00C6767D">
        <w:rPr>
          <w:rFonts w:ascii="Lucida Console" w:hAnsi="Lucida Console" w:cs="Lucida Console"/>
          <w:color w:val="000080"/>
          <w:sz w:val="18"/>
          <w:szCs w:val="18"/>
          <w:lang w:val="en-GB"/>
        </w:rPr>
        <w:t>-</w:t>
      </w:r>
      <w:proofErr w:type="spellStart"/>
      <w:r w:rsidRPr="00C6767D">
        <w:rPr>
          <w:rFonts w:ascii="Lucida Console" w:hAnsi="Lucida Console" w:cs="Lucida Console"/>
          <w:color w:val="000080"/>
          <w:sz w:val="18"/>
          <w:szCs w:val="18"/>
          <w:lang w:val="en-GB"/>
        </w:rPr>
        <w:t>ResourceGroupName</w:t>
      </w:r>
      <w:proofErr w:type="spellEnd"/>
      <w:r w:rsidRPr="00C6767D">
        <w:rPr>
          <w:rFonts w:ascii="Lucida Console" w:hAnsi="Lucida Console" w:cs="Lucida Console"/>
          <w:sz w:val="18"/>
          <w:szCs w:val="18"/>
          <w:lang w:val="en-GB"/>
        </w:rPr>
        <w:t xml:space="preserve"> </w:t>
      </w:r>
      <w:proofErr w:type="spellStart"/>
      <w:r w:rsidRPr="00C6767D">
        <w:rPr>
          <w:rFonts w:ascii="Lucida Console" w:hAnsi="Lucida Console" w:cs="Lucida Console"/>
          <w:color w:val="8A2BE2"/>
          <w:sz w:val="18"/>
          <w:szCs w:val="18"/>
          <w:lang w:val="en-GB"/>
        </w:rPr>
        <w:t>rgEast</w:t>
      </w:r>
      <w:proofErr w:type="spellEnd"/>
      <w:r w:rsidRPr="00C6767D">
        <w:rPr>
          <w:rFonts w:ascii="Lucida Console" w:hAnsi="Lucida Console" w:cs="Lucida Console"/>
          <w:sz w:val="18"/>
          <w:szCs w:val="18"/>
          <w:lang w:val="en-GB"/>
        </w:rPr>
        <w:t xml:space="preserve"> </w:t>
      </w:r>
      <w:r w:rsidRPr="00C6767D">
        <w:rPr>
          <w:rFonts w:ascii="Lucida Console" w:hAnsi="Lucida Console" w:cs="Lucida Console"/>
          <w:color w:val="A9A9A9"/>
          <w:sz w:val="18"/>
          <w:szCs w:val="18"/>
          <w:lang w:val="en-GB"/>
        </w:rPr>
        <w:t>|</w:t>
      </w:r>
      <w:r w:rsidRPr="00C6767D">
        <w:rPr>
          <w:rFonts w:ascii="Lucida Console" w:hAnsi="Lucida Console" w:cs="Lucida Console"/>
          <w:sz w:val="18"/>
          <w:szCs w:val="18"/>
          <w:lang w:val="en-GB"/>
        </w:rPr>
        <w:t xml:space="preserve"> </w:t>
      </w:r>
      <w:proofErr w:type="spellStart"/>
      <w:r w:rsidRPr="00C6767D">
        <w:rPr>
          <w:rFonts w:ascii="Lucida Console" w:hAnsi="Lucida Console" w:cs="Lucida Console"/>
          <w:color w:val="0000FF"/>
          <w:sz w:val="18"/>
          <w:szCs w:val="18"/>
          <w:lang w:val="en-GB"/>
        </w:rPr>
        <w:t>fl</w:t>
      </w:r>
      <w:proofErr w:type="spellEnd"/>
      <w:r w:rsidRPr="00C6767D">
        <w:rPr>
          <w:rFonts w:ascii="Lucida Console" w:hAnsi="Lucida Console" w:cs="Lucida Console"/>
          <w:sz w:val="18"/>
          <w:szCs w:val="18"/>
          <w:lang w:val="en-GB"/>
        </w:rPr>
        <w:t xml:space="preserve"> </w:t>
      </w:r>
      <w:r w:rsidRPr="00C6767D">
        <w:rPr>
          <w:rFonts w:ascii="Lucida Console" w:hAnsi="Lucida Console" w:cs="Lucida Console"/>
          <w:color w:val="8A2BE2"/>
          <w:sz w:val="18"/>
          <w:szCs w:val="18"/>
          <w:lang w:val="en-GB"/>
        </w:rPr>
        <w:t>Name</w:t>
      </w:r>
      <w:r w:rsidRPr="00C6767D">
        <w:rPr>
          <w:rFonts w:ascii="Lucida Console" w:hAnsi="Lucida Console" w:cs="Lucida Console"/>
          <w:color w:val="A9A9A9"/>
          <w:sz w:val="18"/>
          <w:szCs w:val="18"/>
          <w:lang w:val="en-GB"/>
        </w:rPr>
        <w:t>,</w:t>
      </w:r>
      <w:r w:rsidRPr="00C6767D">
        <w:rPr>
          <w:rFonts w:ascii="Lucida Console" w:hAnsi="Lucida Console" w:cs="Lucida Console"/>
          <w:sz w:val="18"/>
          <w:szCs w:val="18"/>
          <w:lang w:val="en-GB"/>
        </w:rPr>
        <w:t xml:space="preserve"> </w:t>
      </w:r>
      <w:proofErr w:type="spellStart"/>
      <w:r w:rsidRPr="00C6767D">
        <w:rPr>
          <w:rFonts w:ascii="Lucida Console" w:hAnsi="Lucida Console" w:cs="Lucida Console"/>
          <w:color w:val="8A2BE2"/>
          <w:sz w:val="18"/>
          <w:szCs w:val="18"/>
          <w:lang w:val="en-GB"/>
        </w:rPr>
        <w:t>ConnectionStatus</w:t>
      </w:r>
      <w:proofErr w:type="spellEnd"/>
      <w:r w:rsidRPr="00C6767D">
        <w:rPr>
          <w:rFonts w:ascii="Lucida Console" w:hAnsi="Lucida Console" w:cs="Lucida Console"/>
          <w:color w:val="A9A9A9"/>
          <w:sz w:val="18"/>
          <w:szCs w:val="18"/>
          <w:lang w:val="en-GB"/>
        </w:rPr>
        <w:t>,</w:t>
      </w:r>
      <w:r w:rsidRPr="00C6767D">
        <w:rPr>
          <w:rFonts w:ascii="Lucida Console" w:hAnsi="Lucida Console" w:cs="Lucida Console"/>
          <w:sz w:val="18"/>
          <w:szCs w:val="18"/>
          <w:lang w:val="en-GB"/>
        </w:rPr>
        <w:t xml:space="preserve"> </w:t>
      </w:r>
      <w:proofErr w:type="spellStart"/>
      <w:r w:rsidR="00CC1251">
        <w:rPr>
          <w:rFonts w:ascii="Lucida Console" w:hAnsi="Lucida Console" w:cs="Lucida Console"/>
          <w:color w:val="8A2BE2"/>
          <w:sz w:val="18"/>
          <w:szCs w:val="18"/>
          <w:lang w:val="en-GB"/>
        </w:rPr>
        <w:t>Ing</w:t>
      </w:r>
      <w:r w:rsidRPr="00C6767D">
        <w:rPr>
          <w:rFonts w:ascii="Lucida Console" w:hAnsi="Lucida Console" w:cs="Lucida Console"/>
          <w:color w:val="8A2BE2"/>
          <w:sz w:val="18"/>
          <w:szCs w:val="18"/>
          <w:lang w:val="en-GB"/>
        </w:rPr>
        <w:t>ressBytesTransferred</w:t>
      </w:r>
      <w:proofErr w:type="spellEnd"/>
      <w:r w:rsidRPr="00C6767D">
        <w:rPr>
          <w:rFonts w:ascii="Lucida Console" w:hAnsi="Lucida Console" w:cs="Lucida Console"/>
          <w:color w:val="A9A9A9"/>
          <w:sz w:val="18"/>
          <w:szCs w:val="18"/>
          <w:lang w:val="en-GB"/>
        </w:rPr>
        <w:t>,</w:t>
      </w:r>
      <w:r w:rsidRPr="00C6767D">
        <w:rPr>
          <w:rFonts w:ascii="Lucida Console" w:hAnsi="Lucida Console" w:cs="Lucida Console"/>
          <w:sz w:val="18"/>
          <w:szCs w:val="18"/>
          <w:lang w:val="en-GB"/>
        </w:rPr>
        <w:t xml:space="preserve"> </w:t>
      </w:r>
      <w:proofErr w:type="spellStart"/>
      <w:r w:rsidR="00CC1251">
        <w:rPr>
          <w:rFonts w:ascii="Lucida Console" w:hAnsi="Lucida Console" w:cs="Lucida Console"/>
          <w:color w:val="8A2BE2"/>
          <w:sz w:val="18"/>
          <w:szCs w:val="18"/>
          <w:lang w:val="en-GB"/>
        </w:rPr>
        <w:t>E</w:t>
      </w:r>
      <w:r>
        <w:rPr>
          <w:rFonts w:ascii="Lucida Console" w:hAnsi="Lucida Console" w:cs="Lucida Console"/>
          <w:color w:val="8A2BE2"/>
          <w:sz w:val="18"/>
          <w:szCs w:val="18"/>
          <w:lang w:val="en-GB"/>
        </w:rPr>
        <w:t>gressBytesTransferred</w:t>
      </w:r>
      <w:proofErr w:type="spellEnd"/>
    </w:p>
    <w:p w14:paraId="63B957ED" w14:textId="68A70AD7" w:rsidR="00C97028" w:rsidRPr="00C97028" w:rsidRDefault="00C97028" w:rsidP="00C97028">
      <w:pPr>
        <w:pStyle w:val="ListParagraph"/>
        <w:shd w:val="clear" w:color="auto" w:fill="FFFFFF"/>
        <w:autoSpaceDE w:val="0"/>
        <w:autoSpaceDN w:val="0"/>
        <w:adjustRightInd w:val="0"/>
        <w:spacing w:before="0" w:line="240" w:lineRule="auto"/>
        <w:ind w:left="720"/>
        <w:rPr>
          <w:rFonts w:ascii="Lucida Console" w:hAnsi="Lucida Console" w:cs="Lucida Console"/>
          <w:color w:val="000080"/>
          <w:sz w:val="18"/>
          <w:szCs w:val="18"/>
        </w:rPr>
      </w:pPr>
      <w:r w:rsidRPr="00C97028">
        <w:rPr>
          <w:rFonts w:ascii="Lucida Console" w:hAnsi="Lucida Console" w:cs="Lucida Console"/>
          <w:color w:val="000080"/>
          <w:sz w:val="18"/>
          <w:szCs w:val="18"/>
        </w:rPr>
        <w:t xml:space="preserve"> </w:t>
      </w:r>
    </w:p>
    <w:p w14:paraId="47AF9AE0" w14:textId="5C0BAE12" w:rsidR="00C97028" w:rsidRDefault="00C97028" w:rsidP="00C97028">
      <w:pPr>
        <w:pStyle w:val="ListParagraph"/>
        <w:shd w:val="clear" w:color="auto" w:fill="FFFFFF"/>
        <w:autoSpaceDE w:val="0"/>
        <w:autoSpaceDN w:val="0"/>
        <w:adjustRightInd w:val="0"/>
        <w:spacing w:before="0" w:line="240" w:lineRule="auto"/>
        <w:ind w:left="720"/>
        <w:rPr>
          <w:rFonts w:ascii="Lucida Console" w:hAnsi="Lucida Console" w:cs="Lucida Console"/>
          <w:color w:val="000080"/>
          <w:sz w:val="18"/>
          <w:szCs w:val="18"/>
        </w:rPr>
      </w:pPr>
    </w:p>
    <w:p w14:paraId="4721CC45" w14:textId="7C713A9E" w:rsidR="002D5D3B" w:rsidRPr="00C97028" w:rsidRDefault="00CC1251" w:rsidP="00C97028">
      <w:pPr>
        <w:pStyle w:val="ListParagraph"/>
        <w:shd w:val="clear" w:color="auto" w:fill="FFFFFF"/>
        <w:autoSpaceDE w:val="0"/>
        <w:autoSpaceDN w:val="0"/>
        <w:adjustRightInd w:val="0"/>
        <w:spacing w:before="0" w:line="240" w:lineRule="auto"/>
        <w:ind w:left="720"/>
        <w:rPr>
          <w:rFonts w:ascii="Lucida Console" w:hAnsi="Lucida Console" w:cs="Lucida Console"/>
          <w:color w:val="000080"/>
          <w:sz w:val="18"/>
          <w:szCs w:val="18"/>
        </w:rPr>
      </w:pPr>
      <w:r>
        <w:rPr>
          <w:noProof/>
        </w:rPr>
        <w:drawing>
          <wp:inline distT="0" distB="0" distL="0" distR="0" wp14:anchorId="1EE2BF9A" wp14:editId="461BC172">
            <wp:extent cx="5943600" cy="782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82955"/>
                    </a:xfrm>
                    <a:prstGeom prst="rect">
                      <a:avLst/>
                    </a:prstGeom>
                  </pic:spPr>
                </pic:pic>
              </a:graphicData>
            </a:graphic>
          </wp:inline>
        </w:drawing>
      </w:r>
    </w:p>
    <w:p w14:paraId="2EF22E6D" w14:textId="77777777" w:rsidR="002D5D3B" w:rsidRDefault="00C97028" w:rsidP="00C97028">
      <w:pPr>
        <w:pStyle w:val="ListParagraph"/>
        <w:ind w:left="720"/>
        <w:rPr>
          <w:lang w:val="en"/>
        </w:rPr>
      </w:pPr>
      <w:r>
        <w:rPr>
          <w:lang w:val="en"/>
        </w:rPr>
        <w:br/>
      </w:r>
      <w:r>
        <w:rPr>
          <w:lang w:val="en"/>
        </w:rPr>
        <w:br/>
      </w:r>
      <w:r w:rsidR="002D5D3B">
        <w:rPr>
          <w:lang w:val="en"/>
        </w:rPr>
        <w:t xml:space="preserve">You should be able to see the </w:t>
      </w:r>
      <w:proofErr w:type="spellStart"/>
      <w:r w:rsidR="002D5D3B">
        <w:rPr>
          <w:lang w:val="en"/>
        </w:rPr>
        <w:t>ConnectionStatus</w:t>
      </w:r>
      <w:proofErr w:type="spellEnd"/>
      <w:r w:rsidR="002D5D3B">
        <w:rPr>
          <w:lang w:val="en"/>
        </w:rPr>
        <w:t xml:space="preserve"> and the number of ingress and egress bytes transferred.</w:t>
      </w:r>
    </w:p>
    <w:p w14:paraId="461B72BA" w14:textId="77777777" w:rsidR="002D5D3B" w:rsidRDefault="002D5D3B" w:rsidP="00C97028">
      <w:pPr>
        <w:pStyle w:val="ListParagraph"/>
        <w:ind w:left="720"/>
        <w:rPr>
          <w:lang w:val="en"/>
        </w:rPr>
      </w:pPr>
    </w:p>
    <w:p w14:paraId="4EA4A5DB" w14:textId="0BE2339E" w:rsidR="009B4F2A" w:rsidRDefault="002D5D3B" w:rsidP="002064A0">
      <w:pPr>
        <w:pStyle w:val="ListParagraph"/>
        <w:numPr>
          <w:ilvl w:val="0"/>
          <w:numId w:val="3"/>
        </w:numPr>
        <w:rPr>
          <w:lang w:val="en"/>
        </w:rPr>
      </w:pPr>
      <w:r>
        <w:rPr>
          <w:lang w:val="en"/>
        </w:rPr>
        <w:t xml:space="preserve">Perform the same PowerShell cmdlet but this time for </w:t>
      </w:r>
      <w:r w:rsidR="002064A0">
        <w:rPr>
          <w:lang w:val="en"/>
        </w:rPr>
        <w:t xml:space="preserve">the </w:t>
      </w:r>
      <w:proofErr w:type="spellStart"/>
      <w:r w:rsidR="002064A0" w:rsidRPr="002064A0">
        <w:rPr>
          <w:lang w:val="en"/>
        </w:rPr>
        <w:t>vnetgwCentral</w:t>
      </w:r>
      <w:proofErr w:type="spellEnd"/>
      <w:r w:rsidR="002064A0" w:rsidRPr="002064A0">
        <w:rPr>
          <w:lang w:val="en"/>
        </w:rPr>
        <w:t>-to-</w:t>
      </w:r>
      <w:proofErr w:type="spellStart"/>
      <w:r w:rsidR="002064A0" w:rsidRPr="002064A0">
        <w:rPr>
          <w:lang w:val="en"/>
        </w:rPr>
        <w:t>vnetgwEast</w:t>
      </w:r>
      <w:proofErr w:type="spellEnd"/>
      <w:r w:rsidR="00421A8E">
        <w:rPr>
          <w:lang w:val="en"/>
        </w:rPr>
        <w:t xml:space="preserve"> connection in</w:t>
      </w:r>
      <w:r w:rsidR="009B0407">
        <w:rPr>
          <w:lang w:val="en"/>
        </w:rPr>
        <w:t xml:space="preserve"> the</w:t>
      </w:r>
      <w:r w:rsidR="00421A8E">
        <w:rPr>
          <w:lang w:val="en"/>
        </w:rPr>
        <w:t xml:space="preserve"> </w:t>
      </w:r>
      <w:proofErr w:type="spellStart"/>
      <w:r w:rsidR="00421A8E" w:rsidRPr="00421A8E">
        <w:rPr>
          <w:i/>
          <w:lang w:val="en"/>
        </w:rPr>
        <w:t>rg</w:t>
      </w:r>
      <w:r w:rsidRPr="009C599B">
        <w:rPr>
          <w:i/>
          <w:lang w:val="en"/>
        </w:rPr>
        <w:t>East</w:t>
      </w:r>
      <w:proofErr w:type="spellEnd"/>
      <w:r w:rsidR="009B0407">
        <w:rPr>
          <w:i/>
          <w:lang w:val="en"/>
        </w:rPr>
        <w:t xml:space="preserve"> </w:t>
      </w:r>
      <w:r w:rsidR="009B0407" w:rsidRPr="009B0407">
        <w:rPr>
          <w:lang w:val="en"/>
        </w:rPr>
        <w:t>resource group.</w:t>
      </w:r>
    </w:p>
    <w:p w14:paraId="7FE2DA29" w14:textId="77777777" w:rsidR="00771995" w:rsidRPr="00771995" w:rsidRDefault="00771995" w:rsidP="008A5AB9">
      <w:pPr>
        <w:pStyle w:val="ListParagraph"/>
        <w:ind w:left="720"/>
        <w:rPr>
          <w:lang w:val="en"/>
        </w:rPr>
      </w:pPr>
    </w:p>
    <w:p w14:paraId="08041B17" w14:textId="7C30E510" w:rsidR="00C8474E" w:rsidRPr="00C65F82" w:rsidRDefault="00B22A28" w:rsidP="00C65F82">
      <w:pPr>
        <w:pStyle w:val="ListParagraph"/>
        <w:numPr>
          <w:ilvl w:val="0"/>
          <w:numId w:val="3"/>
        </w:numPr>
        <w:rPr>
          <w:lang w:val="en"/>
        </w:rPr>
      </w:pPr>
      <w:r>
        <w:rPr>
          <w:lang w:val="en"/>
        </w:rPr>
        <w:t>Leave your PowerShell session open</w:t>
      </w:r>
      <w:r w:rsidR="005A512D">
        <w:rPr>
          <w:lang w:val="en"/>
        </w:rPr>
        <w:t>.</w:t>
      </w:r>
    </w:p>
    <w:p w14:paraId="663CF1A7" w14:textId="77777777" w:rsidR="00771995" w:rsidRDefault="00771995">
      <w:pPr>
        <w:ind w:left="720" w:hanging="360"/>
        <w:rPr>
          <w:rFonts w:eastAsia="Times New Roman" w:cs="Times New Roman"/>
          <w:color w:val="000000" w:themeColor="text1"/>
          <w:kern w:val="36"/>
          <w:sz w:val="51"/>
          <w:szCs w:val="51"/>
          <w:lang w:val="en"/>
        </w:rPr>
      </w:pPr>
      <w:r>
        <w:rPr>
          <w:lang w:val="en"/>
        </w:rPr>
        <w:br w:type="page"/>
      </w:r>
    </w:p>
    <w:p w14:paraId="68ED63B7" w14:textId="11F7B08E" w:rsidR="00655F7F" w:rsidRPr="00C80421" w:rsidRDefault="00294BD0" w:rsidP="00294BD0">
      <w:pPr>
        <w:pStyle w:val="Heading1"/>
        <w:rPr>
          <w:lang w:val="en"/>
        </w:rPr>
      </w:pPr>
      <w:bookmarkStart w:id="330" w:name="_Toc510792087"/>
      <w:r>
        <w:rPr>
          <w:lang w:val="en"/>
        </w:rPr>
        <w:lastRenderedPageBreak/>
        <w:t>Exercise 2</w:t>
      </w:r>
      <w:r w:rsidR="00C23030">
        <w:rPr>
          <w:lang w:val="en"/>
        </w:rPr>
        <w:t xml:space="preserve"> -</w:t>
      </w:r>
      <w:r w:rsidR="00655F7F">
        <w:rPr>
          <w:lang w:val="en"/>
        </w:rPr>
        <w:t xml:space="preserve"> </w:t>
      </w:r>
      <w:r w:rsidR="000731A5">
        <w:t>Enable BGP on virtual network gateways and connections</w:t>
      </w:r>
      <w:bookmarkEnd w:id="330"/>
    </w:p>
    <w:p w14:paraId="2962EE13" w14:textId="77777777" w:rsidR="00294BD0" w:rsidRDefault="00E62968" w:rsidP="004C374D">
      <w:pPr>
        <w:rPr>
          <w:rFonts w:cs="Times New Roman"/>
        </w:rPr>
      </w:pPr>
      <w:r>
        <w:rPr>
          <w:rFonts w:cs="Times New Roman"/>
        </w:rPr>
        <w:t xml:space="preserve">BGP is a routing protocol that enables routers to exchange routing information between them. This is useful because it reduces the administrative overhead for a network administrator. Without BGP, the network administrator would have to manually configure routing paths. </w:t>
      </w:r>
    </w:p>
    <w:p w14:paraId="0544D57F" w14:textId="487D549F" w:rsidR="009B4F2A" w:rsidRDefault="00E62968" w:rsidP="004C374D">
      <w:pPr>
        <w:rPr>
          <w:rFonts w:cs="Times New Roman"/>
        </w:rPr>
      </w:pPr>
      <w:r>
        <w:rPr>
          <w:rFonts w:cs="Times New Roman"/>
        </w:rPr>
        <w:t xml:space="preserve">During the previous steps of this lab, you configured a </w:t>
      </w:r>
      <w:proofErr w:type="spellStart"/>
      <w:r>
        <w:rPr>
          <w:rFonts w:cs="Times New Roman"/>
        </w:rPr>
        <w:t>VNet</w:t>
      </w:r>
      <w:proofErr w:type="spellEnd"/>
      <w:r>
        <w:rPr>
          <w:rFonts w:cs="Times New Roman"/>
        </w:rPr>
        <w:t>-to-</w:t>
      </w:r>
      <w:proofErr w:type="spellStart"/>
      <w:r>
        <w:rPr>
          <w:rFonts w:cs="Times New Roman"/>
        </w:rPr>
        <w:t>VNet</w:t>
      </w:r>
      <w:proofErr w:type="spellEnd"/>
      <w:r>
        <w:rPr>
          <w:rFonts w:cs="Times New Roman"/>
        </w:rPr>
        <w:t xml:space="preserve"> VPN connection</w:t>
      </w:r>
      <w:r w:rsidR="004C374D">
        <w:rPr>
          <w:rFonts w:cs="Times New Roman"/>
        </w:rPr>
        <w:t xml:space="preserve"> </w:t>
      </w:r>
      <w:r w:rsidR="00A70A4C">
        <w:rPr>
          <w:rFonts w:cs="Times New Roman"/>
        </w:rPr>
        <w:t xml:space="preserve">whereby the </w:t>
      </w:r>
      <w:r>
        <w:rPr>
          <w:rFonts w:cs="Times New Roman"/>
        </w:rPr>
        <w:t>routing paths w</w:t>
      </w:r>
      <w:r w:rsidR="004C374D">
        <w:rPr>
          <w:rFonts w:cs="Times New Roman"/>
        </w:rPr>
        <w:t xml:space="preserve">ere </w:t>
      </w:r>
      <w:r w:rsidR="00A70A4C">
        <w:rPr>
          <w:rFonts w:cs="Times New Roman"/>
        </w:rPr>
        <w:t>configured</w:t>
      </w:r>
      <w:r w:rsidR="004C374D">
        <w:rPr>
          <w:rFonts w:cs="Times New Roman"/>
        </w:rPr>
        <w:t xml:space="preserve"> between the two gateways during the creation of your VPN connections. These routing paths were derived from each of the </w:t>
      </w:r>
      <w:proofErr w:type="spellStart"/>
      <w:r w:rsidR="004C374D">
        <w:rPr>
          <w:rFonts w:cs="Times New Roman"/>
        </w:rPr>
        <w:t>VNets</w:t>
      </w:r>
      <w:proofErr w:type="spellEnd"/>
      <w:r w:rsidR="004C374D">
        <w:rPr>
          <w:rFonts w:cs="Times New Roman"/>
        </w:rPr>
        <w:t xml:space="preserve"> address spaces (this is the reason why a local network gateway is not required for a </w:t>
      </w:r>
      <w:proofErr w:type="spellStart"/>
      <w:r w:rsidR="004C374D">
        <w:rPr>
          <w:rFonts w:cs="Times New Roman"/>
        </w:rPr>
        <w:t>VNet</w:t>
      </w:r>
      <w:proofErr w:type="spellEnd"/>
      <w:r w:rsidR="004C374D">
        <w:rPr>
          <w:rFonts w:cs="Times New Roman"/>
        </w:rPr>
        <w:t>-to-</w:t>
      </w:r>
      <w:proofErr w:type="spellStart"/>
      <w:r w:rsidR="004C374D">
        <w:rPr>
          <w:rFonts w:cs="Times New Roman"/>
        </w:rPr>
        <w:t>VNet</w:t>
      </w:r>
      <w:proofErr w:type="spellEnd"/>
      <w:r w:rsidR="004C374D">
        <w:rPr>
          <w:rFonts w:cs="Times New Roman"/>
        </w:rPr>
        <w:t xml:space="preserve"> connection). The routing paths were not </w:t>
      </w:r>
      <w:r w:rsidR="00A70A4C">
        <w:rPr>
          <w:rFonts w:cs="Times New Roman"/>
        </w:rPr>
        <w:t xml:space="preserve">configured </w:t>
      </w:r>
      <w:r w:rsidR="004C374D">
        <w:rPr>
          <w:rFonts w:cs="Times New Roman"/>
        </w:rPr>
        <w:t>by means of the gateways exchanging their routing tables.</w:t>
      </w:r>
    </w:p>
    <w:p w14:paraId="592182A7" w14:textId="12656FF6" w:rsidR="000731A5" w:rsidRDefault="00294BD0" w:rsidP="004C374D">
      <w:pPr>
        <w:rPr>
          <w:lang w:val="en"/>
        </w:rPr>
      </w:pPr>
      <w:r>
        <w:rPr>
          <w:rFonts w:cs="Times New Roman"/>
        </w:rPr>
        <w:t>During this exercise, we will be enabling both gateways and their respective connections to use BGP.</w:t>
      </w:r>
    </w:p>
    <w:p w14:paraId="3F853A86" w14:textId="7957A7E0" w:rsidR="000731A5" w:rsidRDefault="000731A5" w:rsidP="004C374D">
      <w:pPr>
        <w:rPr>
          <w:lang w:val="en"/>
        </w:rPr>
      </w:pPr>
    </w:p>
    <w:p w14:paraId="166FAAAB" w14:textId="1C731823" w:rsidR="000731A5" w:rsidRDefault="00A37635" w:rsidP="00A37635">
      <w:pPr>
        <w:pStyle w:val="Heading2"/>
        <w:rPr>
          <w:lang w:val="en"/>
        </w:rPr>
      </w:pPr>
      <w:bookmarkStart w:id="331" w:name="_Toc510792088"/>
      <w:r>
        <w:rPr>
          <w:lang w:val="en"/>
        </w:rPr>
        <w:t>Task 1 - Check the BGP status on the existing virtual network gateway</w:t>
      </w:r>
      <w:bookmarkEnd w:id="331"/>
    </w:p>
    <w:p w14:paraId="0671ACE4" w14:textId="275E37FD" w:rsidR="001C39F3" w:rsidRDefault="001C39F3" w:rsidP="001C39F3">
      <w:pPr>
        <w:pStyle w:val="ListParagraph"/>
        <w:numPr>
          <w:ilvl w:val="0"/>
          <w:numId w:val="17"/>
        </w:numPr>
        <w:rPr>
          <w:lang w:val="en"/>
        </w:rPr>
      </w:pPr>
      <w:r>
        <w:rPr>
          <w:lang w:val="en"/>
        </w:rPr>
        <w:t>From the previously opened PowerShell session, run the following script to confirm that BGP is not enabled on the gateway</w:t>
      </w:r>
      <w:r w:rsidR="00C137A8">
        <w:rPr>
          <w:lang w:val="en"/>
        </w:rPr>
        <w:t>s</w:t>
      </w:r>
      <w:r>
        <w:rPr>
          <w:lang w:val="en"/>
        </w:rPr>
        <w:t>:</w:t>
      </w:r>
    </w:p>
    <w:p w14:paraId="477B6CA7" w14:textId="4E61100C" w:rsidR="001C39F3" w:rsidRDefault="001C39F3" w:rsidP="001C39F3">
      <w:pPr>
        <w:pStyle w:val="ListParagraph"/>
        <w:ind w:left="720"/>
        <w:rPr>
          <w:lang w:val="en"/>
        </w:rPr>
      </w:pPr>
    </w:p>
    <w:p w14:paraId="10D4D2C3" w14:textId="18FB29F5" w:rsidR="001C39F3" w:rsidRDefault="001C39F3" w:rsidP="001C39F3">
      <w:pPr>
        <w:shd w:val="clear" w:color="auto" w:fill="FFFFFF"/>
        <w:autoSpaceDE w:val="0"/>
        <w:autoSpaceDN w:val="0"/>
        <w:adjustRightInd w:val="0"/>
        <w:spacing w:before="0" w:line="240" w:lineRule="auto"/>
        <w:ind w:left="720"/>
        <w:rPr>
          <w:rFonts w:ascii="Lucida Console" w:hAnsi="Lucida Console" w:cs="Lucida Console"/>
          <w:color w:val="8A2BE2"/>
          <w:sz w:val="18"/>
          <w:szCs w:val="18"/>
          <w:lang w:val="en-GB"/>
        </w:rPr>
      </w:pPr>
      <w:r w:rsidRPr="001C39F3">
        <w:rPr>
          <w:rFonts w:ascii="Lucida Console" w:hAnsi="Lucida Console" w:cs="Lucida Console"/>
          <w:color w:val="0000FF"/>
          <w:sz w:val="18"/>
          <w:szCs w:val="18"/>
          <w:lang w:val="en-GB"/>
        </w:rPr>
        <w:t>Get-</w:t>
      </w:r>
      <w:proofErr w:type="spellStart"/>
      <w:r w:rsidRPr="001C39F3">
        <w:rPr>
          <w:rFonts w:ascii="Lucida Console" w:hAnsi="Lucida Console" w:cs="Lucida Console"/>
          <w:color w:val="0000FF"/>
          <w:sz w:val="18"/>
          <w:szCs w:val="18"/>
          <w:lang w:val="en-GB"/>
        </w:rPr>
        <w:t>AzureRmVirtualNetworkGatewayBGPPeerStatus</w:t>
      </w:r>
      <w:proofErr w:type="spellEnd"/>
      <w:r w:rsidRPr="001C39F3">
        <w:rPr>
          <w:rFonts w:ascii="Lucida Console" w:hAnsi="Lucida Console" w:cs="Lucida Console"/>
          <w:sz w:val="18"/>
          <w:szCs w:val="18"/>
          <w:lang w:val="en-GB"/>
        </w:rPr>
        <w:t xml:space="preserve"> </w:t>
      </w:r>
      <w:r w:rsidRPr="001C39F3">
        <w:rPr>
          <w:rFonts w:ascii="Lucida Console" w:hAnsi="Lucida Console" w:cs="Lucida Console"/>
          <w:color w:val="000080"/>
          <w:sz w:val="18"/>
          <w:szCs w:val="18"/>
          <w:lang w:val="en-GB"/>
        </w:rPr>
        <w:t>-</w:t>
      </w:r>
      <w:proofErr w:type="spellStart"/>
      <w:r w:rsidRPr="001C39F3">
        <w:rPr>
          <w:rFonts w:ascii="Lucida Console" w:hAnsi="Lucida Console" w:cs="Lucida Console"/>
          <w:color w:val="000080"/>
          <w:sz w:val="18"/>
          <w:szCs w:val="18"/>
          <w:lang w:val="en-GB"/>
        </w:rPr>
        <w:t>VirtualNetworkGatewayName</w:t>
      </w:r>
      <w:proofErr w:type="spellEnd"/>
      <w:r w:rsidRPr="001C39F3">
        <w:rPr>
          <w:rFonts w:ascii="Lucida Console" w:hAnsi="Lucida Console" w:cs="Lucida Console"/>
          <w:sz w:val="18"/>
          <w:szCs w:val="18"/>
          <w:lang w:val="en-GB"/>
        </w:rPr>
        <w:t xml:space="preserve"> </w:t>
      </w:r>
      <w:proofErr w:type="spellStart"/>
      <w:r w:rsidRPr="001C39F3">
        <w:rPr>
          <w:rFonts w:ascii="Lucida Console" w:hAnsi="Lucida Console" w:cs="Lucida Console"/>
          <w:color w:val="8A2BE2"/>
          <w:sz w:val="18"/>
          <w:szCs w:val="18"/>
          <w:lang w:val="en-GB"/>
        </w:rPr>
        <w:t>vnetgwEast</w:t>
      </w:r>
      <w:proofErr w:type="spellEnd"/>
      <w:r w:rsidRPr="001C39F3">
        <w:rPr>
          <w:rFonts w:ascii="Lucida Console" w:hAnsi="Lucida Console" w:cs="Lucida Console"/>
          <w:sz w:val="18"/>
          <w:szCs w:val="18"/>
          <w:lang w:val="en-GB"/>
        </w:rPr>
        <w:t xml:space="preserve"> </w:t>
      </w:r>
      <w:r w:rsidRPr="001C39F3">
        <w:rPr>
          <w:rFonts w:ascii="Lucida Console" w:hAnsi="Lucida Console" w:cs="Lucida Console"/>
          <w:color w:val="000080"/>
          <w:sz w:val="18"/>
          <w:szCs w:val="18"/>
          <w:lang w:val="en-GB"/>
        </w:rPr>
        <w:t>-</w:t>
      </w:r>
      <w:proofErr w:type="spellStart"/>
      <w:r w:rsidRPr="001C39F3">
        <w:rPr>
          <w:rFonts w:ascii="Lucida Console" w:hAnsi="Lucida Console" w:cs="Lucida Console"/>
          <w:color w:val="000080"/>
          <w:sz w:val="18"/>
          <w:szCs w:val="18"/>
          <w:lang w:val="en-GB"/>
        </w:rPr>
        <w:t>ResourceGroupName</w:t>
      </w:r>
      <w:proofErr w:type="spellEnd"/>
      <w:r w:rsidRPr="001C39F3">
        <w:rPr>
          <w:rFonts w:ascii="Lucida Console" w:hAnsi="Lucida Console" w:cs="Lucida Console"/>
          <w:sz w:val="18"/>
          <w:szCs w:val="18"/>
          <w:lang w:val="en-GB"/>
        </w:rPr>
        <w:t xml:space="preserve"> </w:t>
      </w:r>
      <w:proofErr w:type="spellStart"/>
      <w:r w:rsidRPr="001C39F3">
        <w:rPr>
          <w:rFonts w:ascii="Lucida Console" w:hAnsi="Lucida Console" w:cs="Lucida Console"/>
          <w:color w:val="8A2BE2"/>
          <w:sz w:val="18"/>
          <w:szCs w:val="18"/>
          <w:lang w:val="en-GB"/>
        </w:rPr>
        <w:t>rgEast</w:t>
      </w:r>
      <w:proofErr w:type="spellEnd"/>
      <w:r w:rsidRPr="001C39F3">
        <w:rPr>
          <w:rFonts w:ascii="Lucida Console" w:hAnsi="Lucida Console" w:cs="Lucida Console"/>
          <w:color w:val="8A2BE2"/>
          <w:sz w:val="18"/>
          <w:szCs w:val="18"/>
          <w:lang w:val="en-GB"/>
        </w:rPr>
        <w:t xml:space="preserve"> </w:t>
      </w:r>
    </w:p>
    <w:p w14:paraId="768554F2" w14:textId="2B7BB146" w:rsidR="001C39F3" w:rsidRDefault="001C39F3" w:rsidP="001C39F3">
      <w:pPr>
        <w:shd w:val="clear" w:color="auto" w:fill="FFFFFF"/>
        <w:autoSpaceDE w:val="0"/>
        <w:autoSpaceDN w:val="0"/>
        <w:adjustRightInd w:val="0"/>
        <w:spacing w:before="0" w:line="240" w:lineRule="auto"/>
        <w:ind w:left="720"/>
        <w:rPr>
          <w:rFonts w:ascii="Lucida Console" w:hAnsi="Lucida Console" w:cs="Lucida Console"/>
          <w:color w:val="8A2BE2"/>
          <w:sz w:val="18"/>
          <w:szCs w:val="18"/>
          <w:lang w:val="en-GB"/>
        </w:rPr>
      </w:pPr>
    </w:p>
    <w:p w14:paraId="434C8566" w14:textId="29BB9DCB" w:rsidR="001C39F3" w:rsidRDefault="001C39F3" w:rsidP="001C39F3">
      <w:pPr>
        <w:shd w:val="clear" w:color="auto" w:fill="FFFFFF"/>
        <w:autoSpaceDE w:val="0"/>
        <w:autoSpaceDN w:val="0"/>
        <w:adjustRightInd w:val="0"/>
        <w:spacing w:before="0" w:line="240" w:lineRule="auto"/>
        <w:ind w:left="720"/>
        <w:rPr>
          <w:rFonts w:ascii="Lucida Console" w:hAnsi="Lucida Console" w:cs="Lucida Console"/>
          <w:color w:val="8A2BE2"/>
          <w:sz w:val="18"/>
          <w:szCs w:val="18"/>
          <w:lang w:val="en-GB"/>
        </w:rPr>
      </w:pPr>
    </w:p>
    <w:p w14:paraId="1DA14898" w14:textId="69AEADB5" w:rsidR="001C39F3" w:rsidRDefault="001C39F3" w:rsidP="001C39F3">
      <w:pPr>
        <w:shd w:val="clear" w:color="auto" w:fill="FFFFFF"/>
        <w:autoSpaceDE w:val="0"/>
        <w:autoSpaceDN w:val="0"/>
        <w:adjustRightInd w:val="0"/>
        <w:spacing w:before="0" w:line="240" w:lineRule="auto"/>
        <w:ind w:left="720"/>
        <w:rPr>
          <w:rFonts w:ascii="Lucida Console" w:hAnsi="Lucida Console" w:cs="Lucida Console"/>
          <w:color w:val="8A2BE2"/>
          <w:sz w:val="18"/>
          <w:szCs w:val="18"/>
          <w:lang w:val="en-GB"/>
        </w:rPr>
      </w:pPr>
      <w:r>
        <w:rPr>
          <w:noProof/>
        </w:rPr>
        <w:drawing>
          <wp:inline distT="0" distB="0" distL="0" distR="0" wp14:anchorId="14CAA71E" wp14:editId="7CD88B19">
            <wp:extent cx="6076950" cy="3505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9768" cy="369794"/>
                    </a:xfrm>
                    <a:prstGeom prst="rect">
                      <a:avLst/>
                    </a:prstGeom>
                  </pic:spPr>
                </pic:pic>
              </a:graphicData>
            </a:graphic>
          </wp:inline>
        </w:drawing>
      </w:r>
    </w:p>
    <w:p w14:paraId="6D4ADCEE" w14:textId="73D79912" w:rsidR="00C137A8" w:rsidRDefault="00C137A8" w:rsidP="001C39F3">
      <w:pPr>
        <w:shd w:val="clear" w:color="auto" w:fill="FFFFFF"/>
        <w:autoSpaceDE w:val="0"/>
        <w:autoSpaceDN w:val="0"/>
        <w:adjustRightInd w:val="0"/>
        <w:spacing w:before="0" w:line="240" w:lineRule="auto"/>
        <w:ind w:left="720"/>
        <w:rPr>
          <w:rFonts w:ascii="Lucida Console" w:hAnsi="Lucida Console" w:cs="Lucida Console"/>
          <w:color w:val="8A2BE2"/>
          <w:sz w:val="18"/>
          <w:szCs w:val="18"/>
          <w:lang w:val="en-GB"/>
        </w:rPr>
      </w:pPr>
    </w:p>
    <w:p w14:paraId="54F324CE" w14:textId="11AEA441" w:rsidR="000731A5" w:rsidRPr="0066469E" w:rsidRDefault="00C137A8" w:rsidP="00C137A8">
      <w:pPr>
        <w:pStyle w:val="ListParagraph"/>
        <w:numPr>
          <w:ilvl w:val="0"/>
          <w:numId w:val="17"/>
        </w:numPr>
        <w:rPr>
          <w:rFonts w:cs="Times New Roman"/>
          <w:lang w:val="en-GB"/>
        </w:rPr>
      </w:pPr>
      <w:r w:rsidRPr="00C137A8">
        <w:rPr>
          <w:lang w:val="en-GB"/>
        </w:rPr>
        <w:t xml:space="preserve">Repeat the above for the </w:t>
      </w:r>
      <w:proofErr w:type="spellStart"/>
      <w:r w:rsidRPr="002914C5">
        <w:rPr>
          <w:i/>
          <w:lang w:val="en-GB"/>
          <w:rPrChange w:id="332" w:author="Beth Quinlan" w:date="2018-04-11T14:20:00Z">
            <w:rPr>
              <w:lang w:val="en-GB"/>
            </w:rPr>
          </w:rPrChange>
        </w:rPr>
        <w:t>vnetgwCentral</w:t>
      </w:r>
      <w:proofErr w:type="spellEnd"/>
      <w:r w:rsidRPr="00C137A8">
        <w:rPr>
          <w:lang w:val="en-GB"/>
        </w:rPr>
        <w:t xml:space="preserve"> gateway.</w:t>
      </w:r>
    </w:p>
    <w:p w14:paraId="6CE38394" w14:textId="77777777" w:rsidR="0066469E" w:rsidRPr="0066469E" w:rsidRDefault="0066469E" w:rsidP="0066469E">
      <w:pPr>
        <w:pStyle w:val="ListParagraph"/>
        <w:ind w:left="720"/>
        <w:rPr>
          <w:rFonts w:cs="Times New Roman"/>
          <w:lang w:val="en-GB"/>
        </w:rPr>
      </w:pPr>
    </w:p>
    <w:p w14:paraId="73E01EDD" w14:textId="675CC44C" w:rsidR="0066469E" w:rsidRPr="00C137A8" w:rsidRDefault="0066469E" w:rsidP="00C137A8">
      <w:pPr>
        <w:pStyle w:val="ListParagraph"/>
        <w:numPr>
          <w:ilvl w:val="0"/>
          <w:numId w:val="17"/>
        </w:numPr>
        <w:rPr>
          <w:rFonts w:cs="Times New Roman"/>
          <w:lang w:val="en-GB"/>
        </w:rPr>
      </w:pPr>
      <w:r>
        <w:rPr>
          <w:lang w:val="en-GB"/>
        </w:rPr>
        <w:t>Leave your PowerShell session open.</w:t>
      </w:r>
    </w:p>
    <w:p w14:paraId="390B548C" w14:textId="6A7A1A9C" w:rsidR="00C137A8" w:rsidRDefault="00C137A8" w:rsidP="00C137A8">
      <w:pPr>
        <w:pStyle w:val="ListParagraph"/>
        <w:ind w:left="720"/>
        <w:rPr>
          <w:lang w:val="en-GB"/>
        </w:rPr>
      </w:pPr>
    </w:p>
    <w:p w14:paraId="773F8F0F" w14:textId="5F36884E" w:rsidR="00C137A8" w:rsidRDefault="00C137A8" w:rsidP="00C137A8">
      <w:pPr>
        <w:pStyle w:val="Heading2"/>
        <w:rPr>
          <w:lang w:val="en-GB"/>
        </w:rPr>
      </w:pPr>
      <w:bookmarkStart w:id="333" w:name="_Toc510792089"/>
      <w:r>
        <w:rPr>
          <w:lang w:val="en-GB"/>
        </w:rPr>
        <w:t>Task 2 - Enable BGP on the virtual network gateway</w:t>
      </w:r>
      <w:r w:rsidR="003177DF">
        <w:rPr>
          <w:lang w:val="en-GB"/>
        </w:rPr>
        <w:t xml:space="preserve"> and connections</w:t>
      </w:r>
      <w:bookmarkEnd w:id="333"/>
    </w:p>
    <w:p w14:paraId="17D704E7" w14:textId="510E75BC" w:rsidR="00C137A8" w:rsidRDefault="00C137A8" w:rsidP="00C137A8">
      <w:pPr>
        <w:pStyle w:val="ListParagraph"/>
        <w:numPr>
          <w:ilvl w:val="0"/>
          <w:numId w:val="18"/>
        </w:numPr>
        <w:rPr>
          <w:lang w:val="en-GB"/>
        </w:rPr>
      </w:pPr>
      <w:r w:rsidRPr="00E3062C">
        <w:rPr>
          <w:lang w:val="en-GB"/>
        </w:rPr>
        <w:t xml:space="preserve">Navigate to </w:t>
      </w:r>
      <w:del w:id="334" w:author="Beth Quinlan" w:date="2018-04-11T14:20:00Z">
        <w:r w:rsidR="00204C40" w:rsidRPr="002914C5" w:rsidDel="002914C5">
          <w:rPr>
            <w:color w:val="5B9BD5" w:themeColor="accent1"/>
            <w:rPrChange w:id="335" w:author="Beth Quinlan" w:date="2018-04-11T14:20:00Z">
              <w:rPr/>
            </w:rPrChange>
          </w:rPr>
          <w:fldChar w:fldCharType="begin"/>
        </w:r>
        <w:r w:rsidR="00204C40" w:rsidRPr="002914C5" w:rsidDel="002914C5">
          <w:rPr>
            <w:color w:val="5B9BD5" w:themeColor="accent1"/>
            <w:rPrChange w:id="336" w:author="Beth Quinlan" w:date="2018-04-11T14:20:00Z">
              <w:rPr/>
            </w:rPrChange>
          </w:rPr>
          <w:delInstrText xml:space="preserve"> HYPERLINK "https://resources.azure.com/" </w:delInstrText>
        </w:r>
        <w:r w:rsidR="00204C40" w:rsidRPr="002914C5" w:rsidDel="002914C5">
          <w:rPr>
            <w:color w:val="5B9BD5" w:themeColor="accent1"/>
            <w:rPrChange w:id="337" w:author="Beth Quinlan" w:date="2018-04-11T14:20:00Z">
              <w:rPr/>
            </w:rPrChange>
          </w:rPr>
          <w:fldChar w:fldCharType="separate"/>
        </w:r>
        <w:r w:rsidRPr="002914C5" w:rsidDel="002914C5">
          <w:rPr>
            <w:color w:val="5B9BD5" w:themeColor="accent1"/>
            <w:lang w:val="en-GB"/>
            <w:rPrChange w:id="338" w:author="Beth Quinlan" w:date="2018-04-11T14:20:00Z">
              <w:rPr>
                <w:rStyle w:val="Hyperlink"/>
                <w:lang w:val="en-GB"/>
              </w:rPr>
            </w:rPrChange>
          </w:rPr>
          <w:delText>https://resources.azure.com/</w:delText>
        </w:r>
        <w:r w:rsidR="00204C40" w:rsidRPr="002914C5" w:rsidDel="002914C5">
          <w:rPr>
            <w:rStyle w:val="Hyperlink"/>
            <w:color w:val="5B9BD5" w:themeColor="accent1"/>
            <w:lang w:val="en-GB"/>
            <w:rPrChange w:id="339" w:author="Beth Quinlan" w:date="2018-04-11T14:20:00Z">
              <w:rPr>
                <w:rStyle w:val="Hyperlink"/>
                <w:lang w:val="en-GB"/>
              </w:rPr>
            </w:rPrChange>
          </w:rPr>
          <w:fldChar w:fldCharType="end"/>
        </w:r>
      </w:del>
      <w:ins w:id="340" w:author="Beth Quinlan" w:date="2018-04-11T14:20:00Z">
        <w:r w:rsidR="002914C5" w:rsidRPr="002914C5">
          <w:rPr>
            <w:color w:val="5B9BD5" w:themeColor="accent1"/>
            <w:lang w:val="en-GB"/>
            <w:rPrChange w:id="341" w:author="Beth Quinlan" w:date="2018-04-11T14:20:00Z">
              <w:rPr>
                <w:rStyle w:val="Hyperlink"/>
                <w:lang w:val="en-GB"/>
              </w:rPr>
            </w:rPrChange>
          </w:rPr>
          <w:t>https://resources.azure.com</w:t>
        </w:r>
        <w:r w:rsidR="002914C5" w:rsidRPr="002914C5">
          <w:rPr>
            <w:lang w:val="en-GB"/>
            <w:rPrChange w:id="342" w:author="Beth Quinlan" w:date="2018-04-11T14:20:00Z">
              <w:rPr>
                <w:rStyle w:val="Hyperlink"/>
                <w:lang w:val="en-GB"/>
              </w:rPr>
            </w:rPrChange>
          </w:rPr>
          <w:t>/</w:t>
        </w:r>
      </w:ins>
      <w:r w:rsidRPr="00E3062C">
        <w:rPr>
          <w:lang w:val="en-GB"/>
        </w:rPr>
        <w:t xml:space="preserve"> and login with your Azure administrator account.</w:t>
      </w:r>
    </w:p>
    <w:p w14:paraId="5AD92E6E" w14:textId="77777777" w:rsidR="00E3062C" w:rsidRPr="00E3062C" w:rsidRDefault="00E3062C" w:rsidP="00E3062C">
      <w:pPr>
        <w:pStyle w:val="ListParagraph"/>
        <w:ind w:left="720"/>
        <w:rPr>
          <w:lang w:val="en-GB"/>
        </w:rPr>
      </w:pPr>
    </w:p>
    <w:p w14:paraId="21DA13A8" w14:textId="55CBB1CE" w:rsidR="00C137A8" w:rsidRDefault="002A1349" w:rsidP="002A1349">
      <w:pPr>
        <w:pStyle w:val="ListParagraph"/>
        <w:numPr>
          <w:ilvl w:val="0"/>
          <w:numId w:val="18"/>
        </w:numPr>
        <w:rPr>
          <w:lang w:val="en-GB"/>
        </w:rPr>
      </w:pPr>
      <w:r w:rsidRPr="00E3062C">
        <w:rPr>
          <w:lang w:val="en-GB"/>
        </w:rPr>
        <w:t>In the left</w:t>
      </w:r>
      <w:ins w:id="343" w:author="Beth Quinlan" w:date="2018-04-06T14:39:00Z">
        <w:r w:rsidR="00771995">
          <w:rPr>
            <w:lang w:val="en-GB"/>
          </w:rPr>
          <w:t>-</w:t>
        </w:r>
      </w:ins>
      <w:del w:id="344" w:author="Beth Quinlan" w:date="2018-04-06T14:39:00Z">
        <w:r w:rsidRPr="00E3062C" w:rsidDel="00771995">
          <w:rPr>
            <w:lang w:val="en-GB"/>
          </w:rPr>
          <w:delText xml:space="preserve"> </w:delText>
        </w:r>
      </w:del>
      <w:r w:rsidRPr="00E3062C">
        <w:rPr>
          <w:lang w:val="en-GB"/>
        </w:rPr>
        <w:t xml:space="preserve">hand pane, expand </w:t>
      </w:r>
      <w:r w:rsidRPr="00E3062C">
        <w:rPr>
          <w:b/>
          <w:lang w:val="en-GB"/>
        </w:rPr>
        <w:t>subscriptions|</w:t>
      </w:r>
      <w:del w:id="345" w:author="Beth Quinlan" w:date="2018-04-06T14:39:00Z">
        <w:r w:rsidR="00A45B87" w:rsidDel="00771995">
          <w:rPr>
            <w:b/>
            <w:lang w:val="en-GB"/>
          </w:rPr>
          <w:delText>Azure-Pass</w:delText>
        </w:r>
      </w:del>
      <w:ins w:id="346" w:author="Beth Quinlan" w:date="2018-04-06T14:39:00Z">
        <w:r w:rsidR="00771995" w:rsidRPr="00E50391">
          <w:rPr>
            <w:b/>
            <w:i/>
            <w:lang w:val="en-GB"/>
          </w:rPr>
          <w:t>SubscriptionName</w:t>
        </w:r>
      </w:ins>
      <w:r w:rsidRPr="00E3062C">
        <w:rPr>
          <w:b/>
          <w:lang w:val="en-GB"/>
        </w:rPr>
        <w:t>|resourceGroups|rgEast|providers|Microsoft.Network|virtualNetworkGateways|vnetgwEast</w:t>
      </w:r>
      <w:r w:rsidR="00E3062C">
        <w:rPr>
          <w:b/>
          <w:lang w:val="en-GB"/>
        </w:rPr>
        <w:t xml:space="preserve"> </w:t>
      </w:r>
      <w:r w:rsidR="00E3062C" w:rsidRPr="00E3062C">
        <w:rPr>
          <w:lang w:val="en-GB"/>
        </w:rPr>
        <w:t xml:space="preserve">and click </w:t>
      </w:r>
      <w:r w:rsidR="00E3062C" w:rsidRPr="00771995">
        <w:rPr>
          <w:b/>
          <w:lang w:val="en-GB"/>
          <w:rPrChange w:id="347" w:author="Beth Quinlan" w:date="2018-04-06T14:40:00Z">
            <w:rPr>
              <w:lang w:val="en-GB"/>
            </w:rPr>
          </w:rPrChange>
        </w:rPr>
        <w:t>Edit</w:t>
      </w:r>
      <w:r w:rsidR="00E3062C" w:rsidRPr="00E3062C">
        <w:rPr>
          <w:lang w:val="en-GB"/>
        </w:rPr>
        <w:t xml:space="preserve"> in the right</w:t>
      </w:r>
      <w:ins w:id="348" w:author="Beth Quinlan" w:date="2018-04-06T14:40:00Z">
        <w:r w:rsidR="00771995">
          <w:rPr>
            <w:lang w:val="en-GB"/>
          </w:rPr>
          <w:t>-</w:t>
        </w:r>
      </w:ins>
      <w:del w:id="349" w:author="Beth Quinlan" w:date="2018-04-06T14:40:00Z">
        <w:r w:rsidR="00E3062C" w:rsidRPr="00E3062C" w:rsidDel="00771995">
          <w:rPr>
            <w:lang w:val="en-GB"/>
          </w:rPr>
          <w:delText xml:space="preserve"> </w:delText>
        </w:r>
      </w:del>
      <w:r w:rsidR="00E3062C" w:rsidRPr="00E3062C">
        <w:rPr>
          <w:lang w:val="en-GB"/>
        </w:rPr>
        <w:t>hand pane.</w:t>
      </w:r>
    </w:p>
    <w:p w14:paraId="076E2B7E" w14:textId="77777777" w:rsidR="00E3062C" w:rsidRPr="00E3062C" w:rsidRDefault="00E3062C" w:rsidP="00E3062C">
      <w:pPr>
        <w:pStyle w:val="ListParagraph"/>
        <w:rPr>
          <w:lang w:val="en-GB"/>
        </w:rPr>
      </w:pPr>
    </w:p>
    <w:p w14:paraId="61C0DC66" w14:textId="77777777" w:rsidR="00E3062C" w:rsidRPr="00E3062C" w:rsidRDefault="00E3062C" w:rsidP="00E3062C">
      <w:pPr>
        <w:pStyle w:val="ListParagraph"/>
        <w:ind w:left="720"/>
        <w:rPr>
          <w:lang w:val="en-GB"/>
        </w:rPr>
      </w:pPr>
    </w:p>
    <w:p w14:paraId="5FF01F0C" w14:textId="77777777" w:rsidR="00583D2D" w:rsidRDefault="00E3062C" w:rsidP="00583D2D">
      <w:r>
        <w:rPr>
          <w:noProof/>
        </w:rPr>
        <w:drawing>
          <wp:inline distT="0" distB="0" distL="0" distR="0" wp14:anchorId="447EBD6C" wp14:editId="48799E54">
            <wp:extent cx="5186698" cy="3511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2106" cy="3515211"/>
                    </a:xfrm>
                    <a:prstGeom prst="rect">
                      <a:avLst/>
                    </a:prstGeom>
                  </pic:spPr>
                </pic:pic>
              </a:graphicData>
            </a:graphic>
          </wp:inline>
        </w:drawing>
      </w:r>
    </w:p>
    <w:p w14:paraId="1249E774" w14:textId="77777777" w:rsidR="00583D2D" w:rsidRDefault="00583D2D" w:rsidP="00583D2D"/>
    <w:p w14:paraId="76585DCE" w14:textId="7F2A0DCC" w:rsidR="000731A5" w:rsidRDefault="00E34403" w:rsidP="00583D2D">
      <w:pPr>
        <w:pStyle w:val="ListParagraph"/>
        <w:numPr>
          <w:ilvl w:val="0"/>
          <w:numId w:val="18"/>
        </w:numPr>
      </w:pPr>
      <w:r>
        <w:t>In the right</w:t>
      </w:r>
      <w:ins w:id="350" w:author="Beth Quinlan" w:date="2018-04-06T14:40:00Z">
        <w:r w:rsidR="00771995">
          <w:t>-</w:t>
        </w:r>
      </w:ins>
      <w:del w:id="351" w:author="Beth Quinlan" w:date="2018-04-06T14:40:00Z">
        <w:r w:rsidDel="00771995">
          <w:delText xml:space="preserve"> </w:delText>
        </w:r>
      </w:del>
      <w:r>
        <w:t xml:space="preserve">hand pane, scroll down to the </w:t>
      </w:r>
      <w:r w:rsidRPr="00583D2D">
        <w:rPr>
          <w:b/>
        </w:rPr>
        <w:t>“</w:t>
      </w:r>
      <w:proofErr w:type="spellStart"/>
      <w:r w:rsidRPr="00583D2D">
        <w:rPr>
          <w:b/>
        </w:rPr>
        <w:t>enableBgp</w:t>
      </w:r>
      <w:proofErr w:type="spellEnd"/>
      <w:r w:rsidRPr="00583D2D">
        <w:rPr>
          <w:b/>
        </w:rPr>
        <w:t>”</w:t>
      </w:r>
      <w:r>
        <w:t xml:space="preserve"> tag and configure it to </w:t>
      </w:r>
      <w:r w:rsidRPr="00583D2D">
        <w:rPr>
          <w:b/>
        </w:rPr>
        <w:t>true</w:t>
      </w:r>
      <w:r>
        <w:t xml:space="preserve"> and configure its </w:t>
      </w:r>
      <w:r w:rsidRPr="00583D2D">
        <w:rPr>
          <w:b/>
        </w:rPr>
        <w:t>ASN</w:t>
      </w:r>
      <w:r>
        <w:t xml:space="preserve"> tag value to </w:t>
      </w:r>
      <w:r w:rsidRPr="00583D2D">
        <w:rPr>
          <w:b/>
        </w:rPr>
        <w:t>65010.</w:t>
      </w:r>
    </w:p>
    <w:p w14:paraId="39C8E877" w14:textId="78EFE2BC" w:rsidR="00E34403" w:rsidRDefault="00E34403" w:rsidP="00E34403"/>
    <w:p w14:paraId="25DA4DD8" w14:textId="7B8AD741" w:rsidR="00E34403" w:rsidRDefault="00E34403" w:rsidP="00E34403">
      <w:r>
        <w:rPr>
          <w:noProof/>
        </w:rPr>
        <w:drawing>
          <wp:inline distT="0" distB="0" distL="0" distR="0" wp14:anchorId="6921416E" wp14:editId="48E46DCD">
            <wp:extent cx="4044950" cy="24021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3049" cy="2412894"/>
                    </a:xfrm>
                    <a:prstGeom prst="rect">
                      <a:avLst/>
                    </a:prstGeom>
                  </pic:spPr>
                </pic:pic>
              </a:graphicData>
            </a:graphic>
          </wp:inline>
        </w:drawing>
      </w:r>
    </w:p>
    <w:p w14:paraId="1870C6FC" w14:textId="16B0933B" w:rsidR="00E34403" w:rsidRDefault="00E34403" w:rsidP="00E34403"/>
    <w:p w14:paraId="46A4B78F" w14:textId="504CDB97" w:rsidR="004F743B" w:rsidRDefault="004F743B" w:rsidP="00E34403">
      <w:pPr>
        <w:pStyle w:val="ListParagraph"/>
        <w:numPr>
          <w:ilvl w:val="0"/>
          <w:numId w:val="18"/>
        </w:numPr>
        <w:rPr>
          <w:ins w:id="352" w:author="Beth Quinlan" w:date="2018-04-06T14:41:00Z"/>
        </w:rPr>
      </w:pPr>
      <w:ins w:id="353" w:author="Beth Quinlan" w:date="2018-04-06T14:42:00Z">
        <w:r>
          <w:t xml:space="preserve">Click the </w:t>
        </w:r>
        <w:r w:rsidRPr="004F743B">
          <w:rPr>
            <w:b/>
            <w:rPrChange w:id="354" w:author="Beth Quinlan" w:date="2018-04-06T14:42:00Z">
              <w:rPr/>
            </w:rPrChange>
          </w:rPr>
          <w:t>Read/Write</w:t>
        </w:r>
        <w:r>
          <w:t xml:space="preserve"> button (top right of window).</w:t>
        </w:r>
      </w:ins>
    </w:p>
    <w:p w14:paraId="0F0CF536" w14:textId="6733BB48" w:rsidR="00E34403" w:rsidRDefault="00E34403" w:rsidP="00E34403">
      <w:pPr>
        <w:pStyle w:val="ListParagraph"/>
        <w:numPr>
          <w:ilvl w:val="0"/>
          <w:numId w:val="18"/>
        </w:numPr>
      </w:pPr>
      <w:r>
        <w:t xml:space="preserve">Scroll to the top and click the </w:t>
      </w:r>
      <w:r w:rsidRPr="00E34403">
        <w:rPr>
          <w:b/>
        </w:rPr>
        <w:t xml:space="preserve">Put </w:t>
      </w:r>
      <w:r>
        <w:t>button.</w:t>
      </w:r>
    </w:p>
    <w:p w14:paraId="518A5AFD" w14:textId="77777777" w:rsidR="00E34403" w:rsidRDefault="00E34403" w:rsidP="00E34403">
      <w:pPr>
        <w:pStyle w:val="ListParagraph"/>
        <w:ind w:left="720"/>
      </w:pPr>
    </w:p>
    <w:p w14:paraId="39B8A57D" w14:textId="12FF599F" w:rsidR="00E34403" w:rsidRDefault="00E34403" w:rsidP="00E34403">
      <w:pPr>
        <w:ind w:left="720"/>
      </w:pPr>
      <w:r>
        <w:rPr>
          <w:noProof/>
        </w:rPr>
        <w:lastRenderedPageBreak/>
        <w:drawing>
          <wp:inline distT="0" distB="0" distL="0" distR="0" wp14:anchorId="606F74AF" wp14:editId="2EDC4C05">
            <wp:extent cx="4143375" cy="2447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375" cy="2447925"/>
                    </a:xfrm>
                    <a:prstGeom prst="rect">
                      <a:avLst/>
                    </a:prstGeom>
                  </pic:spPr>
                </pic:pic>
              </a:graphicData>
            </a:graphic>
          </wp:inline>
        </w:drawing>
      </w:r>
    </w:p>
    <w:p w14:paraId="691DE108" w14:textId="17A55A9F" w:rsidR="00FD4AE6" w:rsidRDefault="00FD4AE6" w:rsidP="00E34403">
      <w:pPr>
        <w:ind w:left="720"/>
      </w:pPr>
    </w:p>
    <w:p w14:paraId="48051A1B" w14:textId="42C3A9BE" w:rsidR="00B85AC9" w:rsidRDefault="00FD4AE6" w:rsidP="00B85AC9">
      <w:pPr>
        <w:pStyle w:val="ListParagraph"/>
        <w:numPr>
          <w:ilvl w:val="0"/>
          <w:numId w:val="18"/>
        </w:numPr>
      </w:pPr>
      <w:r>
        <w:t xml:space="preserve">Repeat this process for the </w:t>
      </w:r>
      <w:proofErr w:type="spellStart"/>
      <w:r w:rsidRPr="00FD4AE6">
        <w:rPr>
          <w:b/>
        </w:rPr>
        <w:t>vnetgwCentral</w:t>
      </w:r>
      <w:proofErr w:type="spellEnd"/>
      <w:r w:rsidRPr="00FD4AE6">
        <w:rPr>
          <w:b/>
        </w:rPr>
        <w:t xml:space="preserve"> </w:t>
      </w:r>
      <w:r>
        <w:t xml:space="preserve">gateway and using an </w:t>
      </w:r>
      <w:r w:rsidRPr="00FD4AE6">
        <w:rPr>
          <w:b/>
        </w:rPr>
        <w:t>ASN</w:t>
      </w:r>
      <w:r>
        <w:t xml:space="preserve"> tag value of </w:t>
      </w:r>
      <w:r w:rsidRPr="00FD4AE6">
        <w:rPr>
          <w:b/>
        </w:rPr>
        <w:t>65020</w:t>
      </w:r>
      <w:r>
        <w:t>.</w:t>
      </w:r>
      <w:r w:rsidR="00B85AC9">
        <w:t xml:space="preserve"> This will enable both gateways for BGP. The next step is to enable BGP on the gateway connections.</w:t>
      </w:r>
    </w:p>
    <w:p w14:paraId="771AB05B" w14:textId="38E63A3F" w:rsidR="00B85AC9" w:rsidRDefault="00B85AC9" w:rsidP="00B85AC9">
      <w:pPr>
        <w:pStyle w:val="ListParagraph"/>
        <w:ind w:left="720"/>
      </w:pPr>
    </w:p>
    <w:p w14:paraId="69C9FEC5" w14:textId="454F8B62" w:rsidR="00B85AC9" w:rsidRPr="0086623B" w:rsidRDefault="00B85AC9" w:rsidP="0086623B">
      <w:pPr>
        <w:pStyle w:val="ListParagraph"/>
        <w:numPr>
          <w:ilvl w:val="0"/>
          <w:numId w:val="18"/>
        </w:numPr>
      </w:pPr>
      <w:r>
        <w:t xml:space="preserve">Navigate to </w:t>
      </w:r>
      <w:r w:rsidR="0086623B" w:rsidRPr="00E3062C">
        <w:rPr>
          <w:b/>
          <w:lang w:val="en-GB"/>
        </w:rPr>
        <w:t>subscriptions</w:t>
      </w:r>
      <w:r w:rsidR="0086623B" w:rsidRPr="004F743B">
        <w:rPr>
          <w:b/>
          <w:i/>
          <w:lang w:val="en-GB"/>
          <w:rPrChange w:id="355" w:author="Beth Quinlan" w:date="2018-04-06T14:48:00Z">
            <w:rPr>
              <w:b/>
              <w:lang w:val="en-GB"/>
            </w:rPr>
          </w:rPrChange>
        </w:rPr>
        <w:t>|</w:t>
      </w:r>
      <w:del w:id="356" w:author="Beth Quinlan" w:date="2018-04-06T14:48:00Z">
        <w:r w:rsidR="00626872" w:rsidRPr="004F743B" w:rsidDel="004F743B">
          <w:rPr>
            <w:b/>
            <w:i/>
            <w:lang w:val="en-GB"/>
            <w:rPrChange w:id="357" w:author="Beth Quinlan" w:date="2018-04-06T14:48:00Z">
              <w:rPr>
                <w:b/>
                <w:lang w:val="en-GB"/>
              </w:rPr>
            </w:rPrChange>
          </w:rPr>
          <w:delText>Azure-Pass</w:delText>
        </w:r>
      </w:del>
      <w:ins w:id="358" w:author="Beth Quinlan" w:date="2018-04-06T14:49:00Z">
        <w:r w:rsidR="004F743B">
          <w:rPr>
            <w:b/>
            <w:i/>
            <w:lang w:val="en-GB"/>
          </w:rPr>
          <w:t>S</w:t>
        </w:r>
      </w:ins>
      <w:ins w:id="359" w:author="Beth Quinlan" w:date="2018-04-06T14:48:00Z">
        <w:r w:rsidR="004F743B" w:rsidRPr="004F743B">
          <w:rPr>
            <w:b/>
            <w:i/>
            <w:lang w:val="en-GB"/>
            <w:rPrChange w:id="360" w:author="Beth Quinlan" w:date="2018-04-06T14:48:00Z">
              <w:rPr>
                <w:b/>
                <w:lang w:val="en-GB"/>
              </w:rPr>
            </w:rPrChange>
          </w:rPr>
          <w:t>ubscriptionName</w:t>
        </w:r>
      </w:ins>
      <w:r w:rsidR="0086623B" w:rsidRPr="00E3062C">
        <w:rPr>
          <w:b/>
          <w:lang w:val="en-GB"/>
        </w:rPr>
        <w:t>|resourceGroups|rgEast|providers|Microsoft.Network|</w:t>
      </w:r>
      <w:r w:rsidR="0086623B">
        <w:rPr>
          <w:b/>
          <w:lang w:val="en-GB"/>
        </w:rPr>
        <w:t>connections|</w:t>
      </w:r>
      <w:r w:rsidR="0086623B" w:rsidRPr="0086623B">
        <w:t xml:space="preserve"> </w:t>
      </w:r>
      <w:proofErr w:type="spellStart"/>
      <w:r w:rsidR="0086623B" w:rsidRPr="0086623B">
        <w:rPr>
          <w:b/>
          <w:lang w:val="en-GB"/>
        </w:rPr>
        <w:t>vnetgwCentral</w:t>
      </w:r>
      <w:proofErr w:type="spellEnd"/>
      <w:r w:rsidR="0086623B" w:rsidRPr="0086623B">
        <w:rPr>
          <w:b/>
          <w:lang w:val="en-GB"/>
        </w:rPr>
        <w:t>-to-</w:t>
      </w:r>
      <w:proofErr w:type="spellStart"/>
      <w:r w:rsidR="0086623B" w:rsidRPr="0086623B">
        <w:rPr>
          <w:b/>
          <w:lang w:val="en-GB"/>
        </w:rPr>
        <w:t>vnetgwEast</w:t>
      </w:r>
      <w:proofErr w:type="spellEnd"/>
      <w:r w:rsidR="0086623B">
        <w:rPr>
          <w:b/>
          <w:lang w:val="en-GB"/>
        </w:rPr>
        <w:t xml:space="preserve"> </w:t>
      </w:r>
      <w:r w:rsidR="0086623B" w:rsidRPr="00E3062C">
        <w:rPr>
          <w:lang w:val="en-GB"/>
        </w:rPr>
        <w:t xml:space="preserve">and click </w:t>
      </w:r>
      <w:r w:rsidR="0086623B" w:rsidRPr="004F743B">
        <w:rPr>
          <w:b/>
          <w:lang w:val="en-GB"/>
          <w:rPrChange w:id="361" w:author="Beth Quinlan" w:date="2018-04-06T14:50:00Z">
            <w:rPr>
              <w:lang w:val="en-GB"/>
            </w:rPr>
          </w:rPrChange>
        </w:rPr>
        <w:t>Edit</w:t>
      </w:r>
      <w:r w:rsidR="0086623B" w:rsidRPr="00E3062C">
        <w:rPr>
          <w:lang w:val="en-GB"/>
        </w:rPr>
        <w:t xml:space="preserve"> in the right</w:t>
      </w:r>
      <w:ins w:id="362" w:author="Beth Quinlan" w:date="2018-04-06T14:44:00Z">
        <w:r w:rsidR="004F743B">
          <w:rPr>
            <w:lang w:val="en-GB"/>
          </w:rPr>
          <w:t>-</w:t>
        </w:r>
      </w:ins>
      <w:del w:id="363" w:author="Beth Quinlan" w:date="2018-04-06T14:44:00Z">
        <w:r w:rsidR="0086623B" w:rsidRPr="00E3062C" w:rsidDel="004F743B">
          <w:rPr>
            <w:lang w:val="en-GB"/>
          </w:rPr>
          <w:delText xml:space="preserve"> </w:delText>
        </w:r>
      </w:del>
      <w:r w:rsidR="0086623B" w:rsidRPr="00E3062C">
        <w:rPr>
          <w:lang w:val="en-GB"/>
        </w:rPr>
        <w:t>hand pane.</w:t>
      </w:r>
    </w:p>
    <w:p w14:paraId="4BC71165" w14:textId="77777777" w:rsidR="0086623B" w:rsidRDefault="0086623B" w:rsidP="0086623B">
      <w:pPr>
        <w:pStyle w:val="ListParagraph"/>
      </w:pPr>
    </w:p>
    <w:p w14:paraId="763D5C70" w14:textId="6BE86F6B" w:rsidR="0086623B" w:rsidRDefault="00B87626" w:rsidP="0086623B">
      <w:pPr>
        <w:pStyle w:val="ListParagraph"/>
        <w:numPr>
          <w:ilvl w:val="0"/>
          <w:numId w:val="18"/>
        </w:numPr>
      </w:pPr>
      <w:r>
        <w:t>In the right</w:t>
      </w:r>
      <w:ins w:id="364" w:author="Beth Quinlan" w:date="2018-04-06T14:44:00Z">
        <w:r w:rsidR="004F743B">
          <w:t>-</w:t>
        </w:r>
      </w:ins>
      <w:del w:id="365" w:author="Beth Quinlan" w:date="2018-04-06T14:44:00Z">
        <w:r w:rsidDel="004F743B">
          <w:delText xml:space="preserve"> </w:delText>
        </w:r>
      </w:del>
      <w:r>
        <w:t xml:space="preserve">hand pane, scroll down to the </w:t>
      </w:r>
      <w:r w:rsidRPr="00E34403">
        <w:rPr>
          <w:b/>
        </w:rPr>
        <w:t>“</w:t>
      </w:r>
      <w:proofErr w:type="spellStart"/>
      <w:r w:rsidRPr="00E34403">
        <w:rPr>
          <w:b/>
        </w:rPr>
        <w:t>enableBgp</w:t>
      </w:r>
      <w:proofErr w:type="spellEnd"/>
      <w:r w:rsidRPr="00E34403">
        <w:rPr>
          <w:b/>
        </w:rPr>
        <w:t>”</w:t>
      </w:r>
      <w:r>
        <w:t xml:space="preserve"> tag and configure it to </w:t>
      </w:r>
      <w:r w:rsidRPr="00E34403">
        <w:rPr>
          <w:b/>
        </w:rPr>
        <w:t>true</w:t>
      </w:r>
      <w:r>
        <w:t xml:space="preserve"> and click the </w:t>
      </w:r>
      <w:r w:rsidRPr="00B87626">
        <w:rPr>
          <w:b/>
        </w:rPr>
        <w:t xml:space="preserve">Put </w:t>
      </w:r>
      <w:r>
        <w:t>button.</w:t>
      </w:r>
    </w:p>
    <w:p w14:paraId="7DBDFE47" w14:textId="77777777" w:rsidR="00A32435" w:rsidRDefault="00A32435" w:rsidP="00A32435">
      <w:pPr>
        <w:pStyle w:val="ListParagraph"/>
      </w:pPr>
    </w:p>
    <w:p w14:paraId="64BA5C41" w14:textId="37AD77EA" w:rsidR="00A32435" w:rsidRDefault="00A32435" w:rsidP="00B87626">
      <w:r>
        <w:rPr>
          <w:noProof/>
        </w:rPr>
        <w:drawing>
          <wp:inline distT="0" distB="0" distL="0" distR="0" wp14:anchorId="6D4ECEDE" wp14:editId="6A74C682">
            <wp:extent cx="3873500" cy="15660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4840" cy="1574672"/>
                    </a:xfrm>
                    <a:prstGeom prst="rect">
                      <a:avLst/>
                    </a:prstGeom>
                  </pic:spPr>
                </pic:pic>
              </a:graphicData>
            </a:graphic>
          </wp:inline>
        </w:drawing>
      </w:r>
    </w:p>
    <w:p w14:paraId="14DE0FE5" w14:textId="63CA7B36" w:rsidR="00B87626" w:rsidRDefault="00B87626" w:rsidP="00B87626">
      <w:pPr>
        <w:pStyle w:val="ListParagraph"/>
        <w:numPr>
          <w:ilvl w:val="0"/>
          <w:numId w:val="18"/>
        </w:numPr>
      </w:pPr>
      <w:r>
        <w:t xml:space="preserve">Repeat this process for the </w:t>
      </w:r>
      <w:proofErr w:type="spellStart"/>
      <w:r w:rsidRPr="002914C5">
        <w:rPr>
          <w:i/>
          <w:rPrChange w:id="366" w:author="Beth Quinlan" w:date="2018-04-11T14:20:00Z">
            <w:rPr/>
          </w:rPrChange>
        </w:rPr>
        <w:t>vnetgwEast</w:t>
      </w:r>
      <w:proofErr w:type="spellEnd"/>
      <w:r w:rsidRPr="002914C5">
        <w:rPr>
          <w:i/>
          <w:rPrChange w:id="367" w:author="Beth Quinlan" w:date="2018-04-11T14:20:00Z">
            <w:rPr/>
          </w:rPrChange>
        </w:rPr>
        <w:t>-to-</w:t>
      </w:r>
      <w:proofErr w:type="spellStart"/>
      <w:r w:rsidRPr="002914C5">
        <w:rPr>
          <w:i/>
          <w:rPrChange w:id="368" w:author="Beth Quinlan" w:date="2018-04-11T14:20:00Z">
            <w:rPr/>
          </w:rPrChange>
        </w:rPr>
        <w:t>vnetgwCentral</w:t>
      </w:r>
      <w:proofErr w:type="spellEnd"/>
      <w:r>
        <w:t xml:space="preserve"> gateway connection.</w:t>
      </w:r>
    </w:p>
    <w:p w14:paraId="69E5B9A1" w14:textId="4D4CBBC4" w:rsidR="00FB19F3" w:rsidRDefault="00FB19F3" w:rsidP="00FB19F3"/>
    <w:p w14:paraId="13CC1D1B" w14:textId="7431D4F5" w:rsidR="00FB19F3" w:rsidRDefault="00FB19F3" w:rsidP="00FB19F3"/>
    <w:p w14:paraId="627FFE31" w14:textId="77777777" w:rsidR="00583D2D" w:rsidRDefault="00583D2D" w:rsidP="00FB19F3">
      <w:pPr>
        <w:pStyle w:val="Heading2"/>
        <w:rPr>
          <w:lang w:val="en-GB"/>
        </w:rPr>
      </w:pPr>
    </w:p>
    <w:p w14:paraId="0E12AB4A" w14:textId="77777777" w:rsidR="00583D2D" w:rsidRDefault="00583D2D" w:rsidP="00FB19F3">
      <w:pPr>
        <w:pStyle w:val="Heading2"/>
        <w:rPr>
          <w:lang w:val="en-GB"/>
        </w:rPr>
      </w:pPr>
    </w:p>
    <w:p w14:paraId="6B382EC9" w14:textId="6CE4515F" w:rsidR="007B6D8D" w:rsidRDefault="00FB19F3" w:rsidP="00FB19F3">
      <w:pPr>
        <w:pStyle w:val="Heading2"/>
        <w:rPr>
          <w:lang w:val="en-GB"/>
        </w:rPr>
      </w:pPr>
      <w:bookmarkStart w:id="369" w:name="_Toc510792090"/>
      <w:r>
        <w:rPr>
          <w:lang w:val="en-GB"/>
        </w:rPr>
        <w:lastRenderedPageBreak/>
        <w:t>Task 3 – Confirm that BGP has been enabled</w:t>
      </w:r>
      <w:bookmarkEnd w:id="369"/>
    </w:p>
    <w:p w14:paraId="0766DD37" w14:textId="77777777" w:rsidR="001E0B63" w:rsidRDefault="001E0B63" w:rsidP="00FB19F3">
      <w:pPr>
        <w:pStyle w:val="Heading2"/>
        <w:rPr>
          <w:lang w:val="en-GB"/>
        </w:rPr>
      </w:pPr>
    </w:p>
    <w:p w14:paraId="350C183D" w14:textId="791BF344" w:rsidR="007B6D8D" w:rsidRDefault="007B6D8D" w:rsidP="007B6D8D">
      <w:pPr>
        <w:pStyle w:val="ListParagraph"/>
        <w:numPr>
          <w:ilvl w:val="0"/>
          <w:numId w:val="20"/>
        </w:numPr>
        <w:rPr>
          <w:lang w:val="en"/>
        </w:rPr>
      </w:pPr>
      <w:r w:rsidRPr="007B6D8D">
        <w:rPr>
          <w:lang w:val="en"/>
        </w:rPr>
        <w:t>From the previously opened PowerShell session, run the following script to confirm that BGP</w:t>
      </w:r>
      <w:r>
        <w:rPr>
          <w:lang w:val="en"/>
        </w:rPr>
        <w:t xml:space="preserve"> has been enabled:</w:t>
      </w:r>
    </w:p>
    <w:p w14:paraId="57EE3566" w14:textId="5672A45B" w:rsidR="001E0B63" w:rsidRDefault="001E0B63" w:rsidP="001E0B63">
      <w:pPr>
        <w:pStyle w:val="ListParagraph"/>
        <w:ind w:left="720"/>
        <w:rPr>
          <w:lang w:val="en"/>
        </w:rPr>
      </w:pPr>
    </w:p>
    <w:p w14:paraId="4A9911A2" w14:textId="77777777" w:rsidR="001E0B63" w:rsidRDefault="001E0B63" w:rsidP="001E0B63">
      <w:pPr>
        <w:shd w:val="clear" w:color="auto" w:fill="FFFFFF"/>
        <w:autoSpaceDE w:val="0"/>
        <w:autoSpaceDN w:val="0"/>
        <w:adjustRightInd w:val="0"/>
        <w:spacing w:before="0" w:line="240" w:lineRule="auto"/>
        <w:ind w:left="720"/>
        <w:rPr>
          <w:rFonts w:ascii="Lucida Console" w:hAnsi="Lucida Console" w:cs="Lucida Console"/>
          <w:color w:val="8A2BE2"/>
          <w:sz w:val="18"/>
          <w:szCs w:val="18"/>
          <w:lang w:val="en-GB"/>
        </w:rPr>
      </w:pPr>
      <w:r w:rsidRPr="001C39F3">
        <w:rPr>
          <w:rFonts w:ascii="Lucida Console" w:hAnsi="Lucida Console" w:cs="Lucida Console"/>
          <w:color w:val="0000FF"/>
          <w:sz w:val="18"/>
          <w:szCs w:val="18"/>
          <w:lang w:val="en-GB"/>
        </w:rPr>
        <w:t>Get-</w:t>
      </w:r>
      <w:proofErr w:type="spellStart"/>
      <w:r w:rsidRPr="001C39F3">
        <w:rPr>
          <w:rFonts w:ascii="Lucida Console" w:hAnsi="Lucida Console" w:cs="Lucida Console"/>
          <w:color w:val="0000FF"/>
          <w:sz w:val="18"/>
          <w:szCs w:val="18"/>
          <w:lang w:val="en-GB"/>
        </w:rPr>
        <w:t>AzureRmVirtualNetworkGatewayBGPPeerStatus</w:t>
      </w:r>
      <w:proofErr w:type="spellEnd"/>
      <w:r w:rsidRPr="001C39F3">
        <w:rPr>
          <w:rFonts w:ascii="Lucida Console" w:hAnsi="Lucida Console" w:cs="Lucida Console"/>
          <w:sz w:val="18"/>
          <w:szCs w:val="18"/>
          <w:lang w:val="en-GB"/>
        </w:rPr>
        <w:t xml:space="preserve"> </w:t>
      </w:r>
      <w:r w:rsidRPr="001C39F3">
        <w:rPr>
          <w:rFonts w:ascii="Lucida Console" w:hAnsi="Lucida Console" w:cs="Lucida Console"/>
          <w:color w:val="000080"/>
          <w:sz w:val="18"/>
          <w:szCs w:val="18"/>
          <w:lang w:val="en-GB"/>
        </w:rPr>
        <w:t>-</w:t>
      </w:r>
      <w:proofErr w:type="spellStart"/>
      <w:r w:rsidRPr="001C39F3">
        <w:rPr>
          <w:rFonts w:ascii="Lucida Console" w:hAnsi="Lucida Console" w:cs="Lucida Console"/>
          <w:color w:val="000080"/>
          <w:sz w:val="18"/>
          <w:szCs w:val="18"/>
          <w:lang w:val="en-GB"/>
        </w:rPr>
        <w:t>VirtualNetworkGatewayName</w:t>
      </w:r>
      <w:proofErr w:type="spellEnd"/>
      <w:r w:rsidRPr="001C39F3">
        <w:rPr>
          <w:rFonts w:ascii="Lucida Console" w:hAnsi="Lucida Console" w:cs="Lucida Console"/>
          <w:sz w:val="18"/>
          <w:szCs w:val="18"/>
          <w:lang w:val="en-GB"/>
        </w:rPr>
        <w:t xml:space="preserve"> </w:t>
      </w:r>
      <w:proofErr w:type="spellStart"/>
      <w:r w:rsidRPr="001C39F3">
        <w:rPr>
          <w:rFonts w:ascii="Lucida Console" w:hAnsi="Lucida Console" w:cs="Lucida Console"/>
          <w:color w:val="8A2BE2"/>
          <w:sz w:val="18"/>
          <w:szCs w:val="18"/>
          <w:lang w:val="en-GB"/>
        </w:rPr>
        <w:t>vnetgwEast</w:t>
      </w:r>
      <w:proofErr w:type="spellEnd"/>
      <w:r w:rsidRPr="001C39F3">
        <w:rPr>
          <w:rFonts w:ascii="Lucida Console" w:hAnsi="Lucida Console" w:cs="Lucida Console"/>
          <w:sz w:val="18"/>
          <w:szCs w:val="18"/>
          <w:lang w:val="en-GB"/>
        </w:rPr>
        <w:t xml:space="preserve"> </w:t>
      </w:r>
      <w:r w:rsidRPr="001C39F3">
        <w:rPr>
          <w:rFonts w:ascii="Lucida Console" w:hAnsi="Lucida Console" w:cs="Lucida Console"/>
          <w:color w:val="000080"/>
          <w:sz w:val="18"/>
          <w:szCs w:val="18"/>
          <w:lang w:val="en-GB"/>
        </w:rPr>
        <w:t>-</w:t>
      </w:r>
      <w:proofErr w:type="spellStart"/>
      <w:r w:rsidRPr="001C39F3">
        <w:rPr>
          <w:rFonts w:ascii="Lucida Console" w:hAnsi="Lucida Console" w:cs="Lucida Console"/>
          <w:color w:val="000080"/>
          <w:sz w:val="18"/>
          <w:szCs w:val="18"/>
          <w:lang w:val="en-GB"/>
        </w:rPr>
        <w:t>ResourceGroupName</w:t>
      </w:r>
      <w:proofErr w:type="spellEnd"/>
      <w:r w:rsidRPr="001C39F3">
        <w:rPr>
          <w:rFonts w:ascii="Lucida Console" w:hAnsi="Lucida Console" w:cs="Lucida Console"/>
          <w:sz w:val="18"/>
          <w:szCs w:val="18"/>
          <w:lang w:val="en-GB"/>
        </w:rPr>
        <w:t xml:space="preserve"> </w:t>
      </w:r>
      <w:proofErr w:type="spellStart"/>
      <w:r w:rsidRPr="001C39F3">
        <w:rPr>
          <w:rFonts w:ascii="Lucida Console" w:hAnsi="Lucida Console" w:cs="Lucida Console"/>
          <w:color w:val="8A2BE2"/>
          <w:sz w:val="18"/>
          <w:szCs w:val="18"/>
          <w:lang w:val="en-GB"/>
        </w:rPr>
        <w:t>rgEast</w:t>
      </w:r>
      <w:proofErr w:type="spellEnd"/>
      <w:r w:rsidRPr="001C39F3">
        <w:rPr>
          <w:rFonts w:ascii="Lucida Console" w:hAnsi="Lucida Console" w:cs="Lucida Console"/>
          <w:color w:val="8A2BE2"/>
          <w:sz w:val="18"/>
          <w:szCs w:val="18"/>
          <w:lang w:val="en-GB"/>
        </w:rPr>
        <w:t xml:space="preserve"> </w:t>
      </w:r>
    </w:p>
    <w:p w14:paraId="071823C9" w14:textId="0C8A25DD" w:rsidR="001E0B63" w:rsidRPr="001E0B63" w:rsidRDefault="001E0B63" w:rsidP="001E0B63">
      <w:pPr>
        <w:pStyle w:val="ListParagraph"/>
        <w:ind w:left="720"/>
        <w:rPr>
          <w:lang w:val="en-GB"/>
        </w:rPr>
      </w:pPr>
    </w:p>
    <w:p w14:paraId="2ADB5259" w14:textId="6DB93CB7" w:rsidR="001E0B63" w:rsidRDefault="001E0B63" w:rsidP="001E0B63">
      <w:pPr>
        <w:pStyle w:val="ListParagraph"/>
        <w:ind w:left="720"/>
        <w:rPr>
          <w:lang w:val="en"/>
        </w:rPr>
      </w:pPr>
    </w:p>
    <w:p w14:paraId="765B2A4B" w14:textId="451986C0" w:rsidR="001E0B63" w:rsidRDefault="001E0B63" w:rsidP="001E0B63">
      <w:pPr>
        <w:pStyle w:val="ListParagraph"/>
        <w:ind w:left="720"/>
        <w:rPr>
          <w:lang w:val="en"/>
        </w:rPr>
      </w:pPr>
      <w:r>
        <w:rPr>
          <w:noProof/>
        </w:rPr>
        <w:drawing>
          <wp:inline distT="0" distB="0" distL="0" distR="0" wp14:anchorId="7F534BB6" wp14:editId="067FC9A5">
            <wp:extent cx="5943600" cy="11385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38555"/>
                    </a:xfrm>
                    <a:prstGeom prst="rect">
                      <a:avLst/>
                    </a:prstGeom>
                  </pic:spPr>
                </pic:pic>
              </a:graphicData>
            </a:graphic>
          </wp:inline>
        </w:drawing>
      </w:r>
    </w:p>
    <w:p w14:paraId="157998B6" w14:textId="09A51904" w:rsidR="001E0B63" w:rsidRDefault="001E0B63" w:rsidP="001E0B63">
      <w:pPr>
        <w:pStyle w:val="ListParagraph"/>
        <w:ind w:left="720"/>
        <w:rPr>
          <w:lang w:val="en"/>
        </w:rPr>
      </w:pPr>
    </w:p>
    <w:p w14:paraId="2E90D8E2" w14:textId="77777777" w:rsidR="001E0B63" w:rsidRDefault="001E0B63" w:rsidP="001E0B63">
      <w:pPr>
        <w:pStyle w:val="ListParagraph"/>
        <w:ind w:left="720"/>
        <w:rPr>
          <w:lang w:val="en"/>
        </w:rPr>
      </w:pPr>
    </w:p>
    <w:p w14:paraId="405074E9" w14:textId="538528D3" w:rsidR="001E0B63" w:rsidRDefault="001E0B63" w:rsidP="007B6D8D">
      <w:pPr>
        <w:pStyle w:val="ListParagraph"/>
        <w:numPr>
          <w:ilvl w:val="0"/>
          <w:numId w:val="20"/>
        </w:numPr>
        <w:rPr>
          <w:lang w:val="en"/>
        </w:rPr>
      </w:pPr>
      <w:r>
        <w:rPr>
          <w:lang w:val="en"/>
        </w:rPr>
        <w:t xml:space="preserve">Confirm that there is a successful connection with your BGP peer (which is the other </w:t>
      </w:r>
      <w:proofErr w:type="spellStart"/>
      <w:r>
        <w:rPr>
          <w:lang w:val="en"/>
        </w:rPr>
        <w:t>V</w:t>
      </w:r>
      <w:r w:rsidR="00AD6C4D">
        <w:rPr>
          <w:lang w:val="en"/>
        </w:rPr>
        <w:t>N</w:t>
      </w:r>
      <w:r>
        <w:rPr>
          <w:lang w:val="en"/>
        </w:rPr>
        <w:t>et</w:t>
      </w:r>
      <w:proofErr w:type="spellEnd"/>
      <w:r>
        <w:rPr>
          <w:lang w:val="en"/>
        </w:rPr>
        <w:t xml:space="preserve"> gateway in this case) and that at least 1 route has been received or learnt.</w:t>
      </w:r>
    </w:p>
    <w:p w14:paraId="407A2268" w14:textId="54DAD6FA" w:rsidR="00F80D96" w:rsidRDefault="00F80D96" w:rsidP="00F80D96">
      <w:pPr>
        <w:rPr>
          <w:lang w:val="en"/>
        </w:rPr>
      </w:pPr>
    </w:p>
    <w:p w14:paraId="59EC47B6" w14:textId="01A52F98" w:rsidR="00F80D96" w:rsidRDefault="00C23030" w:rsidP="00F80D96">
      <w:pPr>
        <w:pStyle w:val="Heading1"/>
        <w:rPr>
          <w:lang w:val="en"/>
        </w:rPr>
      </w:pPr>
      <w:bookmarkStart w:id="370" w:name="_Toc510792091"/>
      <w:r>
        <w:rPr>
          <w:lang w:val="en"/>
        </w:rPr>
        <w:t xml:space="preserve">Exercise 3 - </w:t>
      </w:r>
      <w:r w:rsidRPr="00C23030">
        <w:rPr>
          <w:lang w:val="en"/>
        </w:rPr>
        <w:t>Configure Virtual Network Service Endpoint</w:t>
      </w:r>
      <w:r w:rsidR="00105487">
        <w:rPr>
          <w:lang w:val="en"/>
        </w:rPr>
        <w:t>s</w:t>
      </w:r>
      <w:r w:rsidRPr="00C23030">
        <w:rPr>
          <w:lang w:val="en"/>
        </w:rPr>
        <w:t xml:space="preserve"> and Storage Account Firewall</w:t>
      </w:r>
      <w:bookmarkEnd w:id="370"/>
    </w:p>
    <w:p w14:paraId="65166AA8" w14:textId="77777777" w:rsidR="00172FAB" w:rsidRDefault="00172FAB" w:rsidP="0077294E">
      <w:pPr>
        <w:pStyle w:val="Heading2"/>
        <w:rPr>
          <w:lang w:val="en"/>
        </w:rPr>
      </w:pPr>
    </w:p>
    <w:p w14:paraId="5FA7C5E0" w14:textId="78E5E2FD" w:rsidR="00C4098C" w:rsidRDefault="00C4098C" w:rsidP="00C4098C">
      <w:pPr>
        <w:rPr>
          <w:lang w:val="en"/>
        </w:rPr>
      </w:pPr>
      <w:r>
        <w:rPr>
          <w:lang w:val="en"/>
        </w:rPr>
        <w:t>Now that we’ve deployed our virtual network, it</w:t>
      </w:r>
      <w:r w:rsidR="004566EE">
        <w:rPr>
          <w:lang w:val="en"/>
        </w:rPr>
        <w:t xml:space="preserve">’s </w:t>
      </w:r>
      <w:r>
        <w:rPr>
          <w:lang w:val="en"/>
        </w:rPr>
        <w:t>a good idea to secure communication to and from it when accessing Azure public facing services. One example of this is</w:t>
      </w:r>
      <w:r w:rsidR="004566EE">
        <w:rPr>
          <w:lang w:val="en"/>
        </w:rPr>
        <w:t xml:space="preserve"> Azure Storage</w:t>
      </w:r>
      <w:r>
        <w:rPr>
          <w:lang w:val="en"/>
        </w:rPr>
        <w:t>. When we access an Azure Storage account from a virtual network, we do this over the Internet</w:t>
      </w:r>
      <w:r w:rsidR="004566EE">
        <w:rPr>
          <w:lang w:val="en"/>
        </w:rPr>
        <w:t xml:space="preserve"> albeit </w:t>
      </w:r>
      <w:r>
        <w:rPr>
          <w:lang w:val="en"/>
        </w:rPr>
        <w:t>inside a Microsoft Azure datacenter. This does raise security concerns in most organizations. Using Virtual Network Service Endpoints, we create a connection between a virtual network and an Azure Storage account over the Microsoft Azure</w:t>
      </w:r>
      <w:r w:rsidR="006E66DB">
        <w:rPr>
          <w:lang w:val="en"/>
        </w:rPr>
        <w:t xml:space="preserve"> backbone </w:t>
      </w:r>
      <w:r>
        <w:rPr>
          <w:lang w:val="en"/>
        </w:rPr>
        <w:t>network</w:t>
      </w:r>
      <w:r w:rsidR="006E66DB">
        <w:rPr>
          <w:lang w:val="en"/>
        </w:rPr>
        <w:t xml:space="preserve"> </w:t>
      </w:r>
      <w:r>
        <w:rPr>
          <w:lang w:val="en"/>
        </w:rPr>
        <w:t>so traffic between a virtual network and a storage account does not go over the Internet giving you a more secure connection.</w:t>
      </w:r>
    </w:p>
    <w:p w14:paraId="1F950F7A" w14:textId="1EDD9335" w:rsidR="00172FAB" w:rsidRDefault="00172FAB" w:rsidP="0077294E">
      <w:pPr>
        <w:pStyle w:val="Heading2"/>
        <w:rPr>
          <w:ins w:id="371" w:author="Beth Quinlan" w:date="2018-04-06T14:53:00Z"/>
          <w:lang w:val="en"/>
        </w:rPr>
      </w:pPr>
    </w:p>
    <w:p w14:paraId="35650BCE" w14:textId="77777777" w:rsidR="00CD6B40" w:rsidRDefault="00CD6B40" w:rsidP="0077294E">
      <w:pPr>
        <w:pStyle w:val="Heading2"/>
        <w:rPr>
          <w:lang w:val="en"/>
        </w:rPr>
      </w:pPr>
    </w:p>
    <w:p w14:paraId="77809ED6" w14:textId="118DA2A4" w:rsidR="0077294E" w:rsidRDefault="0077294E" w:rsidP="0077294E">
      <w:pPr>
        <w:pStyle w:val="Heading2"/>
        <w:rPr>
          <w:lang w:val="en"/>
        </w:rPr>
      </w:pPr>
      <w:bookmarkStart w:id="372" w:name="_Toc510792092"/>
      <w:r>
        <w:rPr>
          <w:lang w:val="en"/>
        </w:rPr>
        <w:lastRenderedPageBreak/>
        <w:t>Task 1 – Configure Virtual Network Service Endpoint</w:t>
      </w:r>
      <w:r w:rsidR="00105487">
        <w:rPr>
          <w:lang w:val="en"/>
        </w:rPr>
        <w:t>s</w:t>
      </w:r>
      <w:bookmarkEnd w:id="372"/>
    </w:p>
    <w:p w14:paraId="75705F93" w14:textId="3997B088" w:rsidR="009D04CB" w:rsidRPr="00460B3F" w:rsidRDefault="00C4098C" w:rsidP="00460B3F">
      <w:pPr>
        <w:rPr>
          <w:sz w:val="28"/>
          <w:szCs w:val="36"/>
          <w:lang w:val="en"/>
        </w:rPr>
      </w:pPr>
      <w:r>
        <w:rPr>
          <w:lang w:val="en"/>
        </w:rPr>
        <w:t>From within the Azure portal, navigate to the resource group that was used to store the IIS and SQL servers</w:t>
      </w:r>
      <w:r w:rsidR="00805BCE">
        <w:rPr>
          <w:lang w:val="en"/>
        </w:rPr>
        <w:t xml:space="preserve"> from the previous lab and click on the </w:t>
      </w:r>
      <w:proofErr w:type="spellStart"/>
      <w:r w:rsidR="00805BCE">
        <w:rPr>
          <w:lang w:val="en"/>
        </w:rPr>
        <w:t>VNet</w:t>
      </w:r>
      <w:proofErr w:type="spellEnd"/>
      <w:r w:rsidR="00805BCE">
        <w:rPr>
          <w:lang w:val="en"/>
        </w:rPr>
        <w:t xml:space="preserve"> that was created</w:t>
      </w:r>
      <w:r w:rsidR="00460B3F">
        <w:rPr>
          <w:lang w:val="en"/>
        </w:rPr>
        <w:t>.</w:t>
      </w:r>
    </w:p>
    <w:p w14:paraId="545B0EAC" w14:textId="38E18081" w:rsidR="00805BCE" w:rsidRDefault="009D04CB" w:rsidP="009D04CB">
      <w:pPr>
        <w:rPr>
          <w:b/>
          <w:lang w:val="en"/>
        </w:rPr>
      </w:pPr>
      <w:r>
        <w:rPr>
          <w:b/>
          <w:lang w:val="en"/>
        </w:rPr>
        <w:t xml:space="preserve">             </w:t>
      </w:r>
      <w:r w:rsidR="00805BCE">
        <w:rPr>
          <w:noProof/>
        </w:rPr>
        <w:drawing>
          <wp:inline distT="0" distB="0" distL="0" distR="0" wp14:anchorId="548CDEEF" wp14:editId="1A9C705B">
            <wp:extent cx="5162550" cy="188024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3458" cy="1887864"/>
                    </a:xfrm>
                    <a:prstGeom prst="rect">
                      <a:avLst/>
                    </a:prstGeom>
                  </pic:spPr>
                </pic:pic>
              </a:graphicData>
            </a:graphic>
          </wp:inline>
        </w:drawing>
      </w:r>
    </w:p>
    <w:p w14:paraId="67B3559D" w14:textId="77777777" w:rsidR="00C465F2" w:rsidRDefault="00C465F2" w:rsidP="00C465F2">
      <w:pPr>
        <w:pStyle w:val="ListParagraph"/>
        <w:ind w:left="1080"/>
        <w:rPr>
          <w:lang w:val="en"/>
        </w:rPr>
      </w:pPr>
    </w:p>
    <w:p w14:paraId="7638D110" w14:textId="0082B67B" w:rsidR="00805BCE" w:rsidRPr="00805BCE" w:rsidRDefault="00805BCE" w:rsidP="00805BCE">
      <w:pPr>
        <w:pStyle w:val="ListParagraph"/>
        <w:numPr>
          <w:ilvl w:val="0"/>
          <w:numId w:val="23"/>
        </w:numPr>
        <w:rPr>
          <w:lang w:val="en"/>
        </w:rPr>
      </w:pPr>
      <w:r w:rsidRPr="00805BCE">
        <w:rPr>
          <w:lang w:val="en"/>
        </w:rPr>
        <w:t xml:space="preserve">In the </w:t>
      </w:r>
      <w:r w:rsidR="00C465F2" w:rsidRPr="00805BCE">
        <w:rPr>
          <w:lang w:val="en"/>
        </w:rPr>
        <w:t>left</w:t>
      </w:r>
      <w:r w:rsidR="00C465F2">
        <w:rPr>
          <w:lang w:val="en"/>
        </w:rPr>
        <w:t>-hand</w:t>
      </w:r>
      <w:r>
        <w:rPr>
          <w:lang w:val="en"/>
        </w:rPr>
        <w:t xml:space="preserve"> pane, click </w:t>
      </w:r>
      <w:r w:rsidRPr="00CD6B40">
        <w:rPr>
          <w:b/>
          <w:lang w:val="en"/>
          <w:rPrChange w:id="373" w:author="Beth Quinlan" w:date="2018-04-06T14:54:00Z">
            <w:rPr>
              <w:lang w:val="en"/>
            </w:rPr>
          </w:rPrChange>
        </w:rPr>
        <w:t>Service</w:t>
      </w:r>
      <w:r w:rsidRPr="00C465F2">
        <w:rPr>
          <w:lang w:val="en"/>
        </w:rPr>
        <w:t xml:space="preserve"> </w:t>
      </w:r>
      <w:r w:rsidRPr="00CD6B40">
        <w:rPr>
          <w:b/>
          <w:lang w:val="en"/>
          <w:rPrChange w:id="374" w:author="Beth Quinlan" w:date="2018-04-06T14:54:00Z">
            <w:rPr>
              <w:lang w:val="en"/>
            </w:rPr>
          </w:rPrChange>
        </w:rPr>
        <w:t>endpoints</w:t>
      </w:r>
      <w:ins w:id="375" w:author="Beth Quinlan" w:date="2018-04-06T14:54:00Z">
        <w:r w:rsidR="00CD6B40">
          <w:rPr>
            <w:lang w:val="en"/>
          </w:rPr>
          <w:t>.</w:t>
        </w:r>
      </w:ins>
    </w:p>
    <w:p w14:paraId="1B4AD381" w14:textId="77777777" w:rsidR="00C465F2" w:rsidRDefault="00C465F2" w:rsidP="00C465F2">
      <w:pPr>
        <w:pStyle w:val="Heading2"/>
        <w:rPr>
          <w:noProof/>
        </w:rPr>
      </w:pPr>
      <w:r>
        <w:rPr>
          <w:noProof/>
        </w:rPr>
        <w:t xml:space="preserve">         </w:t>
      </w:r>
    </w:p>
    <w:p w14:paraId="3F68365E" w14:textId="5DA6163C" w:rsidR="00805BCE" w:rsidRDefault="00C465F2" w:rsidP="006708A1">
      <w:pPr>
        <w:rPr>
          <w:lang w:val="en"/>
        </w:rPr>
      </w:pPr>
      <w:r>
        <w:rPr>
          <w:noProof/>
        </w:rPr>
        <w:t xml:space="preserve">      </w:t>
      </w:r>
      <w:r w:rsidR="006708A1">
        <w:rPr>
          <w:noProof/>
        </w:rPr>
        <w:t xml:space="preserve">   </w:t>
      </w:r>
      <w:r>
        <w:rPr>
          <w:noProof/>
        </w:rPr>
        <w:t xml:space="preserve">  </w:t>
      </w:r>
      <w:r w:rsidR="00805BCE">
        <w:rPr>
          <w:noProof/>
        </w:rPr>
        <w:drawing>
          <wp:inline distT="0" distB="0" distL="0" distR="0" wp14:anchorId="741D4316" wp14:editId="0D0F6FE7">
            <wp:extent cx="1587500" cy="3699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26690" cy="3790396"/>
                    </a:xfrm>
                    <a:prstGeom prst="rect">
                      <a:avLst/>
                    </a:prstGeom>
                  </pic:spPr>
                </pic:pic>
              </a:graphicData>
            </a:graphic>
          </wp:inline>
        </w:drawing>
      </w:r>
    </w:p>
    <w:p w14:paraId="276034AF" w14:textId="77777777" w:rsidR="00805BCE" w:rsidRPr="00805BCE" w:rsidRDefault="00805BCE" w:rsidP="00805BCE">
      <w:pPr>
        <w:rPr>
          <w:lang w:val="en"/>
        </w:rPr>
      </w:pPr>
    </w:p>
    <w:p w14:paraId="4EE37FA7" w14:textId="77777777" w:rsidR="00CD6B40" w:rsidRDefault="00C465F2" w:rsidP="00805BCE">
      <w:pPr>
        <w:pStyle w:val="ListParagraph"/>
        <w:numPr>
          <w:ilvl w:val="0"/>
          <w:numId w:val="23"/>
        </w:numPr>
        <w:rPr>
          <w:ins w:id="376" w:author="Beth Quinlan" w:date="2018-04-06T14:55:00Z"/>
          <w:lang w:val="en"/>
        </w:rPr>
      </w:pPr>
      <w:r>
        <w:rPr>
          <w:lang w:val="en"/>
        </w:rPr>
        <w:t>In the right</w:t>
      </w:r>
      <w:ins w:id="377" w:author="Beth Quinlan" w:date="2018-04-06T14:54:00Z">
        <w:r w:rsidR="00CD6B40">
          <w:rPr>
            <w:lang w:val="en"/>
          </w:rPr>
          <w:t>-</w:t>
        </w:r>
      </w:ins>
      <w:del w:id="378" w:author="Beth Quinlan" w:date="2018-04-06T14:54:00Z">
        <w:r w:rsidDel="00CD6B40">
          <w:rPr>
            <w:lang w:val="en"/>
          </w:rPr>
          <w:delText xml:space="preserve"> </w:delText>
        </w:r>
      </w:del>
      <w:r>
        <w:rPr>
          <w:lang w:val="en"/>
        </w:rPr>
        <w:t xml:space="preserve">hand pane, click </w:t>
      </w:r>
      <w:ins w:id="379" w:author="Beth Quinlan" w:date="2018-04-06T14:55:00Z">
        <w:r w:rsidR="00CD6B40" w:rsidRPr="00E50391">
          <w:rPr>
            <w:b/>
            <w:lang w:val="en"/>
          </w:rPr>
          <w:t>+</w:t>
        </w:r>
      </w:ins>
      <w:r w:rsidRPr="00E50391">
        <w:rPr>
          <w:b/>
          <w:lang w:val="en"/>
        </w:rPr>
        <w:t>Add</w:t>
      </w:r>
      <w:del w:id="380" w:author="Beth Quinlan" w:date="2018-04-06T14:55:00Z">
        <w:r w:rsidDel="00CD6B40">
          <w:rPr>
            <w:lang w:val="en"/>
          </w:rPr>
          <w:delText>,</w:delText>
        </w:r>
      </w:del>
      <w:r>
        <w:rPr>
          <w:lang w:val="en"/>
        </w:rPr>
        <w:t xml:space="preserve"> </w:t>
      </w:r>
      <w:del w:id="381" w:author="Beth Quinlan" w:date="2018-04-06T14:55:00Z">
        <w:r w:rsidDel="00CD6B40">
          <w:rPr>
            <w:lang w:val="en"/>
          </w:rPr>
          <w:delText xml:space="preserve">then </w:delText>
        </w:r>
      </w:del>
      <w:ins w:id="382" w:author="Beth Quinlan" w:date="2018-04-06T14:55:00Z">
        <w:r w:rsidR="00CD6B40">
          <w:rPr>
            <w:lang w:val="en"/>
          </w:rPr>
          <w:t xml:space="preserve">and </w:t>
        </w:r>
      </w:ins>
      <w:r>
        <w:rPr>
          <w:lang w:val="en"/>
        </w:rPr>
        <w:t xml:space="preserve">select </w:t>
      </w:r>
      <w:proofErr w:type="spellStart"/>
      <w:r w:rsidRPr="00E50391">
        <w:rPr>
          <w:b/>
          <w:lang w:val="en"/>
        </w:rPr>
        <w:t>Microsoft.Storage</w:t>
      </w:r>
      <w:proofErr w:type="spellEnd"/>
      <w:r>
        <w:rPr>
          <w:lang w:val="en"/>
        </w:rPr>
        <w:t xml:space="preserve"> from the </w:t>
      </w:r>
      <w:r w:rsidRPr="00CD6B40">
        <w:rPr>
          <w:b/>
          <w:lang w:val="en"/>
          <w:rPrChange w:id="383" w:author="Beth Quinlan" w:date="2018-04-06T14:55:00Z">
            <w:rPr>
              <w:lang w:val="en"/>
            </w:rPr>
          </w:rPrChange>
        </w:rPr>
        <w:t>Service</w:t>
      </w:r>
      <w:r>
        <w:rPr>
          <w:lang w:val="en"/>
        </w:rPr>
        <w:t xml:space="preserve"> drop down menu</w:t>
      </w:r>
      <w:ins w:id="384" w:author="Beth Quinlan" w:date="2018-04-06T14:55:00Z">
        <w:r w:rsidR="00CD6B40">
          <w:rPr>
            <w:lang w:val="en"/>
          </w:rPr>
          <w:t>.</w:t>
        </w:r>
      </w:ins>
    </w:p>
    <w:p w14:paraId="7516B16D" w14:textId="77777777" w:rsidR="00CD6B40" w:rsidRDefault="00C465F2" w:rsidP="00CD6B40">
      <w:pPr>
        <w:ind w:left="1080"/>
        <w:rPr>
          <w:ins w:id="385" w:author="Beth Quinlan" w:date="2018-04-06T14:56:00Z"/>
          <w:lang w:val="en"/>
        </w:rPr>
      </w:pPr>
      <w:del w:id="386" w:author="Beth Quinlan" w:date="2018-04-06T14:55:00Z">
        <w:r w:rsidRPr="00B2096B" w:rsidDel="00CD6B40">
          <w:rPr>
            <w:lang w:val="en"/>
          </w:rPr>
          <w:lastRenderedPageBreak/>
          <w:delText xml:space="preserve">, </w:delText>
        </w:r>
      </w:del>
      <w:del w:id="387" w:author="Beth Quinlan" w:date="2018-04-06T14:56:00Z">
        <w:r w:rsidRPr="000D11C8" w:rsidDel="00CD6B40">
          <w:rPr>
            <w:lang w:val="en"/>
          </w:rPr>
          <w:delText xml:space="preserve">then select all </w:delText>
        </w:r>
      </w:del>
      <w:ins w:id="388" w:author="Beth Quinlan" w:date="2018-04-06T14:56:00Z">
        <w:r w:rsidR="00CD6B40">
          <w:rPr>
            <w:lang w:val="en"/>
          </w:rPr>
          <w:t>F</w:t>
        </w:r>
      </w:ins>
      <w:del w:id="389" w:author="Beth Quinlan" w:date="2018-04-06T14:56:00Z">
        <w:r w:rsidRPr="00B2096B" w:rsidDel="00CD6B40">
          <w:rPr>
            <w:lang w:val="en"/>
          </w:rPr>
          <w:delText>f</w:delText>
        </w:r>
      </w:del>
      <w:r w:rsidRPr="000D11C8">
        <w:rPr>
          <w:lang w:val="en"/>
        </w:rPr>
        <w:t xml:space="preserve">rom the </w:t>
      </w:r>
      <w:r w:rsidRPr="00CD6B40">
        <w:rPr>
          <w:b/>
          <w:lang w:val="en"/>
          <w:rPrChange w:id="390" w:author="Beth Quinlan" w:date="2018-04-06T14:56:00Z">
            <w:rPr>
              <w:lang w:val="en"/>
            </w:rPr>
          </w:rPrChange>
        </w:rPr>
        <w:t>Subnets</w:t>
      </w:r>
      <w:r w:rsidRPr="00B2096B">
        <w:rPr>
          <w:lang w:val="en"/>
        </w:rPr>
        <w:t xml:space="preserve"> drop down menu</w:t>
      </w:r>
      <w:ins w:id="391" w:author="Beth Quinlan" w:date="2018-04-06T14:56:00Z">
        <w:r w:rsidR="00CD6B40">
          <w:rPr>
            <w:lang w:val="en"/>
          </w:rPr>
          <w:t xml:space="preserve">, choose </w:t>
        </w:r>
        <w:r w:rsidR="00CD6B40" w:rsidRPr="00CD6B40">
          <w:rPr>
            <w:b/>
            <w:lang w:val="en"/>
            <w:rPrChange w:id="392" w:author="Beth Quinlan" w:date="2018-04-06T14:56:00Z">
              <w:rPr>
                <w:lang w:val="en"/>
              </w:rPr>
            </w:rPrChange>
          </w:rPr>
          <w:t>Select all</w:t>
        </w:r>
        <w:r w:rsidR="00CD6B40">
          <w:rPr>
            <w:lang w:val="en"/>
          </w:rPr>
          <w:t>.</w:t>
        </w:r>
      </w:ins>
    </w:p>
    <w:p w14:paraId="29C907DD" w14:textId="02A1A26E" w:rsidR="00805BCE" w:rsidRPr="000D11C8" w:rsidRDefault="00CD6B40">
      <w:pPr>
        <w:ind w:left="1080"/>
        <w:rPr>
          <w:lang w:val="en"/>
        </w:rPr>
        <w:pPrChange w:id="393" w:author="Beth Quinlan" w:date="2018-04-06T14:55:00Z">
          <w:pPr>
            <w:pStyle w:val="ListParagraph"/>
            <w:numPr>
              <w:numId w:val="23"/>
            </w:numPr>
            <w:ind w:left="1080" w:hanging="360"/>
          </w:pPr>
        </w:pPrChange>
      </w:pPr>
      <w:ins w:id="394" w:author="Beth Quinlan" w:date="2018-04-06T14:57:00Z">
        <w:r>
          <w:rPr>
            <w:lang w:val="en"/>
          </w:rPr>
          <w:t>C</w:t>
        </w:r>
      </w:ins>
      <w:del w:id="395" w:author="Beth Quinlan" w:date="2018-04-06T14:57:00Z">
        <w:r w:rsidR="00C465F2" w:rsidRPr="00B2096B" w:rsidDel="00CD6B40">
          <w:rPr>
            <w:lang w:val="en"/>
          </w:rPr>
          <w:delText xml:space="preserve"> and c</w:delText>
        </w:r>
      </w:del>
      <w:r w:rsidR="00C465F2" w:rsidRPr="000D11C8">
        <w:rPr>
          <w:lang w:val="en"/>
        </w:rPr>
        <w:t xml:space="preserve">lick </w:t>
      </w:r>
      <w:r w:rsidR="00C465F2" w:rsidRPr="00CD6B40">
        <w:rPr>
          <w:b/>
          <w:lang w:val="en"/>
          <w:rPrChange w:id="396" w:author="Beth Quinlan" w:date="2018-04-06T14:57:00Z">
            <w:rPr>
              <w:lang w:val="en"/>
            </w:rPr>
          </w:rPrChange>
        </w:rPr>
        <w:t>Add</w:t>
      </w:r>
      <w:r w:rsidR="00C465F2" w:rsidRPr="00B2096B">
        <w:rPr>
          <w:lang w:val="en"/>
        </w:rPr>
        <w:t>.</w:t>
      </w:r>
      <w:r w:rsidR="000D70F3" w:rsidRPr="000D11C8">
        <w:rPr>
          <w:lang w:val="en"/>
        </w:rPr>
        <w:t xml:space="preserve"> This process can take up to 15 minutes.</w:t>
      </w:r>
    </w:p>
    <w:p w14:paraId="085E79D2" w14:textId="2B742D81" w:rsidR="00C465F2" w:rsidRDefault="00C465F2" w:rsidP="00C465F2">
      <w:pPr>
        <w:pStyle w:val="ListParagraph"/>
        <w:ind w:left="1080"/>
        <w:rPr>
          <w:lang w:val="en"/>
        </w:rPr>
      </w:pPr>
    </w:p>
    <w:p w14:paraId="23027AE4" w14:textId="31314C2E" w:rsidR="00C465F2" w:rsidRDefault="00C465F2" w:rsidP="00C465F2">
      <w:pPr>
        <w:pStyle w:val="ListParagraph"/>
        <w:ind w:left="1080"/>
        <w:rPr>
          <w:lang w:val="en"/>
        </w:rPr>
      </w:pPr>
    </w:p>
    <w:p w14:paraId="35B132FC" w14:textId="1B5392F6" w:rsidR="00C465F2" w:rsidRDefault="00C465F2" w:rsidP="00C5425F">
      <w:pPr>
        <w:pStyle w:val="ListParagraph"/>
        <w:ind w:left="1080"/>
        <w:rPr>
          <w:lang w:val="en"/>
        </w:rPr>
      </w:pPr>
      <w:r>
        <w:rPr>
          <w:noProof/>
        </w:rPr>
        <w:drawing>
          <wp:inline distT="0" distB="0" distL="0" distR="0" wp14:anchorId="0E35E6DA" wp14:editId="4473AAB7">
            <wp:extent cx="5660572"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6331" cy="1569208"/>
                    </a:xfrm>
                    <a:prstGeom prst="rect">
                      <a:avLst/>
                    </a:prstGeom>
                  </pic:spPr>
                </pic:pic>
              </a:graphicData>
            </a:graphic>
          </wp:inline>
        </w:drawing>
      </w:r>
    </w:p>
    <w:p w14:paraId="7039ABC6" w14:textId="77777777" w:rsidR="00C5425F" w:rsidRPr="00C5425F" w:rsidRDefault="00C5425F" w:rsidP="00C5425F">
      <w:pPr>
        <w:pStyle w:val="ListParagraph"/>
        <w:ind w:left="1080"/>
        <w:rPr>
          <w:lang w:val="en"/>
        </w:rPr>
      </w:pPr>
    </w:p>
    <w:p w14:paraId="75CEBA16" w14:textId="4799C150" w:rsidR="00C465F2" w:rsidRDefault="000D70F3" w:rsidP="00805BCE">
      <w:pPr>
        <w:pStyle w:val="ListParagraph"/>
        <w:numPr>
          <w:ilvl w:val="0"/>
          <w:numId w:val="23"/>
        </w:numPr>
        <w:rPr>
          <w:lang w:val="en"/>
        </w:rPr>
      </w:pPr>
      <w:r>
        <w:rPr>
          <w:lang w:val="en"/>
        </w:rPr>
        <w:t>Confirm that the Azure Storage Service endpoints have been added</w:t>
      </w:r>
      <w:r w:rsidR="00765A12">
        <w:rPr>
          <w:lang w:val="en"/>
        </w:rPr>
        <w:t xml:space="preserve"> whilst</w:t>
      </w:r>
      <w:r w:rsidR="00953542">
        <w:rPr>
          <w:lang w:val="en"/>
        </w:rPr>
        <w:t xml:space="preserve"> you are</w:t>
      </w:r>
      <w:r w:rsidR="00765A12">
        <w:rPr>
          <w:lang w:val="en"/>
        </w:rPr>
        <w:t xml:space="preserve"> still in the Service endpoints pane</w:t>
      </w:r>
      <w:r w:rsidR="009C13B8">
        <w:rPr>
          <w:lang w:val="en"/>
        </w:rPr>
        <w:t xml:space="preserve">. You have now configured all inbound and outbound traffic from your virtual network to your Azure storage account to go over the Microsoft Azure </w:t>
      </w:r>
      <w:r w:rsidR="00133394">
        <w:rPr>
          <w:lang w:val="en"/>
        </w:rPr>
        <w:t xml:space="preserve">backbone </w:t>
      </w:r>
      <w:r w:rsidR="009C13B8">
        <w:rPr>
          <w:lang w:val="en"/>
        </w:rPr>
        <w:t>network.</w:t>
      </w:r>
    </w:p>
    <w:p w14:paraId="4C0111C7" w14:textId="6013E56B" w:rsidR="00765A12" w:rsidRDefault="00765A12" w:rsidP="00765A12">
      <w:pPr>
        <w:pStyle w:val="ListParagraph"/>
        <w:ind w:left="1080"/>
        <w:rPr>
          <w:lang w:val="en"/>
        </w:rPr>
      </w:pPr>
    </w:p>
    <w:p w14:paraId="765529D0" w14:textId="3C31F8A3" w:rsidR="00765A12" w:rsidRDefault="00765A12" w:rsidP="00765A12">
      <w:pPr>
        <w:pStyle w:val="ListParagraph"/>
        <w:ind w:left="1080"/>
        <w:rPr>
          <w:lang w:val="en"/>
        </w:rPr>
      </w:pPr>
    </w:p>
    <w:p w14:paraId="641C6A97" w14:textId="2B695331" w:rsidR="00765A12" w:rsidRDefault="00765A12" w:rsidP="00765A12">
      <w:pPr>
        <w:pStyle w:val="ListParagraph"/>
        <w:ind w:left="1080"/>
        <w:rPr>
          <w:lang w:val="en"/>
        </w:rPr>
      </w:pPr>
      <w:r>
        <w:rPr>
          <w:noProof/>
        </w:rPr>
        <w:drawing>
          <wp:inline distT="0" distB="0" distL="0" distR="0" wp14:anchorId="02A9374D" wp14:editId="71B90F51">
            <wp:extent cx="5537200" cy="1651695"/>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881" cy="1659355"/>
                    </a:xfrm>
                    <a:prstGeom prst="rect">
                      <a:avLst/>
                    </a:prstGeom>
                  </pic:spPr>
                </pic:pic>
              </a:graphicData>
            </a:graphic>
          </wp:inline>
        </w:drawing>
      </w:r>
    </w:p>
    <w:p w14:paraId="4B2442A3" w14:textId="491D4613" w:rsidR="00C5425F" w:rsidRDefault="00C5425F" w:rsidP="00C5425F">
      <w:pPr>
        <w:pStyle w:val="ListParagraph"/>
        <w:ind w:left="1080"/>
        <w:rPr>
          <w:lang w:val="en"/>
        </w:rPr>
      </w:pPr>
    </w:p>
    <w:p w14:paraId="7F8FC3CD" w14:textId="289C8E8E" w:rsidR="0077294E" w:rsidRDefault="0077294E" w:rsidP="0077294E">
      <w:pPr>
        <w:pStyle w:val="Heading2"/>
        <w:rPr>
          <w:lang w:val="en"/>
        </w:rPr>
      </w:pPr>
      <w:bookmarkStart w:id="397" w:name="_Toc510792093"/>
      <w:r>
        <w:rPr>
          <w:lang w:val="en"/>
        </w:rPr>
        <w:t>Task 2 – Configure Storage Account Firewall</w:t>
      </w:r>
      <w:bookmarkEnd w:id="397"/>
    </w:p>
    <w:p w14:paraId="1915B1E3" w14:textId="6F4E3F6E" w:rsidR="0040021C" w:rsidRDefault="0040021C" w:rsidP="0040021C">
      <w:pPr>
        <w:pStyle w:val="ListParagraph"/>
        <w:numPr>
          <w:ilvl w:val="0"/>
          <w:numId w:val="24"/>
        </w:numPr>
        <w:rPr>
          <w:lang w:val="en"/>
        </w:rPr>
      </w:pPr>
      <w:r w:rsidRPr="0040021C">
        <w:rPr>
          <w:lang w:val="en"/>
        </w:rPr>
        <w:t xml:space="preserve">From within the Azure portal, navigate to the resource group that was used to store the IIS and SQL servers from the previous lab and click on the </w:t>
      </w:r>
      <w:r>
        <w:rPr>
          <w:lang w:val="en"/>
        </w:rPr>
        <w:t xml:space="preserve">Storage account </w:t>
      </w:r>
      <w:r w:rsidRPr="0040021C">
        <w:rPr>
          <w:lang w:val="en"/>
        </w:rPr>
        <w:t>that was created.</w:t>
      </w:r>
    </w:p>
    <w:p w14:paraId="27E458B9" w14:textId="7E2C6B20" w:rsidR="0040021C" w:rsidRDefault="0040021C" w:rsidP="0040021C">
      <w:pPr>
        <w:pStyle w:val="ListParagraph"/>
        <w:ind w:left="720"/>
        <w:rPr>
          <w:lang w:val="en"/>
        </w:rPr>
      </w:pPr>
    </w:p>
    <w:p w14:paraId="09169421" w14:textId="6D75810C" w:rsidR="0040021C" w:rsidRPr="0040021C" w:rsidRDefault="0040021C" w:rsidP="0040021C">
      <w:pPr>
        <w:pStyle w:val="ListParagraph"/>
        <w:ind w:left="720"/>
        <w:rPr>
          <w:lang w:val="en"/>
        </w:rPr>
      </w:pPr>
      <w:r>
        <w:rPr>
          <w:noProof/>
        </w:rPr>
        <w:lastRenderedPageBreak/>
        <w:drawing>
          <wp:inline distT="0" distB="0" distL="0" distR="0" wp14:anchorId="4FE4AA16" wp14:editId="6E4D442F">
            <wp:extent cx="5499100" cy="20662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9468" cy="2073928"/>
                    </a:xfrm>
                    <a:prstGeom prst="rect">
                      <a:avLst/>
                    </a:prstGeom>
                  </pic:spPr>
                </pic:pic>
              </a:graphicData>
            </a:graphic>
          </wp:inline>
        </w:drawing>
      </w:r>
    </w:p>
    <w:p w14:paraId="283896AB" w14:textId="2680C775" w:rsidR="001E0B63" w:rsidRPr="0074244A" w:rsidRDefault="001E0B63" w:rsidP="001E0B63">
      <w:pPr>
        <w:pStyle w:val="ListParagraph"/>
        <w:shd w:val="clear" w:color="auto" w:fill="FFFFFF"/>
        <w:autoSpaceDE w:val="0"/>
        <w:autoSpaceDN w:val="0"/>
        <w:adjustRightInd w:val="0"/>
        <w:spacing w:before="0" w:line="240" w:lineRule="auto"/>
        <w:ind w:left="720"/>
        <w:rPr>
          <w:rFonts w:cs="Segoe UI"/>
          <w:sz w:val="18"/>
          <w:szCs w:val="18"/>
          <w:lang w:val="en-GB"/>
        </w:rPr>
      </w:pPr>
    </w:p>
    <w:p w14:paraId="16B1924D" w14:textId="77777777" w:rsidR="001E0B63" w:rsidRPr="007B6D8D" w:rsidRDefault="001E0B63" w:rsidP="001E0B63">
      <w:pPr>
        <w:pStyle w:val="ListParagraph"/>
        <w:ind w:left="720"/>
        <w:rPr>
          <w:lang w:val="en"/>
        </w:rPr>
      </w:pPr>
    </w:p>
    <w:p w14:paraId="03D6AFB8" w14:textId="7648D5EE" w:rsidR="0040021C" w:rsidRDefault="0040021C" w:rsidP="0040021C">
      <w:pPr>
        <w:pStyle w:val="ListParagraph"/>
        <w:numPr>
          <w:ilvl w:val="0"/>
          <w:numId w:val="24"/>
        </w:numPr>
        <w:rPr>
          <w:lang w:val="en"/>
        </w:rPr>
      </w:pPr>
      <w:r w:rsidRPr="0040021C">
        <w:rPr>
          <w:lang w:val="en"/>
        </w:rPr>
        <w:t xml:space="preserve">In the left-hand pane, click </w:t>
      </w:r>
      <w:r w:rsidRPr="00CD6B40">
        <w:rPr>
          <w:b/>
          <w:lang w:val="en"/>
          <w:rPrChange w:id="398" w:author="Beth Quinlan" w:date="2018-04-06T14:58:00Z">
            <w:rPr>
              <w:lang w:val="en"/>
            </w:rPr>
          </w:rPrChange>
        </w:rPr>
        <w:t>Firewalls and virtual networks</w:t>
      </w:r>
      <w:r>
        <w:rPr>
          <w:lang w:val="en"/>
        </w:rPr>
        <w:t>.</w:t>
      </w:r>
    </w:p>
    <w:p w14:paraId="63440F55" w14:textId="450D2418" w:rsidR="0040021C" w:rsidRDefault="0040021C" w:rsidP="0040021C">
      <w:pPr>
        <w:pStyle w:val="ListParagraph"/>
        <w:ind w:left="720"/>
        <w:rPr>
          <w:lang w:val="en"/>
        </w:rPr>
      </w:pPr>
    </w:p>
    <w:p w14:paraId="242E7BFF" w14:textId="26579FDC" w:rsidR="0040021C" w:rsidRDefault="0040021C" w:rsidP="0040021C">
      <w:pPr>
        <w:pStyle w:val="ListParagraph"/>
        <w:ind w:left="720"/>
        <w:rPr>
          <w:lang w:val="en"/>
        </w:rPr>
      </w:pPr>
    </w:p>
    <w:p w14:paraId="0A9C7392" w14:textId="24449AF4" w:rsidR="0040021C" w:rsidRDefault="0040021C" w:rsidP="0040021C">
      <w:pPr>
        <w:pStyle w:val="ListParagraph"/>
        <w:ind w:left="720"/>
        <w:rPr>
          <w:lang w:val="en"/>
        </w:rPr>
      </w:pPr>
      <w:r>
        <w:rPr>
          <w:noProof/>
        </w:rPr>
        <w:drawing>
          <wp:inline distT="0" distB="0" distL="0" distR="0" wp14:anchorId="6412329F" wp14:editId="654C5E1A">
            <wp:extent cx="1879600" cy="4654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04213" cy="4715500"/>
                    </a:xfrm>
                    <a:prstGeom prst="rect">
                      <a:avLst/>
                    </a:prstGeom>
                  </pic:spPr>
                </pic:pic>
              </a:graphicData>
            </a:graphic>
          </wp:inline>
        </w:drawing>
      </w:r>
    </w:p>
    <w:p w14:paraId="76F958A8" w14:textId="0739CE31" w:rsidR="0040021C" w:rsidRDefault="0040021C" w:rsidP="0040021C">
      <w:pPr>
        <w:pStyle w:val="ListParagraph"/>
        <w:ind w:left="720"/>
        <w:rPr>
          <w:lang w:val="en"/>
        </w:rPr>
      </w:pPr>
    </w:p>
    <w:p w14:paraId="418BEB60" w14:textId="40D6A0E8" w:rsidR="00CD6B40" w:rsidRDefault="0040021C" w:rsidP="0040021C">
      <w:pPr>
        <w:pStyle w:val="ListParagraph"/>
        <w:numPr>
          <w:ilvl w:val="0"/>
          <w:numId w:val="24"/>
        </w:numPr>
        <w:rPr>
          <w:ins w:id="399" w:author="Beth Quinlan" w:date="2018-04-06T15:02:00Z"/>
          <w:lang w:val="en"/>
        </w:rPr>
      </w:pPr>
      <w:r w:rsidRPr="0040021C">
        <w:rPr>
          <w:lang w:val="en"/>
        </w:rPr>
        <w:t xml:space="preserve">In the </w:t>
      </w:r>
      <w:r w:rsidR="008F2463" w:rsidRPr="0040021C">
        <w:rPr>
          <w:lang w:val="en"/>
        </w:rPr>
        <w:t>right-hand</w:t>
      </w:r>
      <w:r w:rsidRPr="0040021C">
        <w:rPr>
          <w:lang w:val="en"/>
        </w:rPr>
        <w:t xml:space="preserve"> pane, cli</w:t>
      </w:r>
      <w:r w:rsidR="00DE0D6C">
        <w:rPr>
          <w:lang w:val="en"/>
        </w:rPr>
        <w:t xml:space="preserve">ck the </w:t>
      </w:r>
      <w:r w:rsidR="00DE0D6C" w:rsidRPr="00CD6B40">
        <w:rPr>
          <w:b/>
          <w:lang w:val="en"/>
          <w:rPrChange w:id="400" w:author="Beth Quinlan" w:date="2018-04-06T14:59:00Z">
            <w:rPr>
              <w:lang w:val="en"/>
            </w:rPr>
          </w:rPrChange>
        </w:rPr>
        <w:t>Selected networks</w:t>
      </w:r>
      <w:r w:rsidR="00DE0D6C">
        <w:rPr>
          <w:lang w:val="en"/>
        </w:rPr>
        <w:t xml:space="preserve"> radio button</w:t>
      </w:r>
      <w:ins w:id="401" w:author="Beth Quinlan" w:date="2018-04-06T14:59:00Z">
        <w:r w:rsidR="00CD6B40">
          <w:rPr>
            <w:lang w:val="en"/>
          </w:rPr>
          <w:t>.</w:t>
        </w:r>
      </w:ins>
    </w:p>
    <w:p w14:paraId="04E7CD1C" w14:textId="6BCBF2FB" w:rsidR="00CD6B40" w:rsidRDefault="00D31645" w:rsidP="0040021C">
      <w:pPr>
        <w:pStyle w:val="ListParagraph"/>
        <w:numPr>
          <w:ilvl w:val="0"/>
          <w:numId w:val="24"/>
        </w:numPr>
        <w:rPr>
          <w:ins w:id="402" w:author="Beth Quinlan" w:date="2018-04-06T14:59:00Z"/>
          <w:lang w:val="en"/>
        </w:rPr>
      </w:pPr>
      <w:ins w:id="403" w:author="Beth Quinlan" w:date="2018-04-06T15:02:00Z">
        <w:r>
          <w:rPr>
            <w:lang w:val="en"/>
          </w:rPr>
          <w:t xml:space="preserve">Click </w:t>
        </w:r>
        <w:r w:rsidRPr="00D31645">
          <w:rPr>
            <w:b/>
            <w:lang w:val="en"/>
            <w:rPrChange w:id="404" w:author="Beth Quinlan" w:date="2018-04-06T15:02:00Z">
              <w:rPr>
                <w:lang w:val="en"/>
              </w:rPr>
            </w:rPrChange>
          </w:rPr>
          <w:t>+Add existing virtual network</w:t>
        </w:r>
        <w:r>
          <w:rPr>
            <w:lang w:val="en"/>
          </w:rPr>
          <w:t>.</w:t>
        </w:r>
      </w:ins>
    </w:p>
    <w:p w14:paraId="24A1C5FD" w14:textId="77777777" w:rsidR="00CD6B40" w:rsidRDefault="00DE0D6C" w:rsidP="00CD6B40">
      <w:pPr>
        <w:ind w:left="720"/>
        <w:rPr>
          <w:ins w:id="405" w:author="Beth Quinlan" w:date="2018-04-06T14:59:00Z"/>
          <w:lang w:val="en"/>
        </w:rPr>
      </w:pPr>
      <w:del w:id="406" w:author="Beth Quinlan" w:date="2018-04-06T14:59:00Z">
        <w:r w:rsidRPr="00B2096B" w:rsidDel="00CD6B40">
          <w:rPr>
            <w:lang w:val="en"/>
          </w:rPr>
          <w:lastRenderedPageBreak/>
          <w:delText>, then s</w:delText>
        </w:r>
      </w:del>
      <w:ins w:id="407" w:author="Beth Quinlan" w:date="2018-04-06T14:59:00Z">
        <w:r w:rsidR="00CD6B40">
          <w:rPr>
            <w:lang w:val="en"/>
          </w:rPr>
          <w:t>S</w:t>
        </w:r>
      </w:ins>
      <w:r w:rsidRPr="00B2096B">
        <w:rPr>
          <w:lang w:val="en"/>
        </w:rPr>
        <w:t>elect your appropriate subscription</w:t>
      </w:r>
      <w:ins w:id="408" w:author="Beth Quinlan" w:date="2018-04-06T14:59:00Z">
        <w:r w:rsidR="00CD6B40">
          <w:rPr>
            <w:lang w:val="en"/>
          </w:rPr>
          <w:t>.</w:t>
        </w:r>
      </w:ins>
    </w:p>
    <w:p w14:paraId="6F16356A" w14:textId="77777777" w:rsidR="00CD6B40" w:rsidRDefault="00CD6B40" w:rsidP="00CD6B40">
      <w:pPr>
        <w:ind w:left="720"/>
        <w:rPr>
          <w:ins w:id="409" w:author="Beth Quinlan" w:date="2018-04-06T15:00:00Z"/>
          <w:lang w:val="en"/>
        </w:rPr>
      </w:pPr>
      <w:ins w:id="410" w:author="Beth Quinlan" w:date="2018-04-06T14:59:00Z">
        <w:r>
          <w:rPr>
            <w:lang w:val="en"/>
          </w:rPr>
          <w:t>F</w:t>
        </w:r>
        <w:r w:rsidRPr="008206E5">
          <w:rPr>
            <w:lang w:val="en"/>
          </w:rPr>
          <w:t>rom the Virtual networks drop down menu</w:t>
        </w:r>
        <w:r>
          <w:rPr>
            <w:lang w:val="en"/>
          </w:rPr>
          <w:t xml:space="preserve">, </w:t>
        </w:r>
      </w:ins>
      <w:del w:id="411" w:author="Beth Quinlan" w:date="2018-04-06T14:59:00Z">
        <w:r w:rsidR="00DE0D6C" w:rsidRPr="00B2096B" w:rsidDel="00CD6B40">
          <w:rPr>
            <w:lang w:val="en"/>
          </w:rPr>
          <w:delText>, foll</w:delText>
        </w:r>
        <w:r w:rsidR="00DE0D6C" w:rsidRPr="001554CF" w:rsidDel="00CD6B40">
          <w:rPr>
            <w:lang w:val="en"/>
          </w:rPr>
          <w:delText>owed by s</w:delText>
        </w:r>
      </w:del>
      <w:ins w:id="412" w:author="Beth Quinlan" w:date="2018-04-06T14:59:00Z">
        <w:r>
          <w:rPr>
            <w:lang w:val="en"/>
          </w:rPr>
          <w:t>s</w:t>
        </w:r>
      </w:ins>
      <w:r w:rsidR="00DE0D6C" w:rsidRPr="00B2096B">
        <w:rPr>
          <w:lang w:val="en"/>
        </w:rPr>
        <w:t>elect</w:t>
      </w:r>
      <w:del w:id="413" w:author="Beth Quinlan" w:date="2018-04-06T14:59:00Z">
        <w:r w:rsidR="00DE0D6C" w:rsidRPr="001554CF" w:rsidDel="00CD6B40">
          <w:rPr>
            <w:lang w:val="en"/>
          </w:rPr>
          <w:delText>ing</w:delText>
        </w:r>
      </w:del>
      <w:r w:rsidR="00DE0D6C" w:rsidRPr="001554CF">
        <w:rPr>
          <w:lang w:val="en"/>
        </w:rPr>
        <w:t xml:space="preserve"> the relevant virtual network</w:t>
      </w:r>
      <w:r w:rsidR="0078515B" w:rsidRPr="008A5AB9">
        <w:rPr>
          <w:lang w:val="en"/>
        </w:rPr>
        <w:t xml:space="preserve"> (this would be the virtual network that you connected your IIS and SQL servers to</w:t>
      </w:r>
      <w:r w:rsidR="007C36CC" w:rsidRPr="008A5AB9">
        <w:rPr>
          <w:lang w:val="en"/>
        </w:rPr>
        <w:t xml:space="preserve"> in the previous lab</w:t>
      </w:r>
      <w:r w:rsidR="0078515B" w:rsidRPr="00CD6B40">
        <w:rPr>
          <w:lang w:val="en"/>
        </w:rPr>
        <w:t>)</w:t>
      </w:r>
      <w:del w:id="414" w:author="Beth Quinlan" w:date="2018-04-06T14:59:00Z">
        <w:r w:rsidR="00D129E0" w:rsidRPr="00CD6B40" w:rsidDel="00CD6B40">
          <w:rPr>
            <w:lang w:val="en"/>
          </w:rPr>
          <w:delText xml:space="preserve"> from the V</w:delText>
        </w:r>
        <w:r w:rsidR="00DE0D6C" w:rsidRPr="00CD6B40" w:rsidDel="00CD6B40">
          <w:rPr>
            <w:lang w:val="en"/>
          </w:rPr>
          <w:delText>irtual networks drop down menu</w:delText>
        </w:r>
      </w:del>
      <w:ins w:id="415" w:author="Beth Quinlan" w:date="2018-04-06T15:00:00Z">
        <w:r>
          <w:rPr>
            <w:lang w:val="en"/>
          </w:rPr>
          <w:t>.</w:t>
        </w:r>
      </w:ins>
    </w:p>
    <w:p w14:paraId="7F321EDB" w14:textId="1B7C3569" w:rsidR="00CD6B40" w:rsidRDefault="00DE0D6C" w:rsidP="00CD6B40">
      <w:pPr>
        <w:ind w:left="720"/>
        <w:rPr>
          <w:ins w:id="416" w:author="Beth Quinlan" w:date="2018-04-06T15:00:00Z"/>
          <w:lang w:val="en"/>
        </w:rPr>
      </w:pPr>
      <w:del w:id="417" w:author="Beth Quinlan" w:date="2018-04-06T15:00:00Z">
        <w:r w:rsidRPr="00B2096B" w:rsidDel="00CD6B40">
          <w:rPr>
            <w:lang w:val="en"/>
          </w:rPr>
          <w:delText>, and f</w:delText>
        </w:r>
      </w:del>
      <w:ins w:id="418" w:author="Beth Quinlan" w:date="2018-04-06T15:00:00Z">
        <w:r w:rsidR="00CD6B40">
          <w:rPr>
            <w:lang w:val="en"/>
          </w:rPr>
          <w:t>F</w:t>
        </w:r>
      </w:ins>
      <w:r w:rsidRPr="00B2096B">
        <w:rPr>
          <w:lang w:val="en"/>
        </w:rPr>
        <w:t>inally</w:t>
      </w:r>
      <w:ins w:id="419" w:author="Beth Quinlan" w:date="2018-04-06T15:00:00Z">
        <w:r w:rsidR="00CD6B40">
          <w:rPr>
            <w:lang w:val="en"/>
          </w:rPr>
          <w:t>,</w:t>
        </w:r>
      </w:ins>
      <w:r w:rsidRPr="00B2096B">
        <w:rPr>
          <w:lang w:val="en"/>
        </w:rPr>
        <w:t xml:space="preserve"> </w:t>
      </w:r>
      <w:ins w:id="420" w:author="Beth Quinlan" w:date="2018-04-06T15:03:00Z">
        <w:r w:rsidR="00D31645" w:rsidRPr="00DC55BF">
          <w:rPr>
            <w:lang w:val="en"/>
          </w:rPr>
          <w:t xml:space="preserve">from the </w:t>
        </w:r>
        <w:r w:rsidR="00D31645" w:rsidRPr="00D31645">
          <w:rPr>
            <w:b/>
            <w:lang w:val="en"/>
            <w:rPrChange w:id="421" w:author="Beth Quinlan" w:date="2018-04-06T15:03:00Z">
              <w:rPr>
                <w:lang w:val="en"/>
              </w:rPr>
            </w:rPrChange>
          </w:rPr>
          <w:t>Subnets</w:t>
        </w:r>
        <w:r w:rsidR="00D31645" w:rsidRPr="00DC55BF">
          <w:rPr>
            <w:lang w:val="en"/>
          </w:rPr>
          <w:t xml:space="preserve"> drop down menu</w:t>
        </w:r>
        <w:r w:rsidR="00D31645">
          <w:rPr>
            <w:lang w:val="en"/>
          </w:rPr>
          <w:t>,</w:t>
        </w:r>
        <w:r w:rsidR="00D31645" w:rsidRPr="00B2096B">
          <w:rPr>
            <w:lang w:val="en"/>
          </w:rPr>
          <w:t xml:space="preserve"> </w:t>
        </w:r>
      </w:ins>
      <w:del w:id="422" w:author="Beth Quinlan" w:date="2018-04-06T15:03:00Z">
        <w:r w:rsidRPr="001554CF" w:rsidDel="00D31645">
          <w:rPr>
            <w:lang w:val="en"/>
          </w:rPr>
          <w:delText xml:space="preserve">select </w:delText>
        </w:r>
      </w:del>
      <w:ins w:id="423" w:author="Beth Quinlan" w:date="2018-04-06T15:03:00Z">
        <w:r w:rsidR="00D31645">
          <w:rPr>
            <w:lang w:val="en"/>
          </w:rPr>
          <w:t>choose</w:t>
        </w:r>
        <w:r w:rsidR="00D31645" w:rsidRPr="00B2096B">
          <w:rPr>
            <w:lang w:val="en"/>
          </w:rPr>
          <w:t xml:space="preserve"> </w:t>
        </w:r>
      </w:ins>
      <w:del w:id="424" w:author="Beth Quinlan" w:date="2018-04-06T15:03:00Z">
        <w:r w:rsidRPr="00CD6B40" w:rsidDel="00D31645">
          <w:rPr>
            <w:b/>
            <w:lang w:val="en"/>
            <w:rPrChange w:id="425" w:author="Beth Quinlan" w:date="2018-04-06T15:00:00Z">
              <w:rPr>
                <w:lang w:val="en"/>
              </w:rPr>
            </w:rPrChange>
          </w:rPr>
          <w:delText>all Subnets</w:delText>
        </w:r>
      </w:del>
      <w:ins w:id="426" w:author="Beth Quinlan" w:date="2018-04-06T15:03:00Z">
        <w:r w:rsidR="00D31645">
          <w:rPr>
            <w:b/>
            <w:lang w:val="en"/>
          </w:rPr>
          <w:t>Select all</w:t>
        </w:r>
      </w:ins>
      <w:del w:id="427" w:author="Beth Quinlan" w:date="2018-04-06T15:03:00Z">
        <w:r w:rsidRPr="00B2096B" w:rsidDel="00D31645">
          <w:rPr>
            <w:lang w:val="en"/>
          </w:rPr>
          <w:delText xml:space="preserve"> from the Subnets drop down menu</w:delText>
        </w:r>
      </w:del>
      <w:r w:rsidRPr="008A5AB9">
        <w:rPr>
          <w:lang w:val="en"/>
        </w:rPr>
        <w:t xml:space="preserve">. </w:t>
      </w:r>
    </w:p>
    <w:p w14:paraId="4FA7E2D9" w14:textId="6088E7D1" w:rsidR="0040021C" w:rsidRPr="001554CF" w:rsidRDefault="00686723">
      <w:pPr>
        <w:ind w:left="720"/>
        <w:rPr>
          <w:lang w:val="en"/>
        </w:rPr>
        <w:pPrChange w:id="428" w:author="Beth Quinlan" w:date="2018-04-06T14:59:00Z">
          <w:pPr>
            <w:pStyle w:val="ListParagraph"/>
            <w:numPr>
              <w:numId w:val="24"/>
            </w:numPr>
            <w:ind w:left="720" w:hanging="360"/>
          </w:pPr>
        </w:pPrChange>
      </w:pPr>
      <w:r w:rsidRPr="00B2096B">
        <w:rPr>
          <w:lang w:val="en"/>
        </w:rPr>
        <w:t>C</w:t>
      </w:r>
      <w:r w:rsidR="009D7210" w:rsidRPr="001554CF">
        <w:rPr>
          <w:lang w:val="en"/>
        </w:rPr>
        <w:t xml:space="preserve">lick </w:t>
      </w:r>
      <w:r w:rsidR="009D7210" w:rsidRPr="00CD6B40">
        <w:rPr>
          <w:b/>
          <w:lang w:val="en"/>
          <w:rPrChange w:id="429" w:author="Beth Quinlan" w:date="2018-04-06T15:00:00Z">
            <w:rPr>
              <w:lang w:val="en"/>
            </w:rPr>
          </w:rPrChange>
        </w:rPr>
        <w:t>Add</w:t>
      </w:r>
      <w:r w:rsidR="009D7210" w:rsidRPr="00B2096B">
        <w:rPr>
          <w:lang w:val="en"/>
        </w:rPr>
        <w:t xml:space="preserve"> and then click </w:t>
      </w:r>
      <w:r w:rsidR="009D7210" w:rsidRPr="00CD6B40">
        <w:rPr>
          <w:b/>
          <w:lang w:val="en"/>
          <w:rPrChange w:id="430" w:author="Beth Quinlan" w:date="2018-04-06T15:00:00Z">
            <w:rPr>
              <w:lang w:val="en"/>
            </w:rPr>
          </w:rPrChange>
        </w:rPr>
        <w:t>Save</w:t>
      </w:r>
      <w:r w:rsidR="009D7210" w:rsidRPr="00B2096B">
        <w:rPr>
          <w:lang w:val="en"/>
        </w:rPr>
        <w:t>.</w:t>
      </w:r>
    </w:p>
    <w:p w14:paraId="7BB5CC3C" w14:textId="14052444" w:rsidR="0040021C" w:rsidRDefault="0040021C" w:rsidP="0040021C">
      <w:pPr>
        <w:pStyle w:val="ListParagraph"/>
        <w:ind w:left="720"/>
        <w:rPr>
          <w:lang w:val="en"/>
        </w:rPr>
      </w:pPr>
    </w:p>
    <w:p w14:paraId="244D0751" w14:textId="3A1E7442" w:rsidR="0040021C" w:rsidRDefault="0040021C" w:rsidP="0040021C">
      <w:pPr>
        <w:pStyle w:val="ListParagraph"/>
        <w:ind w:left="720"/>
        <w:rPr>
          <w:lang w:val="en"/>
        </w:rPr>
      </w:pPr>
    </w:p>
    <w:p w14:paraId="3D5EECE8" w14:textId="6613E247" w:rsidR="0040021C" w:rsidRPr="0040021C" w:rsidRDefault="00250AFB" w:rsidP="0040021C">
      <w:pPr>
        <w:pStyle w:val="ListParagraph"/>
        <w:ind w:left="720"/>
        <w:rPr>
          <w:lang w:val="en"/>
        </w:rPr>
      </w:pPr>
      <w:r>
        <w:rPr>
          <w:noProof/>
        </w:rPr>
        <w:drawing>
          <wp:inline distT="0" distB="0" distL="0" distR="0" wp14:anchorId="23DCB42F" wp14:editId="23DE862C">
            <wp:extent cx="6119937" cy="1873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33196" cy="1877308"/>
                    </a:xfrm>
                    <a:prstGeom prst="rect">
                      <a:avLst/>
                    </a:prstGeom>
                  </pic:spPr>
                </pic:pic>
              </a:graphicData>
            </a:graphic>
          </wp:inline>
        </w:drawing>
      </w:r>
    </w:p>
    <w:p w14:paraId="2C0AB9E6" w14:textId="5BE2D1E8" w:rsidR="007B6D8D" w:rsidRDefault="007B6D8D" w:rsidP="007B6D8D">
      <w:pPr>
        <w:pStyle w:val="ListParagraph"/>
        <w:ind w:left="720"/>
        <w:rPr>
          <w:lang w:val="en"/>
        </w:rPr>
      </w:pPr>
    </w:p>
    <w:p w14:paraId="13773A02" w14:textId="77777777" w:rsidR="00055BE5" w:rsidRDefault="00D170E4" w:rsidP="00D170E4">
      <w:pPr>
        <w:pStyle w:val="ListParagraph"/>
        <w:numPr>
          <w:ilvl w:val="0"/>
          <w:numId w:val="24"/>
        </w:numPr>
        <w:rPr>
          <w:ins w:id="431" w:author="Beth Quinlan" w:date="2018-04-11T14:07:00Z"/>
          <w:lang w:val="en"/>
        </w:rPr>
      </w:pPr>
      <w:r>
        <w:rPr>
          <w:lang w:val="en"/>
        </w:rPr>
        <w:t xml:space="preserve">Whilst you are still in the </w:t>
      </w:r>
      <w:r w:rsidRPr="00055BE5">
        <w:rPr>
          <w:i/>
          <w:lang w:val="en"/>
          <w:rPrChange w:id="432" w:author="Beth Quinlan" w:date="2018-04-11T14:06:00Z">
            <w:rPr>
              <w:lang w:val="en"/>
            </w:rPr>
          </w:rPrChange>
        </w:rPr>
        <w:t>Firewalls and virtual networks</w:t>
      </w:r>
      <w:r>
        <w:rPr>
          <w:lang w:val="en"/>
        </w:rPr>
        <w:t xml:space="preserve"> pane, click the expand arrow under </w:t>
      </w:r>
      <w:r w:rsidRPr="00055BE5">
        <w:rPr>
          <w:i/>
          <w:lang w:val="en"/>
          <w:rPrChange w:id="433" w:author="Beth Quinlan" w:date="2018-04-11T14:06:00Z">
            <w:rPr>
              <w:lang w:val="en"/>
            </w:rPr>
          </w:rPrChange>
        </w:rPr>
        <w:t>Virtual Network</w:t>
      </w:r>
      <w:r>
        <w:rPr>
          <w:lang w:val="en"/>
        </w:rPr>
        <w:t xml:space="preserve"> and c</w:t>
      </w:r>
      <w:r w:rsidRPr="00D170E4">
        <w:rPr>
          <w:lang w:val="en"/>
        </w:rPr>
        <w:t xml:space="preserve">onfirm that the </w:t>
      </w:r>
      <w:r w:rsidRPr="00055BE5">
        <w:rPr>
          <w:i/>
          <w:lang w:val="en"/>
          <w:rPrChange w:id="434" w:author="Beth Quinlan" w:date="2018-04-11T14:06:00Z">
            <w:rPr>
              <w:lang w:val="en"/>
            </w:rPr>
          </w:rPrChange>
        </w:rPr>
        <w:t>Azure Storage Account Firewall</w:t>
      </w:r>
      <w:r>
        <w:rPr>
          <w:lang w:val="en"/>
        </w:rPr>
        <w:t xml:space="preserve"> </w:t>
      </w:r>
      <w:r w:rsidRPr="00D170E4">
        <w:rPr>
          <w:lang w:val="en"/>
        </w:rPr>
        <w:t>ha</w:t>
      </w:r>
      <w:r>
        <w:rPr>
          <w:lang w:val="en"/>
        </w:rPr>
        <w:t>s been configured to allow</w:t>
      </w:r>
      <w:r w:rsidR="004955BF">
        <w:rPr>
          <w:lang w:val="en"/>
        </w:rPr>
        <w:t xml:space="preserve"> network </w:t>
      </w:r>
      <w:r>
        <w:rPr>
          <w:lang w:val="en"/>
        </w:rPr>
        <w:t>traffic from both</w:t>
      </w:r>
      <w:r w:rsidR="004955BF">
        <w:rPr>
          <w:lang w:val="en"/>
        </w:rPr>
        <w:t xml:space="preserve"> the </w:t>
      </w:r>
      <w:proofErr w:type="spellStart"/>
      <w:r w:rsidR="004955BF">
        <w:rPr>
          <w:lang w:val="en"/>
        </w:rPr>
        <w:t>AppSubnet</w:t>
      </w:r>
      <w:proofErr w:type="spellEnd"/>
      <w:r w:rsidR="004955BF">
        <w:rPr>
          <w:lang w:val="en"/>
        </w:rPr>
        <w:t xml:space="preserve"> and </w:t>
      </w:r>
      <w:proofErr w:type="spellStart"/>
      <w:r w:rsidR="004955BF">
        <w:rPr>
          <w:lang w:val="en"/>
        </w:rPr>
        <w:t>DBSubnets</w:t>
      </w:r>
      <w:proofErr w:type="spellEnd"/>
      <w:r w:rsidR="004955BF">
        <w:rPr>
          <w:lang w:val="en"/>
        </w:rPr>
        <w:t xml:space="preserve"> </w:t>
      </w:r>
      <w:r>
        <w:rPr>
          <w:lang w:val="en"/>
        </w:rPr>
        <w:t xml:space="preserve">in your previously created virtual network. </w:t>
      </w:r>
    </w:p>
    <w:p w14:paraId="279B916B" w14:textId="5FF91EF0" w:rsidR="009F4F7D" w:rsidRPr="00055BE5" w:rsidRDefault="00D170E4" w:rsidP="00055BE5">
      <w:pPr>
        <w:ind w:left="720"/>
        <w:rPr>
          <w:lang w:val="en"/>
          <w:rPrChange w:id="435" w:author="Beth Quinlan" w:date="2018-04-11T14:07:00Z">
            <w:rPr>
              <w:lang w:val="en"/>
            </w:rPr>
          </w:rPrChange>
        </w:rPr>
        <w:pPrChange w:id="436" w:author="Beth Quinlan" w:date="2018-04-11T14:07:00Z">
          <w:pPr>
            <w:pStyle w:val="ListParagraph"/>
            <w:numPr>
              <w:numId w:val="24"/>
            </w:numPr>
            <w:ind w:left="720" w:hanging="360"/>
          </w:pPr>
        </w:pPrChange>
      </w:pPr>
      <w:r w:rsidRPr="00055BE5">
        <w:rPr>
          <w:lang w:val="en"/>
          <w:rPrChange w:id="437" w:author="Beth Quinlan" w:date="2018-04-11T14:07:00Z">
            <w:rPr>
              <w:lang w:val="en"/>
            </w:rPr>
          </w:rPrChange>
        </w:rPr>
        <w:t xml:space="preserve">You have now </w:t>
      </w:r>
      <w:r w:rsidR="004955BF" w:rsidRPr="00055BE5">
        <w:rPr>
          <w:lang w:val="en"/>
          <w:rPrChange w:id="438" w:author="Beth Quinlan" w:date="2018-04-11T14:07:00Z">
            <w:rPr>
              <w:lang w:val="en"/>
            </w:rPr>
          </w:rPrChange>
        </w:rPr>
        <w:t xml:space="preserve">successfully </w:t>
      </w:r>
      <w:r w:rsidRPr="00055BE5">
        <w:rPr>
          <w:lang w:val="en"/>
          <w:rPrChange w:id="439" w:author="Beth Quinlan" w:date="2018-04-11T14:07:00Z">
            <w:rPr>
              <w:lang w:val="en"/>
            </w:rPr>
          </w:rPrChange>
        </w:rPr>
        <w:t>configured your Azure Storage Account to accept</w:t>
      </w:r>
      <w:r w:rsidR="003B0047" w:rsidRPr="00055BE5">
        <w:rPr>
          <w:lang w:val="en"/>
          <w:rPrChange w:id="440" w:author="Beth Quinlan" w:date="2018-04-11T14:07:00Z">
            <w:rPr>
              <w:lang w:val="en"/>
            </w:rPr>
          </w:rPrChange>
        </w:rPr>
        <w:t xml:space="preserve"> </w:t>
      </w:r>
      <w:r w:rsidRPr="00055BE5">
        <w:rPr>
          <w:lang w:val="en"/>
          <w:rPrChange w:id="441" w:author="Beth Quinlan" w:date="2018-04-11T14:07:00Z">
            <w:rPr>
              <w:lang w:val="en"/>
            </w:rPr>
          </w:rPrChange>
        </w:rPr>
        <w:t>inbound and outbound</w:t>
      </w:r>
      <w:r w:rsidR="003B0047" w:rsidRPr="00055BE5">
        <w:rPr>
          <w:lang w:val="en"/>
          <w:rPrChange w:id="442" w:author="Beth Quinlan" w:date="2018-04-11T14:07:00Z">
            <w:rPr>
              <w:lang w:val="en"/>
            </w:rPr>
          </w:rPrChange>
        </w:rPr>
        <w:t xml:space="preserve"> network </w:t>
      </w:r>
      <w:r w:rsidRPr="00055BE5">
        <w:rPr>
          <w:lang w:val="en"/>
          <w:rPrChange w:id="443" w:author="Beth Quinlan" w:date="2018-04-11T14:07:00Z">
            <w:rPr>
              <w:lang w:val="en"/>
            </w:rPr>
          </w:rPrChange>
        </w:rPr>
        <w:t>traffic from your specified virtual network</w:t>
      </w:r>
      <w:r w:rsidR="00E8771C" w:rsidRPr="00055BE5">
        <w:rPr>
          <w:lang w:val="en"/>
          <w:rPrChange w:id="444" w:author="Beth Quinlan" w:date="2018-04-11T14:07:00Z">
            <w:rPr>
              <w:lang w:val="en"/>
            </w:rPr>
          </w:rPrChange>
        </w:rPr>
        <w:t xml:space="preserve"> only.</w:t>
      </w:r>
      <w:r w:rsidR="00787840" w:rsidRPr="00055BE5">
        <w:rPr>
          <w:lang w:val="en"/>
          <w:rPrChange w:id="445" w:author="Beth Quinlan" w:date="2018-04-11T14:07:00Z">
            <w:rPr>
              <w:lang w:val="en"/>
            </w:rPr>
          </w:rPrChange>
        </w:rPr>
        <w:t xml:space="preserve"> This means that this storage account will no longer be accessible from the </w:t>
      </w:r>
      <w:r w:rsidR="00A70046" w:rsidRPr="00055BE5">
        <w:rPr>
          <w:lang w:val="en"/>
          <w:rPrChange w:id="446" w:author="Beth Quinlan" w:date="2018-04-11T14:07:00Z">
            <w:rPr>
              <w:lang w:val="en"/>
            </w:rPr>
          </w:rPrChange>
        </w:rPr>
        <w:t>Internet unless</w:t>
      </w:r>
      <w:r w:rsidR="00787840" w:rsidRPr="00055BE5">
        <w:rPr>
          <w:lang w:val="en"/>
          <w:rPrChange w:id="447" w:author="Beth Quinlan" w:date="2018-04-11T14:07:00Z">
            <w:rPr>
              <w:lang w:val="en"/>
            </w:rPr>
          </w:rPrChange>
        </w:rPr>
        <w:t xml:space="preserve"> additional ru</w:t>
      </w:r>
      <w:r w:rsidR="00E82BDE" w:rsidRPr="00055BE5">
        <w:rPr>
          <w:lang w:val="en"/>
          <w:rPrChange w:id="448" w:author="Beth Quinlan" w:date="2018-04-11T14:07:00Z">
            <w:rPr>
              <w:lang w:val="en"/>
            </w:rPr>
          </w:rPrChange>
        </w:rPr>
        <w:t>les are configured to allow this</w:t>
      </w:r>
      <w:r w:rsidR="00787840" w:rsidRPr="00055BE5">
        <w:rPr>
          <w:lang w:val="en"/>
          <w:rPrChange w:id="449" w:author="Beth Quinlan" w:date="2018-04-11T14:07:00Z">
            <w:rPr>
              <w:lang w:val="en"/>
            </w:rPr>
          </w:rPrChange>
        </w:rPr>
        <w:t>.</w:t>
      </w:r>
    </w:p>
    <w:p w14:paraId="0489E3E6" w14:textId="1148859F" w:rsidR="009F4F7D" w:rsidRDefault="009F4F7D" w:rsidP="009F4F7D">
      <w:pPr>
        <w:pStyle w:val="ListParagraph"/>
        <w:ind w:left="720"/>
        <w:rPr>
          <w:lang w:val="en"/>
        </w:rPr>
      </w:pPr>
    </w:p>
    <w:p w14:paraId="263AEEA5" w14:textId="1CFB1B73" w:rsidR="009F4F7D" w:rsidDel="00055BE5" w:rsidRDefault="008808EE">
      <w:pPr>
        <w:shd w:val="clear" w:color="auto" w:fill="FFFFFF"/>
        <w:autoSpaceDE w:val="0"/>
        <w:autoSpaceDN w:val="0"/>
        <w:adjustRightInd w:val="0"/>
        <w:spacing w:before="0" w:line="240" w:lineRule="auto"/>
        <w:ind w:left="0"/>
        <w:rPr>
          <w:del w:id="450" w:author="Beth Quinlan" w:date="2018-04-06T16:38:00Z"/>
          <w:lang w:val="en"/>
        </w:rPr>
      </w:pPr>
      <w:r>
        <w:rPr>
          <w:noProof/>
        </w:rPr>
        <w:lastRenderedPageBreak/>
        <w:drawing>
          <wp:inline distT="0" distB="0" distL="0" distR="0" wp14:anchorId="2F357F3A" wp14:editId="3A51EB7C">
            <wp:extent cx="6063831" cy="2946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67809" cy="2948333"/>
                    </a:xfrm>
                    <a:prstGeom prst="rect">
                      <a:avLst/>
                    </a:prstGeom>
                  </pic:spPr>
                </pic:pic>
              </a:graphicData>
            </a:graphic>
          </wp:inline>
        </w:drawing>
      </w:r>
      <w:bookmarkStart w:id="451" w:name="_GoBack"/>
      <w:bookmarkEnd w:id="451"/>
    </w:p>
    <w:p w14:paraId="6858D926" w14:textId="1C4084BA" w:rsidR="00055BE5" w:rsidRDefault="00055BE5" w:rsidP="009F4F7D">
      <w:pPr>
        <w:pStyle w:val="ListParagraph"/>
        <w:ind w:left="720"/>
        <w:rPr>
          <w:ins w:id="452" w:author="Beth Quinlan" w:date="2018-04-11T14:06:00Z"/>
          <w:lang w:val="en"/>
        </w:rPr>
      </w:pPr>
      <w:ins w:id="453" w:author="Beth Quinlan" w:date="2018-04-11T14:06:00Z">
        <w:r>
          <w:rPr>
            <w:noProof/>
          </w:rPr>
          <w:drawing>
            <wp:inline distT="0" distB="0" distL="0" distR="0" wp14:anchorId="72309115" wp14:editId="4C3AD7B3">
              <wp:extent cx="5562600" cy="704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2600" cy="704850"/>
                      </a:xfrm>
                      <a:prstGeom prst="rect">
                        <a:avLst/>
                      </a:prstGeom>
                    </pic:spPr>
                  </pic:pic>
                </a:graphicData>
              </a:graphic>
            </wp:inline>
          </w:drawing>
        </w:r>
      </w:ins>
    </w:p>
    <w:p w14:paraId="79E7F530" w14:textId="470C1CF9" w:rsidR="007B6D8D" w:rsidDel="00B35D69" w:rsidRDefault="007B6D8D" w:rsidP="007B6D8D">
      <w:pPr>
        <w:shd w:val="clear" w:color="auto" w:fill="FFFFFF"/>
        <w:autoSpaceDE w:val="0"/>
        <w:autoSpaceDN w:val="0"/>
        <w:adjustRightInd w:val="0"/>
        <w:spacing w:before="0" w:line="240" w:lineRule="auto"/>
        <w:ind w:left="720"/>
        <w:rPr>
          <w:del w:id="454" w:author="Beth Quinlan" w:date="2018-04-06T16:38:00Z"/>
          <w:rFonts w:ascii="Lucida Console" w:hAnsi="Lucida Console" w:cs="Lucida Console"/>
          <w:sz w:val="18"/>
          <w:szCs w:val="18"/>
          <w:lang w:val="en-GB"/>
        </w:rPr>
      </w:pPr>
    </w:p>
    <w:p w14:paraId="36C0698E" w14:textId="27F9AED6" w:rsidR="007B6D8D" w:rsidDel="00B35D69" w:rsidRDefault="007B6D8D" w:rsidP="007B6D8D">
      <w:pPr>
        <w:shd w:val="clear" w:color="auto" w:fill="FFFFFF"/>
        <w:autoSpaceDE w:val="0"/>
        <w:autoSpaceDN w:val="0"/>
        <w:adjustRightInd w:val="0"/>
        <w:spacing w:before="0" w:line="240" w:lineRule="auto"/>
        <w:ind w:left="720"/>
        <w:rPr>
          <w:del w:id="455" w:author="Beth Quinlan" w:date="2018-04-06T16:38:00Z"/>
          <w:rFonts w:ascii="Lucida Console" w:hAnsi="Lucida Console" w:cs="Lucida Console"/>
          <w:sz w:val="18"/>
          <w:szCs w:val="18"/>
          <w:lang w:val="en-GB"/>
        </w:rPr>
      </w:pPr>
    </w:p>
    <w:p w14:paraId="30B5009D" w14:textId="52A8621E" w:rsidR="007B6D8D" w:rsidDel="00B35D69" w:rsidRDefault="007B6D8D" w:rsidP="007B6D8D">
      <w:pPr>
        <w:shd w:val="clear" w:color="auto" w:fill="FFFFFF"/>
        <w:autoSpaceDE w:val="0"/>
        <w:autoSpaceDN w:val="0"/>
        <w:adjustRightInd w:val="0"/>
        <w:spacing w:before="0" w:line="240" w:lineRule="auto"/>
        <w:rPr>
          <w:del w:id="456" w:author="Beth Quinlan" w:date="2018-04-06T16:38:00Z"/>
          <w:rFonts w:ascii="Lucida Console" w:hAnsi="Lucida Console" w:cs="Lucida Console"/>
          <w:color w:val="8A2BE2"/>
          <w:sz w:val="18"/>
          <w:szCs w:val="18"/>
          <w:lang w:val="en-GB"/>
        </w:rPr>
      </w:pPr>
    </w:p>
    <w:p w14:paraId="3EE59B07" w14:textId="2D72AE24" w:rsidR="0074244A" w:rsidDel="00B35D69" w:rsidRDefault="0074244A" w:rsidP="007B6D8D">
      <w:pPr>
        <w:shd w:val="clear" w:color="auto" w:fill="FFFFFF"/>
        <w:autoSpaceDE w:val="0"/>
        <w:autoSpaceDN w:val="0"/>
        <w:adjustRightInd w:val="0"/>
        <w:spacing w:before="0" w:line="240" w:lineRule="auto"/>
        <w:rPr>
          <w:del w:id="457" w:author="Beth Quinlan" w:date="2018-04-06T16:38:00Z"/>
          <w:rFonts w:ascii="Lucida Console" w:hAnsi="Lucida Console" w:cs="Lucida Console"/>
          <w:color w:val="8A2BE2"/>
          <w:sz w:val="18"/>
          <w:szCs w:val="18"/>
          <w:lang w:val="en-GB"/>
        </w:rPr>
      </w:pPr>
    </w:p>
    <w:p w14:paraId="238F579F" w14:textId="4DC1507B" w:rsidR="0074244A" w:rsidDel="00B35D69" w:rsidRDefault="0074244A">
      <w:pPr>
        <w:pStyle w:val="ListParagraph"/>
        <w:ind w:left="720"/>
        <w:rPr>
          <w:del w:id="458" w:author="Beth Quinlan" w:date="2018-04-06T16:38:00Z"/>
          <w:lang w:val="en-GB"/>
        </w:rPr>
        <w:pPrChange w:id="459" w:author="Beth Quinlan" w:date="2018-04-06T16:38:00Z">
          <w:pPr>
            <w:shd w:val="clear" w:color="auto" w:fill="FFFFFF"/>
            <w:autoSpaceDE w:val="0"/>
            <w:autoSpaceDN w:val="0"/>
            <w:adjustRightInd w:val="0"/>
            <w:spacing w:before="0" w:line="240" w:lineRule="auto"/>
            <w:ind w:left="0"/>
          </w:pPr>
        </w:pPrChange>
      </w:pPr>
    </w:p>
    <w:p w14:paraId="724734FC" w14:textId="4410EE30" w:rsidR="0074244A" w:rsidRPr="00B35D69" w:rsidRDefault="0074244A">
      <w:pPr>
        <w:shd w:val="clear" w:color="auto" w:fill="FFFFFF"/>
        <w:autoSpaceDE w:val="0"/>
        <w:autoSpaceDN w:val="0"/>
        <w:adjustRightInd w:val="0"/>
        <w:spacing w:before="0" w:line="240" w:lineRule="auto"/>
        <w:ind w:left="0"/>
        <w:rPr>
          <w:rFonts w:cs="Segoe UI"/>
          <w:sz w:val="18"/>
          <w:szCs w:val="18"/>
          <w:lang w:val="en-GB"/>
          <w:rPrChange w:id="460" w:author="Beth Quinlan" w:date="2018-04-06T16:38:00Z">
            <w:rPr>
              <w:lang w:val="en-GB"/>
            </w:rPr>
          </w:rPrChange>
        </w:rPr>
        <w:pPrChange w:id="461" w:author="Beth Quinlan" w:date="2018-04-06T16:38:00Z">
          <w:pPr>
            <w:pStyle w:val="ListParagraph"/>
            <w:shd w:val="clear" w:color="auto" w:fill="FFFFFF"/>
            <w:autoSpaceDE w:val="0"/>
            <w:autoSpaceDN w:val="0"/>
            <w:adjustRightInd w:val="0"/>
            <w:spacing w:before="0" w:line="240" w:lineRule="auto"/>
            <w:ind w:left="720"/>
          </w:pPr>
        </w:pPrChange>
      </w:pPr>
    </w:p>
    <w:sectPr w:rsidR="0074244A" w:rsidRPr="00B35D69">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B6E21" w14:textId="77777777" w:rsidR="00204C40" w:rsidRDefault="00204C40" w:rsidP="003C27E6">
      <w:pPr>
        <w:spacing w:before="0" w:line="240" w:lineRule="auto"/>
      </w:pPr>
      <w:r>
        <w:separator/>
      </w:r>
    </w:p>
  </w:endnote>
  <w:endnote w:type="continuationSeparator" w:id="0">
    <w:p w14:paraId="4488F824" w14:textId="77777777" w:rsidR="00204C40" w:rsidRDefault="00204C40" w:rsidP="003C27E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wf_segoe-ui_semibo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wf_segoe-ui_normal">
    <w:altName w:val="Times New Roman"/>
    <w:charset w:val="00"/>
    <w:family w:val="auto"/>
    <w:pitch w:val="default"/>
  </w:font>
  <w:font w:name="wf_segoe-ui_light">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8F3B6" w14:textId="77777777" w:rsidR="00E3588E" w:rsidRDefault="00E358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4267869"/>
      <w:docPartObj>
        <w:docPartGallery w:val="Page Numbers (Bottom of Page)"/>
        <w:docPartUnique/>
      </w:docPartObj>
    </w:sdtPr>
    <w:sdtEndPr>
      <w:rPr>
        <w:noProof/>
      </w:rPr>
    </w:sdtEndPr>
    <w:sdtContent>
      <w:p w14:paraId="10039C08" w14:textId="65C7FA47" w:rsidR="00E3588E" w:rsidRDefault="00E3588E">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10039C09" w14:textId="77777777" w:rsidR="00E3588E" w:rsidRDefault="00E358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E0865" w14:textId="77777777" w:rsidR="00E3588E" w:rsidRDefault="00E35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2662A" w14:textId="77777777" w:rsidR="00204C40" w:rsidRDefault="00204C40" w:rsidP="003C27E6">
      <w:pPr>
        <w:spacing w:before="0" w:line="240" w:lineRule="auto"/>
      </w:pPr>
      <w:r>
        <w:separator/>
      </w:r>
    </w:p>
  </w:footnote>
  <w:footnote w:type="continuationSeparator" w:id="0">
    <w:p w14:paraId="3D7DBDB0" w14:textId="77777777" w:rsidR="00204C40" w:rsidRDefault="00204C40" w:rsidP="003C27E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F2816" w14:textId="77777777" w:rsidR="00E3588E" w:rsidRDefault="00E358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577EE" w14:textId="77777777" w:rsidR="00E3588E" w:rsidRDefault="00E358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63F99" w14:textId="77777777" w:rsidR="00E3588E" w:rsidRDefault="00E358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75C14"/>
    <w:multiLevelType w:val="hybridMultilevel"/>
    <w:tmpl w:val="7310B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820A3"/>
    <w:multiLevelType w:val="hybridMultilevel"/>
    <w:tmpl w:val="18F600EE"/>
    <w:lvl w:ilvl="0" w:tplc="4C8049C2">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AE0FF7"/>
    <w:multiLevelType w:val="hybridMultilevel"/>
    <w:tmpl w:val="3FF02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63442"/>
    <w:multiLevelType w:val="hybridMultilevel"/>
    <w:tmpl w:val="AA50431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4C67CE7"/>
    <w:multiLevelType w:val="hybridMultilevel"/>
    <w:tmpl w:val="FF783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3F363E"/>
    <w:multiLevelType w:val="hybridMultilevel"/>
    <w:tmpl w:val="52501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245C26"/>
    <w:multiLevelType w:val="hybridMultilevel"/>
    <w:tmpl w:val="42507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FE5CC1"/>
    <w:multiLevelType w:val="hybridMultilevel"/>
    <w:tmpl w:val="EF669E9A"/>
    <w:lvl w:ilvl="0" w:tplc="3946BE94">
      <w:start w:val="1"/>
      <w:numFmt w:val="decimal"/>
      <w:lvlText w:val="%1."/>
      <w:lvlJc w:val="left"/>
      <w:pPr>
        <w:ind w:left="1080" w:hanging="360"/>
      </w:pPr>
      <w:rPr>
        <w:rFonts w:hint="default"/>
        <w:sz w:val="21"/>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8" w15:restartNumberingAfterBreak="0">
    <w:nsid w:val="3907754E"/>
    <w:multiLevelType w:val="hybridMultilevel"/>
    <w:tmpl w:val="74A41A26"/>
    <w:lvl w:ilvl="0" w:tplc="A5308CA0">
      <w:start w:val="1"/>
      <w:numFmt w:val="decimal"/>
      <w:lvlText w:val="%1."/>
      <w:lvlJc w:val="left"/>
      <w:pPr>
        <w:ind w:left="720" w:hanging="360"/>
      </w:pPr>
      <w:rPr>
        <w:rFonts w:ascii="Segoe UI" w:hAnsi="Segoe UI" w:cs="Segoe UI"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C6E091A"/>
    <w:multiLevelType w:val="hybridMultilevel"/>
    <w:tmpl w:val="679EA60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FB13601"/>
    <w:multiLevelType w:val="hybridMultilevel"/>
    <w:tmpl w:val="72A6A9B8"/>
    <w:lvl w:ilvl="0" w:tplc="0CD46B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D16B96"/>
    <w:multiLevelType w:val="hybridMultilevel"/>
    <w:tmpl w:val="950C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C3356A"/>
    <w:multiLevelType w:val="hybridMultilevel"/>
    <w:tmpl w:val="EAF2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3E2E03"/>
    <w:multiLevelType w:val="hybridMultilevel"/>
    <w:tmpl w:val="AA74A61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B77597F"/>
    <w:multiLevelType w:val="hybridMultilevel"/>
    <w:tmpl w:val="0100A74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CC43314"/>
    <w:multiLevelType w:val="hybridMultilevel"/>
    <w:tmpl w:val="C5D2C15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563A3853"/>
    <w:multiLevelType w:val="hybridMultilevel"/>
    <w:tmpl w:val="BD644B50"/>
    <w:lvl w:ilvl="0" w:tplc="41606366">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9C5522"/>
    <w:multiLevelType w:val="hybridMultilevel"/>
    <w:tmpl w:val="EBE07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F5D82"/>
    <w:multiLevelType w:val="hybridMultilevel"/>
    <w:tmpl w:val="52028B1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64D57ABE"/>
    <w:multiLevelType w:val="hybridMultilevel"/>
    <w:tmpl w:val="25A818FC"/>
    <w:lvl w:ilvl="0" w:tplc="41606366">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9434EC"/>
    <w:multiLevelType w:val="hybridMultilevel"/>
    <w:tmpl w:val="EEEC7BB4"/>
    <w:lvl w:ilvl="0" w:tplc="B7B899E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8B0AA4"/>
    <w:multiLevelType w:val="hybridMultilevel"/>
    <w:tmpl w:val="B956CC8C"/>
    <w:lvl w:ilvl="0" w:tplc="2458AF9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E0664E"/>
    <w:multiLevelType w:val="hybridMultilevel"/>
    <w:tmpl w:val="EA0EC802"/>
    <w:lvl w:ilvl="0" w:tplc="975AD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C00569"/>
    <w:multiLevelType w:val="hybridMultilevel"/>
    <w:tmpl w:val="9296F0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91DBE"/>
    <w:multiLevelType w:val="hybridMultilevel"/>
    <w:tmpl w:val="87ECEED2"/>
    <w:lvl w:ilvl="0" w:tplc="6DBAF73A">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22F77"/>
    <w:multiLevelType w:val="hybridMultilevel"/>
    <w:tmpl w:val="32703AA4"/>
    <w:lvl w:ilvl="0" w:tplc="581471B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0"/>
  </w:num>
  <w:num w:numId="3">
    <w:abstractNumId w:val="12"/>
  </w:num>
  <w:num w:numId="4">
    <w:abstractNumId w:val="17"/>
  </w:num>
  <w:num w:numId="5">
    <w:abstractNumId w:val="6"/>
  </w:num>
  <w:num w:numId="6">
    <w:abstractNumId w:val="22"/>
  </w:num>
  <w:num w:numId="7">
    <w:abstractNumId w:val="10"/>
  </w:num>
  <w:num w:numId="8">
    <w:abstractNumId w:val="4"/>
  </w:num>
  <w:num w:numId="9">
    <w:abstractNumId w:val="0"/>
  </w:num>
  <w:num w:numId="10">
    <w:abstractNumId w:val="5"/>
  </w:num>
  <w:num w:numId="11">
    <w:abstractNumId w:val="2"/>
  </w:num>
  <w:num w:numId="12">
    <w:abstractNumId w:val="1"/>
  </w:num>
  <w:num w:numId="13">
    <w:abstractNumId w:val="16"/>
  </w:num>
  <w:num w:numId="14">
    <w:abstractNumId w:val="21"/>
  </w:num>
  <w:num w:numId="15">
    <w:abstractNumId w:val="11"/>
  </w:num>
  <w:num w:numId="16">
    <w:abstractNumId w:val="25"/>
  </w:num>
  <w:num w:numId="17">
    <w:abstractNumId w:val="18"/>
  </w:num>
  <w:num w:numId="18">
    <w:abstractNumId w:val="3"/>
  </w:num>
  <w:num w:numId="19">
    <w:abstractNumId w:val="13"/>
  </w:num>
  <w:num w:numId="20">
    <w:abstractNumId w:val="8"/>
  </w:num>
  <w:num w:numId="21">
    <w:abstractNumId w:val="14"/>
  </w:num>
  <w:num w:numId="22">
    <w:abstractNumId w:val="15"/>
  </w:num>
  <w:num w:numId="23">
    <w:abstractNumId w:val="7"/>
  </w:num>
  <w:num w:numId="24">
    <w:abstractNumId w:val="9"/>
  </w:num>
  <w:num w:numId="25">
    <w:abstractNumId w:val="24"/>
  </w:num>
  <w:num w:numId="26">
    <w:abstractNumId w:val="19"/>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th Quinlan">
    <w15:presenceInfo w15:providerId="Windows Live" w15:userId="bc8d74ca8b092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0AC"/>
    <w:rsid w:val="00001167"/>
    <w:rsid w:val="0000257A"/>
    <w:rsid w:val="00006589"/>
    <w:rsid w:val="000106B3"/>
    <w:rsid w:val="00012BC0"/>
    <w:rsid w:val="0001712A"/>
    <w:rsid w:val="00017C1C"/>
    <w:rsid w:val="000233B3"/>
    <w:rsid w:val="00041101"/>
    <w:rsid w:val="000413C9"/>
    <w:rsid w:val="00041F0B"/>
    <w:rsid w:val="00043829"/>
    <w:rsid w:val="000453C1"/>
    <w:rsid w:val="000465A4"/>
    <w:rsid w:val="00051053"/>
    <w:rsid w:val="00055BE5"/>
    <w:rsid w:val="000613C3"/>
    <w:rsid w:val="00065138"/>
    <w:rsid w:val="00071C61"/>
    <w:rsid w:val="00072851"/>
    <w:rsid w:val="000731A5"/>
    <w:rsid w:val="000810CA"/>
    <w:rsid w:val="0008484C"/>
    <w:rsid w:val="0009453F"/>
    <w:rsid w:val="00095B03"/>
    <w:rsid w:val="000A0F41"/>
    <w:rsid w:val="000B11DA"/>
    <w:rsid w:val="000B164B"/>
    <w:rsid w:val="000B2FBA"/>
    <w:rsid w:val="000B3D14"/>
    <w:rsid w:val="000C2B5E"/>
    <w:rsid w:val="000C7655"/>
    <w:rsid w:val="000D11C8"/>
    <w:rsid w:val="000D172D"/>
    <w:rsid w:val="000D4214"/>
    <w:rsid w:val="000D5FAE"/>
    <w:rsid w:val="000D70F3"/>
    <w:rsid w:val="000E09B4"/>
    <w:rsid w:val="000E0AEE"/>
    <w:rsid w:val="000E0F69"/>
    <w:rsid w:val="000F34E2"/>
    <w:rsid w:val="000F37D6"/>
    <w:rsid w:val="00105450"/>
    <w:rsid w:val="00105487"/>
    <w:rsid w:val="0010696F"/>
    <w:rsid w:val="00106B6A"/>
    <w:rsid w:val="00113046"/>
    <w:rsid w:val="00116AC0"/>
    <w:rsid w:val="00117DAF"/>
    <w:rsid w:val="001209EF"/>
    <w:rsid w:val="0012474A"/>
    <w:rsid w:val="00125B6F"/>
    <w:rsid w:val="00133394"/>
    <w:rsid w:val="0013365E"/>
    <w:rsid w:val="0014068A"/>
    <w:rsid w:val="00150B4A"/>
    <w:rsid w:val="00150B7D"/>
    <w:rsid w:val="001519E1"/>
    <w:rsid w:val="001554CF"/>
    <w:rsid w:val="00156E69"/>
    <w:rsid w:val="00160012"/>
    <w:rsid w:val="00172FAB"/>
    <w:rsid w:val="00177D1B"/>
    <w:rsid w:val="00183FA4"/>
    <w:rsid w:val="001863F3"/>
    <w:rsid w:val="001878BD"/>
    <w:rsid w:val="00190C0C"/>
    <w:rsid w:val="001A04FA"/>
    <w:rsid w:val="001A5347"/>
    <w:rsid w:val="001A7142"/>
    <w:rsid w:val="001B673F"/>
    <w:rsid w:val="001C39F3"/>
    <w:rsid w:val="001D0D85"/>
    <w:rsid w:val="001D1C04"/>
    <w:rsid w:val="001D1E1D"/>
    <w:rsid w:val="001D5AAA"/>
    <w:rsid w:val="001E0B63"/>
    <w:rsid w:val="001E32F7"/>
    <w:rsid w:val="001F601A"/>
    <w:rsid w:val="001F782B"/>
    <w:rsid w:val="00201ECF"/>
    <w:rsid w:val="00203E73"/>
    <w:rsid w:val="00203F6F"/>
    <w:rsid w:val="00204C40"/>
    <w:rsid w:val="002064A0"/>
    <w:rsid w:val="00211EDF"/>
    <w:rsid w:val="0021271A"/>
    <w:rsid w:val="00215568"/>
    <w:rsid w:val="00221483"/>
    <w:rsid w:val="002262A9"/>
    <w:rsid w:val="00234564"/>
    <w:rsid w:val="002346B8"/>
    <w:rsid w:val="002450D9"/>
    <w:rsid w:val="00250AFB"/>
    <w:rsid w:val="00252CBB"/>
    <w:rsid w:val="002576A5"/>
    <w:rsid w:val="00260673"/>
    <w:rsid w:val="0026246D"/>
    <w:rsid w:val="002751FD"/>
    <w:rsid w:val="00275438"/>
    <w:rsid w:val="00282FCB"/>
    <w:rsid w:val="002914C5"/>
    <w:rsid w:val="0029249E"/>
    <w:rsid w:val="00293727"/>
    <w:rsid w:val="00294BD0"/>
    <w:rsid w:val="00297480"/>
    <w:rsid w:val="002A1349"/>
    <w:rsid w:val="002A153E"/>
    <w:rsid w:val="002B17AD"/>
    <w:rsid w:val="002B5E8C"/>
    <w:rsid w:val="002B75D1"/>
    <w:rsid w:val="002D13F5"/>
    <w:rsid w:val="002D21F7"/>
    <w:rsid w:val="002D4BA9"/>
    <w:rsid w:val="002D5D3B"/>
    <w:rsid w:val="002D7A6C"/>
    <w:rsid w:val="002E20EB"/>
    <w:rsid w:val="002E2BC9"/>
    <w:rsid w:val="002E44F7"/>
    <w:rsid w:val="002F1F73"/>
    <w:rsid w:val="00301085"/>
    <w:rsid w:val="00314E8B"/>
    <w:rsid w:val="003177DF"/>
    <w:rsid w:val="003243EF"/>
    <w:rsid w:val="00326251"/>
    <w:rsid w:val="00327CA7"/>
    <w:rsid w:val="00332819"/>
    <w:rsid w:val="00332918"/>
    <w:rsid w:val="00333B9A"/>
    <w:rsid w:val="00333BE5"/>
    <w:rsid w:val="003351E0"/>
    <w:rsid w:val="0034017A"/>
    <w:rsid w:val="003477F7"/>
    <w:rsid w:val="003500EA"/>
    <w:rsid w:val="00353C4E"/>
    <w:rsid w:val="0035501D"/>
    <w:rsid w:val="00364C26"/>
    <w:rsid w:val="00367A10"/>
    <w:rsid w:val="0037131F"/>
    <w:rsid w:val="00375F0A"/>
    <w:rsid w:val="0038485E"/>
    <w:rsid w:val="0038560E"/>
    <w:rsid w:val="00391671"/>
    <w:rsid w:val="00391852"/>
    <w:rsid w:val="00396D70"/>
    <w:rsid w:val="003A0F01"/>
    <w:rsid w:val="003A4F96"/>
    <w:rsid w:val="003A7AAC"/>
    <w:rsid w:val="003B0047"/>
    <w:rsid w:val="003B207D"/>
    <w:rsid w:val="003B273B"/>
    <w:rsid w:val="003B7500"/>
    <w:rsid w:val="003C27E6"/>
    <w:rsid w:val="003C7411"/>
    <w:rsid w:val="003C7925"/>
    <w:rsid w:val="003D10A0"/>
    <w:rsid w:val="003D2D8D"/>
    <w:rsid w:val="003D48D9"/>
    <w:rsid w:val="003D6949"/>
    <w:rsid w:val="003E1308"/>
    <w:rsid w:val="003E1918"/>
    <w:rsid w:val="003E5F49"/>
    <w:rsid w:val="003E5FCE"/>
    <w:rsid w:val="003F3270"/>
    <w:rsid w:val="003F4328"/>
    <w:rsid w:val="0040021C"/>
    <w:rsid w:val="0040034B"/>
    <w:rsid w:val="00402555"/>
    <w:rsid w:val="00402D18"/>
    <w:rsid w:val="00410A0F"/>
    <w:rsid w:val="0041496F"/>
    <w:rsid w:val="0041734C"/>
    <w:rsid w:val="00421A8E"/>
    <w:rsid w:val="0043006C"/>
    <w:rsid w:val="00435EAC"/>
    <w:rsid w:val="0044032E"/>
    <w:rsid w:val="00440940"/>
    <w:rsid w:val="00445342"/>
    <w:rsid w:val="00455895"/>
    <w:rsid w:val="004566EE"/>
    <w:rsid w:val="00460B3F"/>
    <w:rsid w:val="0046747D"/>
    <w:rsid w:val="0047547A"/>
    <w:rsid w:val="00481044"/>
    <w:rsid w:val="00482157"/>
    <w:rsid w:val="004822D0"/>
    <w:rsid w:val="0048239E"/>
    <w:rsid w:val="00483A2E"/>
    <w:rsid w:val="004939EE"/>
    <w:rsid w:val="0049522D"/>
    <w:rsid w:val="004955BF"/>
    <w:rsid w:val="00497006"/>
    <w:rsid w:val="004A391C"/>
    <w:rsid w:val="004A6769"/>
    <w:rsid w:val="004B3291"/>
    <w:rsid w:val="004B4BB9"/>
    <w:rsid w:val="004B5192"/>
    <w:rsid w:val="004B7800"/>
    <w:rsid w:val="004B78AC"/>
    <w:rsid w:val="004C18BD"/>
    <w:rsid w:val="004C374D"/>
    <w:rsid w:val="004C3FEE"/>
    <w:rsid w:val="004D2CBF"/>
    <w:rsid w:val="004D2EE1"/>
    <w:rsid w:val="004E426C"/>
    <w:rsid w:val="004E53D2"/>
    <w:rsid w:val="004E56F4"/>
    <w:rsid w:val="004E76DF"/>
    <w:rsid w:val="004F1857"/>
    <w:rsid w:val="004F743B"/>
    <w:rsid w:val="00500308"/>
    <w:rsid w:val="005008F6"/>
    <w:rsid w:val="005033CB"/>
    <w:rsid w:val="00503BC5"/>
    <w:rsid w:val="00514135"/>
    <w:rsid w:val="00514A49"/>
    <w:rsid w:val="005159A8"/>
    <w:rsid w:val="00515B3C"/>
    <w:rsid w:val="00522FEC"/>
    <w:rsid w:val="00527003"/>
    <w:rsid w:val="00537077"/>
    <w:rsid w:val="00544082"/>
    <w:rsid w:val="005458B7"/>
    <w:rsid w:val="00553986"/>
    <w:rsid w:val="0055673C"/>
    <w:rsid w:val="0055777C"/>
    <w:rsid w:val="00562EF7"/>
    <w:rsid w:val="00564009"/>
    <w:rsid w:val="005764CB"/>
    <w:rsid w:val="005819C3"/>
    <w:rsid w:val="00583D2D"/>
    <w:rsid w:val="005841CB"/>
    <w:rsid w:val="00584C55"/>
    <w:rsid w:val="00584EE7"/>
    <w:rsid w:val="00586B35"/>
    <w:rsid w:val="00587F17"/>
    <w:rsid w:val="00590382"/>
    <w:rsid w:val="005915A1"/>
    <w:rsid w:val="00592E09"/>
    <w:rsid w:val="005A0A75"/>
    <w:rsid w:val="005A14E9"/>
    <w:rsid w:val="005A512D"/>
    <w:rsid w:val="005B64EE"/>
    <w:rsid w:val="005B7763"/>
    <w:rsid w:val="005C06E3"/>
    <w:rsid w:val="005C270A"/>
    <w:rsid w:val="005C66E4"/>
    <w:rsid w:val="005D2358"/>
    <w:rsid w:val="005D38C5"/>
    <w:rsid w:val="005D5F12"/>
    <w:rsid w:val="005E1A1A"/>
    <w:rsid w:val="00613D6F"/>
    <w:rsid w:val="00613DEC"/>
    <w:rsid w:val="00616CCF"/>
    <w:rsid w:val="0062036A"/>
    <w:rsid w:val="00620421"/>
    <w:rsid w:val="0062352C"/>
    <w:rsid w:val="00626872"/>
    <w:rsid w:val="00635B27"/>
    <w:rsid w:val="00637635"/>
    <w:rsid w:val="006403CE"/>
    <w:rsid w:val="0065253D"/>
    <w:rsid w:val="00655F7F"/>
    <w:rsid w:val="0065662F"/>
    <w:rsid w:val="0066055C"/>
    <w:rsid w:val="0066372A"/>
    <w:rsid w:val="0066469E"/>
    <w:rsid w:val="006708A1"/>
    <w:rsid w:val="00671C28"/>
    <w:rsid w:val="00675921"/>
    <w:rsid w:val="00675935"/>
    <w:rsid w:val="00683CD6"/>
    <w:rsid w:val="00686723"/>
    <w:rsid w:val="00690910"/>
    <w:rsid w:val="00693F9F"/>
    <w:rsid w:val="006A7687"/>
    <w:rsid w:val="006B0532"/>
    <w:rsid w:val="006B06C3"/>
    <w:rsid w:val="006B31BD"/>
    <w:rsid w:val="006B503D"/>
    <w:rsid w:val="006B79C6"/>
    <w:rsid w:val="006C2830"/>
    <w:rsid w:val="006C6255"/>
    <w:rsid w:val="006C6978"/>
    <w:rsid w:val="006D06FF"/>
    <w:rsid w:val="006D1BC3"/>
    <w:rsid w:val="006D1FDD"/>
    <w:rsid w:val="006D691F"/>
    <w:rsid w:val="006E006C"/>
    <w:rsid w:val="006E2C71"/>
    <w:rsid w:val="006E3C7D"/>
    <w:rsid w:val="006E3DB0"/>
    <w:rsid w:val="006E47F6"/>
    <w:rsid w:val="006E65D0"/>
    <w:rsid w:val="006E66DB"/>
    <w:rsid w:val="006F07E3"/>
    <w:rsid w:val="006F701D"/>
    <w:rsid w:val="0070187A"/>
    <w:rsid w:val="00702112"/>
    <w:rsid w:val="007027AC"/>
    <w:rsid w:val="00710EAF"/>
    <w:rsid w:val="00711BB8"/>
    <w:rsid w:val="00722781"/>
    <w:rsid w:val="00722B44"/>
    <w:rsid w:val="0072406C"/>
    <w:rsid w:val="0073014E"/>
    <w:rsid w:val="0073538F"/>
    <w:rsid w:val="007361CD"/>
    <w:rsid w:val="00736ABD"/>
    <w:rsid w:val="00736BAD"/>
    <w:rsid w:val="007379A7"/>
    <w:rsid w:val="0074244A"/>
    <w:rsid w:val="00744C8F"/>
    <w:rsid w:val="00751876"/>
    <w:rsid w:val="0075712B"/>
    <w:rsid w:val="00762A3E"/>
    <w:rsid w:val="00765A12"/>
    <w:rsid w:val="00767DB2"/>
    <w:rsid w:val="00771995"/>
    <w:rsid w:val="0077294E"/>
    <w:rsid w:val="00772A2C"/>
    <w:rsid w:val="00774336"/>
    <w:rsid w:val="00780B64"/>
    <w:rsid w:val="0078515B"/>
    <w:rsid w:val="00787840"/>
    <w:rsid w:val="007879E6"/>
    <w:rsid w:val="00794E67"/>
    <w:rsid w:val="00797E72"/>
    <w:rsid w:val="007A2F0D"/>
    <w:rsid w:val="007A7605"/>
    <w:rsid w:val="007B13CB"/>
    <w:rsid w:val="007B4EF8"/>
    <w:rsid w:val="007B4F42"/>
    <w:rsid w:val="007B5E6B"/>
    <w:rsid w:val="007B6D8D"/>
    <w:rsid w:val="007C36CC"/>
    <w:rsid w:val="007C3D14"/>
    <w:rsid w:val="007C5BFC"/>
    <w:rsid w:val="007C6B3D"/>
    <w:rsid w:val="007D2062"/>
    <w:rsid w:val="007D659B"/>
    <w:rsid w:val="007E391B"/>
    <w:rsid w:val="007E4DD7"/>
    <w:rsid w:val="007E5C8C"/>
    <w:rsid w:val="007E7CA6"/>
    <w:rsid w:val="007F0500"/>
    <w:rsid w:val="008036BC"/>
    <w:rsid w:val="00804013"/>
    <w:rsid w:val="0080465F"/>
    <w:rsid w:val="00804CE3"/>
    <w:rsid w:val="00805BCE"/>
    <w:rsid w:val="00813348"/>
    <w:rsid w:val="008172E9"/>
    <w:rsid w:val="00817CFB"/>
    <w:rsid w:val="00824313"/>
    <w:rsid w:val="00830260"/>
    <w:rsid w:val="00835474"/>
    <w:rsid w:val="00836908"/>
    <w:rsid w:val="008402C6"/>
    <w:rsid w:val="008418CD"/>
    <w:rsid w:val="00846C8E"/>
    <w:rsid w:val="00850B0B"/>
    <w:rsid w:val="00851394"/>
    <w:rsid w:val="008537A1"/>
    <w:rsid w:val="00855841"/>
    <w:rsid w:val="0086403F"/>
    <w:rsid w:val="00865558"/>
    <w:rsid w:val="0086623B"/>
    <w:rsid w:val="00873123"/>
    <w:rsid w:val="00876092"/>
    <w:rsid w:val="00876F09"/>
    <w:rsid w:val="008808EE"/>
    <w:rsid w:val="00881FB7"/>
    <w:rsid w:val="008836B3"/>
    <w:rsid w:val="008954F2"/>
    <w:rsid w:val="00896297"/>
    <w:rsid w:val="00896CD6"/>
    <w:rsid w:val="008A5AB9"/>
    <w:rsid w:val="008A787D"/>
    <w:rsid w:val="008B7BB0"/>
    <w:rsid w:val="008C58BC"/>
    <w:rsid w:val="008C6664"/>
    <w:rsid w:val="008D2234"/>
    <w:rsid w:val="008D2BAC"/>
    <w:rsid w:val="008D2F5C"/>
    <w:rsid w:val="008E42C9"/>
    <w:rsid w:val="008E67A1"/>
    <w:rsid w:val="008E7CEF"/>
    <w:rsid w:val="008F20A7"/>
    <w:rsid w:val="008F2463"/>
    <w:rsid w:val="008F4290"/>
    <w:rsid w:val="009011DF"/>
    <w:rsid w:val="00902865"/>
    <w:rsid w:val="00904D67"/>
    <w:rsid w:val="0091070D"/>
    <w:rsid w:val="00913E0A"/>
    <w:rsid w:val="009219DD"/>
    <w:rsid w:val="009229A4"/>
    <w:rsid w:val="009261EE"/>
    <w:rsid w:val="0093231A"/>
    <w:rsid w:val="00953542"/>
    <w:rsid w:val="00961E12"/>
    <w:rsid w:val="00963533"/>
    <w:rsid w:val="00966ADE"/>
    <w:rsid w:val="00972EB6"/>
    <w:rsid w:val="00992DD6"/>
    <w:rsid w:val="00994F4E"/>
    <w:rsid w:val="009A08C7"/>
    <w:rsid w:val="009A146D"/>
    <w:rsid w:val="009A1B81"/>
    <w:rsid w:val="009A4C6D"/>
    <w:rsid w:val="009A6D6C"/>
    <w:rsid w:val="009B0407"/>
    <w:rsid w:val="009B0919"/>
    <w:rsid w:val="009B4F2A"/>
    <w:rsid w:val="009C13B8"/>
    <w:rsid w:val="009C1FF8"/>
    <w:rsid w:val="009C599B"/>
    <w:rsid w:val="009D04CB"/>
    <w:rsid w:val="009D2A61"/>
    <w:rsid w:val="009D7210"/>
    <w:rsid w:val="009D7D5F"/>
    <w:rsid w:val="009E64F6"/>
    <w:rsid w:val="009F427B"/>
    <w:rsid w:val="009F4F7D"/>
    <w:rsid w:val="009F5A24"/>
    <w:rsid w:val="00A00CC6"/>
    <w:rsid w:val="00A100B3"/>
    <w:rsid w:val="00A10B67"/>
    <w:rsid w:val="00A11AB5"/>
    <w:rsid w:val="00A126F6"/>
    <w:rsid w:val="00A129F9"/>
    <w:rsid w:val="00A15313"/>
    <w:rsid w:val="00A170AC"/>
    <w:rsid w:val="00A20C89"/>
    <w:rsid w:val="00A255A5"/>
    <w:rsid w:val="00A26832"/>
    <w:rsid w:val="00A32435"/>
    <w:rsid w:val="00A33F15"/>
    <w:rsid w:val="00A37635"/>
    <w:rsid w:val="00A3764D"/>
    <w:rsid w:val="00A411A4"/>
    <w:rsid w:val="00A455B1"/>
    <w:rsid w:val="00A45B87"/>
    <w:rsid w:val="00A51533"/>
    <w:rsid w:val="00A541B4"/>
    <w:rsid w:val="00A56CDE"/>
    <w:rsid w:val="00A60231"/>
    <w:rsid w:val="00A64891"/>
    <w:rsid w:val="00A70046"/>
    <w:rsid w:val="00A70A4C"/>
    <w:rsid w:val="00A73879"/>
    <w:rsid w:val="00A766F2"/>
    <w:rsid w:val="00A809FE"/>
    <w:rsid w:val="00A86A13"/>
    <w:rsid w:val="00A95C95"/>
    <w:rsid w:val="00AA1558"/>
    <w:rsid w:val="00AA6D55"/>
    <w:rsid w:val="00AA6FF7"/>
    <w:rsid w:val="00AB1D2E"/>
    <w:rsid w:val="00AB6F2B"/>
    <w:rsid w:val="00AC1353"/>
    <w:rsid w:val="00AC3CAB"/>
    <w:rsid w:val="00AC4854"/>
    <w:rsid w:val="00AD2391"/>
    <w:rsid w:val="00AD6C4D"/>
    <w:rsid w:val="00AE1756"/>
    <w:rsid w:val="00AE5962"/>
    <w:rsid w:val="00AF4EED"/>
    <w:rsid w:val="00AF6E78"/>
    <w:rsid w:val="00AF7865"/>
    <w:rsid w:val="00B12899"/>
    <w:rsid w:val="00B12D45"/>
    <w:rsid w:val="00B13A4B"/>
    <w:rsid w:val="00B2096B"/>
    <w:rsid w:val="00B22A28"/>
    <w:rsid w:val="00B35D69"/>
    <w:rsid w:val="00B362DF"/>
    <w:rsid w:val="00B368BA"/>
    <w:rsid w:val="00B37A4C"/>
    <w:rsid w:val="00B37B8C"/>
    <w:rsid w:val="00B41EE0"/>
    <w:rsid w:val="00B467AB"/>
    <w:rsid w:val="00B46BC3"/>
    <w:rsid w:val="00B50CDD"/>
    <w:rsid w:val="00B55D82"/>
    <w:rsid w:val="00B55F1D"/>
    <w:rsid w:val="00B6261D"/>
    <w:rsid w:val="00B74953"/>
    <w:rsid w:val="00B74E4B"/>
    <w:rsid w:val="00B7745A"/>
    <w:rsid w:val="00B81181"/>
    <w:rsid w:val="00B82AC8"/>
    <w:rsid w:val="00B84787"/>
    <w:rsid w:val="00B85229"/>
    <w:rsid w:val="00B85AC9"/>
    <w:rsid w:val="00B87626"/>
    <w:rsid w:val="00B90CC6"/>
    <w:rsid w:val="00B9119A"/>
    <w:rsid w:val="00B92294"/>
    <w:rsid w:val="00B9600E"/>
    <w:rsid w:val="00BA6B4D"/>
    <w:rsid w:val="00BB0288"/>
    <w:rsid w:val="00BC3543"/>
    <w:rsid w:val="00BC3DBA"/>
    <w:rsid w:val="00BC6F35"/>
    <w:rsid w:val="00BE3D79"/>
    <w:rsid w:val="00BE6F6E"/>
    <w:rsid w:val="00C06090"/>
    <w:rsid w:val="00C103A7"/>
    <w:rsid w:val="00C137A8"/>
    <w:rsid w:val="00C1666F"/>
    <w:rsid w:val="00C23030"/>
    <w:rsid w:val="00C23288"/>
    <w:rsid w:val="00C2671E"/>
    <w:rsid w:val="00C27C66"/>
    <w:rsid w:val="00C33BFE"/>
    <w:rsid w:val="00C35685"/>
    <w:rsid w:val="00C4098C"/>
    <w:rsid w:val="00C44D86"/>
    <w:rsid w:val="00C465F2"/>
    <w:rsid w:val="00C500C7"/>
    <w:rsid w:val="00C5425F"/>
    <w:rsid w:val="00C5441A"/>
    <w:rsid w:val="00C54E66"/>
    <w:rsid w:val="00C55557"/>
    <w:rsid w:val="00C60CD3"/>
    <w:rsid w:val="00C65F82"/>
    <w:rsid w:val="00C67506"/>
    <w:rsid w:val="00C6767D"/>
    <w:rsid w:val="00C70AD8"/>
    <w:rsid w:val="00C76319"/>
    <w:rsid w:val="00C80421"/>
    <w:rsid w:val="00C8474E"/>
    <w:rsid w:val="00C86337"/>
    <w:rsid w:val="00C86CE5"/>
    <w:rsid w:val="00C95021"/>
    <w:rsid w:val="00C967E8"/>
    <w:rsid w:val="00C97028"/>
    <w:rsid w:val="00C9732E"/>
    <w:rsid w:val="00CA0F5C"/>
    <w:rsid w:val="00CA2340"/>
    <w:rsid w:val="00CB0026"/>
    <w:rsid w:val="00CB24B9"/>
    <w:rsid w:val="00CB566A"/>
    <w:rsid w:val="00CC1251"/>
    <w:rsid w:val="00CC33D6"/>
    <w:rsid w:val="00CC52F6"/>
    <w:rsid w:val="00CC52FF"/>
    <w:rsid w:val="00CC7F1C"/>
    <w:rsid w:val="00CD6B40"/>
    <w:rsid w:val="00D02C77"/>
    <w:rsid w:val="00D05D45"/>
    <w:rsid w:val="00D06194"/>
    <w:rsid w:val="00D12157"/>
    <w:rsid w:val="00D129E0"/>
    <w:rsid w:val="00D1421E"/>
    <w:rsid w:val="00D170E4"/>
    <w:rsid w:val="00D172E6"/>
    <w:rsid w:val="00D179E6"/>
    <w:rsid w:val="00D25A59"/>
    <w:rsid w:val="00D26181"/>
    <w:rsid w:val="00D269D4"/>
    <w:rsid w:val="00D31645"/>
    <w:rsid w:val="00D54590"/>
    <w:rsid w:val="00D56B0E"/>
    <w:rsid w:val="00D61AF4"/>
    <w:rsid w:val="00D66C01"/>
    <w:rsid w:val="00D768AB"/>
    <w:rsid w:val="00D8086C"/>
    <w:rsid w:val="00D833F7"/>
    <w:rsid w:val="00D87098"/>
    <w:rsid w:val="00D91C0E"/>
    <w:rsid w:val="00D92442"/>
    <w:rsid w:val="00DA0EDD"/>
    <w:rsid w:val="00DA167B"/>
    <w:rsid w:val="00DA4359"/>
    <w:rsid w:val="00DA536D"/>
    <w:rsid w:val="00DA58A8"/>
    <w:rsid w:val="00DB00B9"/>
    <w:rsid w:val="00DB163A"/>
    <w:rsid w:val="00DB6A1D"/>
    <w:rsid w:val="00DC00AE"/>
    <w:rsid w:val="00DC3015"/>
    <w:rsid w:val="00DC54C1"/>
    <w:rsid w:val="00DD012F"/>
    <w:rsid w:val="00DD5085"/>
    <w:rsid w:val="00DD581B"/>
    <w:rsid w:val="00DE0D6C"/>
    <w:rsid w:val="00DE5C09"/>
    <w:rsid w:val="00DF21AC"/>
    <w:rsid w:val="00DF4AE7"/>
    <w:rsid w:val="00DF5E34"/>
    <w:rsid w:val="00E00C07"/>
    <w:rsid w:val="00E01627"/>
    <w:rsid w:val="00E06161"/>
    <w:rsid w:val="00E11204"/>
    <w:rsid w:val="00E119B7"/>
    <w:rsid w:val="00E12489"/>
    <w:rsid w:val="00E13AE4"/>
    <w:rsid w:val="00E15AF7"/>
    <w:rsid w:val="00E16451"/>
    <w:rsid w:val="00E16F46"/>
    <w:rsid w:val="00E3062C"/>
    <w:rsid w:val="00E34403"/>
    <w:rsid w:val="00E3532B"/>
    <w:rsid w:val="00E3588E"/>
    <w:rsid w:val="00E376B0"/>
    <w:rsid w:val="00E43A4A"/>
    <w:rsid w:val="00E50391"/>
    <w:rsid w:val="00E51209"/>
    <w:rsid w:val="00E54F8A"/>
    <w:rsid w:val="00E55849"/>
    <w:rsid w:val="00E605EE"/>
    <w:rsid w:val="00E62968"/>
    <w:rsid w:val="00E651C1"/>
    <w:rsid w:val="00E70446"/>
    <w:rsid w:val="00E774F9"/>
    <w:rsid w:val="00E82BDE"/>
    <w:rsid w:val="00E82EC4"/>
    <w:rsid w:val="00E84FF9"/>
    <w:rsid w:val="00E8771C"/>
    <w:rsid w:val="00E92E80"/>
    <w:rsid w:val="00E93E02"/>
    <w:rsid w:val="00E95F0B"/>
    <w:rsid w:val="00EA09D3"/>
    <w:rsid w:val="00EA0A76"/>
    <w:rsid w:val="00EC1373"/>
    <w:rsid w:val="00EC59EA"/>
    <w:rsid w:val="00EC769F"/>
    <w:rsid w:val="00ED6ADF"/>
    <w:rsid w:val="00ED7FED"/>
    <w:rsid w:val="00EE1A2E"/>
    <w:rsid w:val="00EE2523"/>
    <w:rsid w:val="00EF114F"/>
    <w:rsid w:val="00EF7FF2"/>
    <w:rsid w:val="00F06B2E"/>
    <w:rsid w:val="00F0762B"/>
    <w:rsid w:val="00F10C7B"/>
    <w:rsid w:val="00F14A9A"/>
    <w:rsid w:val="00F15E76"/>
    <w:rsid w:val="00F26832"/>
    <w:rsid w:val="00F37510"/>
    <w:rsid w:val="00F37D47"/>
    <w:rsid w:val="00F45D69"/>
    <w:rsid w:val="00F56D26"/>
    <w:rsid w:val="00F61931"/>
    <w:rsid w:val="00F62C29"/>
    <w:rsid w:val="00F62CF5"/>
    <w:rsid w:val="00F6677D"/>
    <w:rsid w:val="00F669FA"/>
    <w:rsid w:val="00F74158"/>
    <w:rsid w:val="00F74233"/>
    <w:rsid w:val="00F77DC3"/>
    <w:rsid w:val="00F80D96"/>
    <w:rsid w:val="00F91D6D"/>
    <w:rsid w:val="00F9776B"/>
    <w:rsid w:val="00F97979"/>
    <w:rsid w:val="00FA3111"/>
    <w:rsid w:val="00FB19F3"/>
    <w:rsid w:val="00FB2B43"/>
    <w:rsid w:val="00FC56F2"/>
    <w:rsid w:val="00FC75E2"/>
    <w:rsid w:val="00FD4AE6"/>
    <w:rsid w:val="00FE15CC"/>
    <w:rsid w:val="00FE1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399B8"/>
  <w15:chartTrackingRefBased/>
  <w15:docId w15:val="{6AFA0B27-CDA3-4959-BDB1-81BAD3E04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line="259" w:lineRule="auto"/>
        <w:ind w:left="720" w:hanging="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1FF8"/>
    <w:pPr>
      <w:ind w:left="360" w:firstLine="0"/>
    </w:pPr>
    <w:rPr>
      <w:rFonts w:ascii="Segoe UI" w:hAnsi="Segoe UI"/>
      <w:sz w:val="21"/>
    </w:rPr>
  </w:style>
  <w:style w:type="paragraph" w:styleId="Heading1">
    <w:name w:val="heading 1"/>
    <w:basedOn w:val="Normal"/>
    <w:link w:val="Heading1Char"/>
    <w:uiPriority w:val="9"/>
    <w:qFormat/>
    <w:rsid w:val="009C1FF8"/>
    <w:pPr>
      <w:spacing w:after="300" w:line="240" w:lineRule="auto"/>
      <w:outlineLvl w:val="0"/>
    </w:pPr>
    <w:rPr>
      <w:rFonts w:eastAsia="Times New Roman" w:cs="Times New Roman"/>
      <w:color w:val="000000" w:themeColor="text1"/>
      <w:kern w:val="36"/>
      <w:sz w:val="51"/>
      <w:szCs w:val="51"/>
    </w:rPr>
  </w:style>
  <w:style w:type="paragraph" w:styleId="Heading2">
    <w:name w:val="heading 2"/>
    <w:basedOn w:val="Normal"/>
    <w:link w:val="Heading2Char"/>
    <w:uiPriority w:val="9"/>
    <w:qFormat/>
    <w:rsid w:val="002E2BC9"/>
    <w:pPr>
      <w:spacing w:after="150" w:line="240" w:lineRule="auto"/>
      <w:outlineLvl w:val="1"/>
    </w:pPr>
    <w:rPr>
      <w:rFonts w:eastAsia="Times New Roman" w:cs="Times New Roman"/>
      <w:b/>
      <w:color w:val="000000" w:themeColor="text1"/>
      <w:sz w:val="28"/>
      <w:szCs w:val="36"/>
    </w:rPr>
  </w:style>
  <w:style w:type="paragraph" w:styleId="Heading3">
    <w:name w:val="heading 3"/>
    <w:basedOn w:val="Normal"/>
    <w:link w:val="Heading3Char"/>
    <w:uiPriority w:val="9"/>
    <w:qFormat/>
    <w:rsid w:val="00824313"/>
    <w:pPr>
      <w:spacing w:after="75" w:line="240" w:lineRule="auto"/>
      <w:outlineLvl w:val="2"/>
    </w:pPr>
    <w:rPr>
      <w:rFonts w:asciiTheme="minorHAnsi" w:eastAsia="Times New Roman" w:hAnsiTheme="minorHAnsi" w:cs="Times New Roman"/>
      <w:b/>
      <w:color w:val="000000" w:themeColor="text1"/>
      <w:sz w:val="24"/>
      <w:szCs w:val="27"/>
    </w:rPr>
  </w:style>
  <w:style w:type="paragraph" w:styleId="Heading4">
    <w:name w:val="heading 4"/>
    <w:basedOn w:val="Normal"/>
    <w:link w:val="Heading4Char"/>
    <w:uiPriority w:val="9"/>
    <w:qFormat/>
    <w:rsid w:val="00C80421"/>
    <w:pPr>
      <w:spacing w:after="210" w:line="240" w:lineRule="auto"/>
      <w:outlineLvl w:val="3"/>
    </w:pPr>
    <w:rPr>
      <w:rFonts w:eastAsia="Times New Roman" w:cs="Times New Roman"/>
      <w:b/>
      <w:bCs/>
      <w:sz w:val="24"/>
      <w:szCs w:val="24"/>
    </w:rPr>
  </w:style>
  <w:style w:type="paragraph" w:styleId="Heading5">
    <w:name w:val="heading 5"/>
    <w:basedOn w:val="Normal"/>
    <w:link w:val="Heading5Char"/>
    <w:uiPriority w:val="9"/>
    <w:qFormat/>
    <w:rsid w:val="00C80421"/>
    <w:pPr>
      <w:spacing w:before="100" w:beforeAutospacing="1" w:after="210" w:line="240" w:lineRule="auto"/>
      <w:outlineLvl w:val="4"/>
    </w:pPr>
    <w:rPr>
      <w:rFonts w:eastAsia="Times New Roman" w:cs="Times New Roman"/>
      <w:b/>
      <w:bCs/>
      <w:sz w:val="24"/>
      <w:szCs w:val="24"/>
    </w:rPr>
  </w:style>
  <w:style w:type="paragraph" w:styleId="Heading6">
    <w:name w:val="heading 6"/>
    <w:basedOn w:val="Normal"/>
    <w:link w:val="Heading6Char"/>
    <w:uiPriority w:val="9"/>
    <w:qFormat/>
    <w:rsid w:val="00C80421"/>
    <w:pPr>
      <w:spacing w:before="100" w:beforeAutospacing="1" w:after="210" w:line="240" w:lineRule="auto"/>
      <w:outlineLvl w:val="5"/>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80421"/>
    <w:pPr>
      <w:spacing w:before="100" w:beforeAutospacing="1" w:after="210" w:line="240" w:lineRule="auto"/>
    </w:pPr>
    <w:rPr>
      <w:rFonts w:eastAsia="Times New Roman" w:cs="Times New Roman"/>
      <w:sz w:val="24"/>
      <w:szCs w:val="24"/>
    </w:rPr>
  </w:style>
  <w:style w:type="character" w:styleId="Hyperlink">
    <w:name w:val="Hyperlink"/>
    <w:basedOn w:val="DefaultParagraphFont"/>
    <w:uiPriority w:val="99"/>
    <w:unhideWhenUsed/>
    <w:rsid w:val="00C80421"/>
    <w:rPr>
      <w:strike w:val="0"/>
      <w:dstrike w:val="0"/>
      <w:color w:val="00ABEC"/>
      <w:u w:val="none"/>
      <w:effect w:val="none"/>
    </w:rPr>
  </w:style>
  <w:style w:type="character" w:customStyle="1" w:styleId="Heading1Char">
    <w:name w:val="Heading 1 Char"/>
    <w:basedOn w:val="DefaultParagraphFont"/>
    <w:link w:val="Heading1"/>
    <w:uiPriority w:val="9"/>
    <w:rsid w:val="009C1FF8"/>
    <w:rPr>
      <w:rFonts w:ascii="Segoe UI" w:eastAsia="Times New Roman" w:hAnsi="Segoe UI" w:cs="Times New Roman"/>
      <w:color w:val="000000" w:themeColor="text1"/>
      <w:kern w:val="36"/>
      <w:sz w:val="51"/>
      <w:szCs w:val="51"/>
    </w:rPr>
  </w:style>
  <w:style w:type="character" w:customStyle="1" w:styleId="Heading2Char">
    <w:name w:val="Heading 2 Char"/>
    <w:basedOn w:val="DefaultParagraphFont"/>
    <w:link w:val="Heading2"/>
    <w:uiPriority w:val="9"/>
    <w:rsid w:val="002E2BC9"/>
    <w:rPr>
      <w:rFonts w:ascii="Times New Roman" w:eastAsia="Times New Roman" w:hAnsi="Times New Roman" w:cs="Times New Roman"/>
      <w:b/>
      <w:color w:val="000000" w:themeColor="text1"/>
      <w:sz w:val="28"/>
      <w:szCs w:val="36"/>
    </w:rPr>
  </w:style>
  <w:style w:type="character" w:customStyle="1" w:styleId="Heading3Char">
    <w:name w:val="Heading 3 Char"/>
    <w:basedOn w:val="DefaultParagraphFont"/>
    <w:link w:val="Heading3"/>
    <w:uiPriority w:val="9"/>
    <w:rsid w:val="00824313"/>
    <w:rPr>
      <w:rFonts w:eastAsia="Times New Roman" w:cs="Times New Roman"/>
      <w:b/>
      <w:color w:val="000000" w:themeColor="text1"/>
      <w:sz w:val="24"/>
      <w:szCs w:val="27"/>
    </w:rPr>
  </w:style>
  <w:style w:type="character" w:customStyle="1" w:styleId="Heading4Char">
    <w:name w:val="Heading 4 Char"/>
    <w:basedOn w:val="DefaultParagraphFont"/>
    <w:link w:val="Heading4"/>
    <w:uiPriority w:val="9"/>
    <w:rsid w:val="00C8042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8042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C80421"/>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C80421"/>
    <w:rPr>
      <w:strike w:val="0"/>
      <w:dstrike w:val="0"/>
      <w:color w:val="00ABEC"/>
      <w:u w:val="none"/>
      <w:effect w:val="none"/>
    </w:rPr>
  </w:style>
  <w:style w:type="character" w:styleId="HTMLCode">
    <w:name w:val="HTML Code"/>
    <w:basedOn w:val="DefaultParagraphFont"/>
    <w:uiPriority w:val="99"/>
    <w:semiHidden/>
    <w:unhideWhenUsed/>
    <w:rsid w:val="00C80421"/>
    <w:rPr>
      <w:rFonts w:ascii="Courier New" w:eastAsia="Times New Roman" w:hAnsi="Courier New" w:cs="Courier New" w:hint="default"/>
      <w:sz w:val="24"/>
      <w:szCs w:val="24"/>
    </w:rPr>
  </w:style>
  <w:style w:type="character" w:styleId="HTMLDefinition">
    <w:name w:val="HTML Definition"/>
    <w:basedOn w:val="DefaultParagraphFont"/>
    <w:uiPriority w:val="99"/>
    <w:semiHidden/>
    <w:unhideWhenUsed/>
    <w:rsid w:val="00C80421"/>
    <w:rPr>
      <w:i/>
      <w:iCs/>
    </w:rPr>
  </w:style>
  <w:style w:type="character" w:styleId="Emphasis">
    <w:name w:val="Emphasis"/>
    <w:basedOn w:val="DefaultParagraphFont"/>
    <w:uiPriority w:val="20"/>
    <w:qFormat/>
    <w:rsid w:val="00C80421"/>
    <w:rPr>
      <w:i/>
      <w:iCs/>
    </w:rPr>
  </w:style>
  <w:style w:type="character" w:styleId="HTMLKeyboard">
    <w:name w:val="HTML Keyboard"/>
    <w:basedOn w:val="DefaultParagraphFont"/>
    <w:uiPriority w:val="99"/>
    <w:semiHidden/>
    <w:unhideWhenUsed/>
    <w:rsid w:val="00C80421"/>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C8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C80421"/>
    <w:rPr>
      <w:rFonts w:ascii="Courier New" w:eastAsia="Times New Roman" w:hAnsi="Courier New" w:cs="Courier New"/>
      <w:sz w:val="24"/>
      <w:szCs w:val="24"/>
    </w:rPr>
  </w:style>
  <w:style w:type="character" w:styleId="HTMLSample">
    <w:name w:val="HTML Sample"/>
    <w:basedOn w:val="DefaultParagraphFont"/>
    <w:uiPriority w:val="99"/>
    <w:semiHidden/>
    <w:unhideWhenUsed/>
    <w:rsid w:val="00C80421"/>
    <w:rPr>
      <w:rFonts w:ascii="Courier New" w:eastAsia="Times New Roman" w:hAnsi="Courier New" w:cs="Courier New" w:hint="default"/>
      <w:sz w:val="24"/>
      <w:szCs w:val="24"/>
    </w:rPr>
  </w:style>
  <w:style w:type="character" w:styleId="Strong">
    <w:name w:val="Strong"/>
    <w:basedOn w:val="DefaultParagraphFont"/>
    <w:uiPriority w:val="22"/>
    <w:qFormat/>
    <w:rsid w:val="00C80421"/>
    <w:rPr>
      <w:rFonts w:ascii="wf_segoe-ui_semibold" w:hAnsi="wf_segoe-ui_semibold" w:hint="default"/>
      <w:b w:val="0"/>
      <w:bCs w:val="0"/>
    </w:rPr>
  </w:style>
  <w:style w:type="paragraph" w:customStyle="1" w:styleId="p-toggle">
    <w:name w:val="p-toggle"/>
    <w:basedOn w:val="Normal"/>
    <w:rsid w:val="00C80421"/>
    <w:pPr>
      <w:spacing w:before="100" w:beforeAutospacing="1" w:after="210" w:line="240" w:lineRule="auto"/>
    </w:pPr>
    <w:rPr>
      <w:rFonts w:eastAsia="Times New Roman" w:cs="Times New Roman"/>
      <w:vanish/>
      <w:sz w:val="24"/>
      <w:szCs w:val="24"/>
    </w:rPr>
  </w:style>
  <w:style w:type="paragraph" w:customStyle="1" w:styleId="subheading">
    <w:name w:val="subheading"/>
    <w:basedOn w:val="Normal"/>
    <w:rsid w:val="00C80421"/>
    <w:pPr>
      <w:spacing w:before="100" w:beforeAutospacing="1" w:after="210" w:line="240" w:lineRule="auto"/>
    </w:pPr>
    <w:rPr>
      <w:rFonts w:eastAsia="Times New Roman" w:cs="Times New Roman"/>
      <w:sz w:val="24"/>
      <w:szCs w:val="24"/>
    </w:rPr>
  </w:style>
  <w:style w:type="paragraph" w:customStyle="1" w:styleId="table-aside">
    <w:name w:val="table-aside"/>
    <w:basedOn w:val="Normal"/>
    <w:rsid w:val="00C80421"/>
    <w:pPr>
      <w:spacing w:before="100" w:beforeAutospacing="1" w:after="210" w:line="240" w:lineRule="auto"/>
    </w:pPr>
    <w:rPr>
      <w:rFonts w:eastAsia="Times New Roman" w:cs="Times New Roman"/>
      <w:sz w:val="24"/>
      <w:szCs w:val="24"/>
    </w:rPr>
  </w:style>
  <w:style w:type="paragraph" w:customStyle="1" w:styleId="single-price-item">
    <w:name w:val="single-price-item"/>
    <w:basedOn w:val="Normal"/>
    <w:rsid w:val="00C80421"/>
    <w:pPr>
      <w:spacing w:before="100" w:beforeAutospacing="1" w:after="210" w:line="240" w:lineRule="auto"/>
    </w:pPr>
    <w:rPr>
      <w:rFonts w:eastAsia="Times New Roman" w:cs="Times New Roman"/>
      <w:sz w:val="24"/>
      <w:szCs w:val="24"/>
    </w:rPr>
  </w:style>
  <w:style w:type="paragraph" w:customStyle="1" w:styleId="table-footnote">
    <w:name w:val="table-footnote"/>
    <w:basedOn w:val="Normal"/>
    <w:rsid w:val="00C80421"/>
    <w:pPr>
      <w:spacing w:before="100" w:beforeAutospacing="1" w:after="210" w:line="240" w:lineRule="auto"/>
    </w:pPr>
    <w:rPr>
      <w:rFonts w:eastAsia="Times New Roman" w:cs="Times New Roman"/>
      <w:sz w:val="24"/>
      <w:szCs w:val="24"/>
    </w:rPr>
  </w:style>
  <w:style w:type="paragraph" w:customStyle="1" w:styleId="p-footnote">
    <w:name w:val="p-footnote"/>
    <w:basedOn w:val="Normal"/>
    <w:rsid w:val="00C80421"/>
    <w:pPr>
      <w:spacing w:before="100" w:beforeAutospacing="1" w:after="210" w:line="240" w:lineRule="auto"/>
    </w:pPr>
    <w:rPr>
      <w:rFonts w:eastAsia="Times New Roman" w:cs="Times New Roman"/>
      <w:sz w:val="24"/>
      <w:szCs w:val="24"/>
    </w:rPr>
  </w:style>
  <w:style w:type="paragraph" w:customStyle="1" w:styleId="big">
    <w:name w:val="big"/>
    <w:basedOn w:val="Normal"/>
    <w:rsid w:val="00C80421"/>
    <w:pPr>
      <w:spacing w:before="100" w:beforeAutospacing="1" w:after="210" w:line="240" w:lineRule="auto"/>
    </w:pPr>
    <w:rPr>
      <w:rFonts w:eastAsia="Times New Roman" w:cs="Times New Roman"/>
      <w:sz w:val="24"/>
      <w:szCs w:val="24"/>
    </w:rPr>
  </w:style>
  <w:style w:type="paragraph" w:customStyle="1" w:styleId="top-border">
    <w:name w:val="top-border"/>
    <w:basedOn w:val="Normal"/>
    <w:rsid w:val="00C80421"/>
    <w:pPr>
      <w:spacing w:before="100" w:beforeAutospacing="1" w:after="210" w:line="240" w:lineRule="auto"/>
    </w:pPr>
    <w:rPr>
      <w:rFonts w:eastAsia="Times New Roman" w:cs="Times New Roman"/>
      <w:sz w:val="24"/>
      <w:szCs w:val="24"/>
    </w:rPr>
  </w:style>
  <w:style w:type="paragraph" w:customStyle="1" w:styleId="tagline">
    <w:name w:val="tagline"/>
    <w:basedOn w:val="Normal"/>
    <w:rsid w:val="00C80421"/>
    <w:pPr>
      <w:spacing w:before="100" w:beforeAutospacing="1" w:after="210" w:line="240" w:lineRule="auto"/>
    </w:pPr>
    <w:rPr>
      <w:rFonts w:eastAsia="Times New Roman" w:cs="Times New Roman"/>
      <w:sz w:val="24"/>
      <w:szCs w:val="24"/>
    </w:rPr>
  </w:style>
  <w:style w:type="paragraph" w:customStyle="1" w:styleId="seemorelink-container">
    <w:name w:val="seemorelink-container"/>
    <w:basedOn w:val="Normal"/>
    <w:rsid w:val="00C80421"/>
    <w:pPr>
      <w:spacing w:before="100" w:beforeAutospacing="1" w:after="210" w:line="240" w:lineRule="auto"/>
    </w:pPr>
    <w:rPr>
      <w:rFonts w:eastAsia="Times New Roman" w:cs="Times New Roman"/>
      <w:sz w:val="24"/>
      <w:szCs w:val="24"/>
    </w:rPr>
  </w:style>
  <w:style w:type="paragraph" w:customStyle="1" w:styleId="desc">
    <w:name w:val="desc"/>
    <w:basedOn w:val="Normal"/>
    <w:rsid w:val="00C80421"/>
    <w:pPr>
      <w:spacing w:before="100" w:beforeAutospacing="1" w:after="210" w:line="240" w:lineRule="auto"/>
    </w:pPr>
    <w:rPr>
      <w:rFonts w:eastAsia="Times New Roman" w:cs="Times New Roman"/>
      <w:sz w:val="24"/>
      <w:szCs w:val="24"/>
    </w:rPr>
  </w:style>
  <w:style w:type="paragraph" w:customStyle="1" w:styleId="small">
    <w:name w:val="small"/>
    <w:basedOn w:val="Normal"/>
    <w:rsid w:val="00C80421"/>
    <w:pPr>
      <w:spacing w:before="100" w:beforeAutospacing="1" w:after="210" w:line="240" w:lineRule="auto"/>
    </w:pPr>
    <w:rPr>
      <w:rFonts w:eastAsia="Times New Roman" w:cs="Times New Roman"/>
      <w:sz w:val="24"/>
      <w:szCs w:val="24"/>
    </w:rPr>
  </w:style>
  <w:style w:type="paragraph" w:customStyle="1" w:styleId="article-link">
    <w:name w:val="article-link"/>
    <w:basedOn w:val="Normal"/>
    <w:rsid w:val="00C80421"/>
    <w:pPr>
      <w:spacing w:before="100" w:beforeAutospacing="1" w:after="210" w:line="240" w:lineRule="auto"/>
    </w:pPr>
    <w:rPr>
      <w:rFonts w:eastAsia="Times New Roman" w:cs="Times New Roman"/>
      <w:sz w:val="24"/>
      <w:szCs w:val="24"/>
    </w:rPr>
  </w:style>
  <w:style w:type="paragraph" w:customStyle="1" w:styleId="article-desc">
    <w:name w:val="article-desc"/>
    <w:basedOn w:val="Normal"/>
    <w:rsid w:val="00C80421"/>
    <w:pPr>
      <w:spacing w:before="100" w:beforeAutospacing="1" w:after="210" w:line="240" w:lineRule="auto"/>
    </w:pPr>
    <w:rPr>
      <w:rFonts w:eastAsia="Times New Roman" w:cs="Times New Roman"/>
      <w:sz w:val="24"/>
      <w:szCs w:val="24"/>
    </w:rPr>
  </w:style>
  <w:style w:type="paragraph" w:customStyle="1" w:styleId="Quote1">
    <w:name w:val="Quote1"/>
    <w:basedOn w:val="Normal"/>
    <w:rsid w:val="00C80421"/>
    <w:pPr>
      <w:spacing w:before="100" w:beforeAutospacing="1" w:after="210" w:line="240" w:lineRule="auto"/>
    </w:pPr>
    <w:rPr>
      <w:rFonts w:eastAsia="Times New Roman" w:cs="Times New Roman"/>
      <w:sz w:val="24"/>
      <w:szCs w:val="24"/>
    </w:rPr>
  </w:style>
  <w:style w:type="paragraph" w:customStyle="1" w:styleId="description">
    <w:name w:val="description"/>
    <w:basedOn w:val="Normal"/>
    <w:rsid w:val="00C80421"/>
    <w:pPr>
      <w:spacing w:before="100" w:beforeAutospacing="1" w:after="210" w:line="240" w:lineRule="auto"/>
    </w:pPr>
    <w:rPr>
      <w:rFonts w:eastAsia="Times New Roman" w:cs="Times New Roman"/>
      <w:sz w:val="24"/>
      <w:szCs w:val="24"/>
    </w:rPr>
  </w:style>
  <w:style w:type="paragraph" w:customStyle="1" w:styleId="bottom">
    <w:name w:val="bottom"/>
    <w:basedOn w:val="Normal"/>
    <w:rsid w:val="00C80421"/>
    <w:pPr>
      <w:spacing w:before="100" w:beforeAutospacing="1" w:after="210" w:line="240" w:lineRule="auto"/>
    </w:pPr>
    <w:rPr>
      <w:rFonts w:eastAsia="Times New Roman" w:cs="Times New Roman"/>
      <w:sz w:val="24"/>
      <w:szCs w:val="24"/>
    </w:rPr>
  </w:style>
  <w:style w:type="paragraph" w:customStyle="1" w:styleId="ir">
    <w:name w:val="ir"/>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suallyhidden">
    <w:name w:val="visuallyhidden"/>
    <w:basedOn w:val="Normal"/>
    <w:rsid w:val="00C80421"/>
    <w:pPr>
      <w:spacing w:line="240" w:lineRule="auto"/>
      <w:ind w:left="-15" w:right="-15"/>
    </w:pPr>
    <w:rPr>
      <w:rFonts w:eastAsia="Times New Roman" w:cs="Times New Roman"/>
      <w:sz w:val="24"/>
      <w:szCs w:val="24"/>
    </w:rPr>
  </w:style>
  <w:style w:type="paragraph" w:customStyle="1" w:styleId="pln">
    <w:name w:val="pln"/>
    <w:basedOn w:val="Normal"/>
    <w:rsid w:val="00C80421"/>
    <w:pPr>
      <w:spacing w:before="100" w:beforeAutospacing="1" w:after="210" w:line="240" w:lineRule="auto"/>
    </w:pPr>
    <w:rPr>
      <w:rFonts w:eastAsia="Times New Roman" w:cs="Times New Roman"/>
      <w:color w:val="000000"/>
      <w:sz w:val="24"/>
      <w:szCs w:val="24"/>
    </w:rPr>
  </w:style>
  <w:style w:type="paragraph" w:customStyle="1" w:styleId="ui-helper-hidden">
    <w:name w:val="ui-helper-hidden"/>
    <w:basedOn w:val="Normal"/>
    <w:rsid w:val="00C80421"/>
    <w:pPr>
      <w:spacing w:before="100" w:beforeAutospacing="1" w:after="210" w:line="240" w:lineRule="auto"/>
    </w:pPr>
    <w:rPr>
      <w:rFonts w:eastAsia="Times New Roman" w:cs="Times New Roman"/>
      <w:vanish/>
      <w:sz w:val="24"/>
      <w:szCs w:val="24"/>
    </w:rPr>
  </w:style>
  <w:style w:type="paragraph" w:customStyle="1" w:styleId="ui-helper-hidden-accessible">
    <w:name w:val="ui-helper-hidden-accessible"/>
    <w:basedOn w:val="Normal"/>
    <w:rsid w:val="00C80421"/>
    <w:pPr>
      <w:spacing w:line="240" w:lineRule="auto"/>
      <w:ind w:left="-15" w:right="-15"/>
    </w:pPr>
    <w:rPr>
      <w:rFonts w:eastAsia="Times New Roman" w:cs="Times New Roman"/>
      <w:sz w:val="24"/>
      <w:szCs w:val="24"/>
    </w:rPr>
  </w:style>
  <w:style w:type="paragraph" w:customStyle="1" w:styleId="ui-helper-reset">
    <w:name w:val="ui-helper-reset"/>
    <w:basedOn w:val="Normal"/>
    <w:rsid w:val="00C80421"/>
    <w:pPr>
      <w:spacing w:line="240" w:lineRule="auto"/>
    </w:pPr>
    <w:rPr>
      <w:rFonts w:eastAsia="Times New Roman" w:cs="Times New Roman"/>
      <w:sz w:val="24"/>
      <w:szCs w:val="24"/>
    </w:rPr>
  </w:style>
  <w:style w:type="paragraph" w:customStyle="1" w:styleId="ui-helper-zfix">
    <w:name w:val="ui-helper-zfix"/>
    <w:basedOn w:val="Normal"/>
    <w:rsid w:val="00C80421"/>
    <w:pPr>
      <w:spacing w:before="100" w:beforeAutospacing="1" w:after="210" w:line="240" w:lineRule="auto"/>
    </w:pPr>
    <w:rPr>
      <w:rFonts w:eastAsia="Times New Roman" w:cs="Times New Roman"/>
      <w:sz w:val="24"/>
      <w:szCs w:val="24"/>
    </w:rPr>
  </w:style>
  <w:style w:type="paragraph" w:customStyle="1" w:styleId="ui-icon">
    <w:name w:val="ui-icon"/>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widget-overlay">
    <w:name w:val="ui-widget-overlay"/>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ui-datepicker">
    <w:name w:val="ui-datepicker"/>
    <w:basedOn w:val="Normal"/>
    <w:rsid w:val="00C80421"/>
    <w:pPr>
      <w:spacing w:before="100" w:beforeAutospacing="1" w:after="210" w:line="240" w:lineRule="auto"/>
    </w:pPr>
    <w:rPr>
      <w:rFonts w:eastAsia="Times New Roman" w:cs="Times New Roman"/>
      <w:vanish/>
      <w:sz w:val="24"/>
      <w:szCs w:val="24"/>
    </w:rPr>
  </w:style>
  <w:style w:type="paragraph" w:customStyle="1" w:styleId="ui-datepicker-row-break">
    <w:name w:val="ui-datepicker-row-break"/>
    <w:basedOn w:val="Normal"/>
    <w:rsid w:val="00C80421"/>
    <w:pPr>
      <w:spacing w:before="100" w:beforeAutospacing="1" w:after="210" w:line="240" w:lineRule="auto"/>
    </w:pPr>
    <w:rPr>
      <w:rFonts w:eastAsia="Times New Roman" w:cs="Times New Roman"/>
      <w:sz w:val="2"/>
      <w:szCs w:val="2"/>
    </w:rPr>
  </w:style>
  <w:style w:type="paragraph" w:customStyle="1" w:styleId="ui-datepicker-rtl">
    <w:name w:val="ui-datepicker-rtl"/>
    <w:basedOn w:val="Normal"/>
    <w:rsid w:val="00C80421"/>
    <w:pPr>
      <w:bidi/>
      <w:spacing w:before="100" w:beforeAutospacing="1" w:after="210" w:line="240" w:lineRule="auto"/>
    </w:pPr>
    <w:rPr>
      <w:rFonts w:eastAsia="Times New Roman" w:cs="Times New Roman"/>
      <w:sz w:val="24"/>
      <w:szCs w:val="24"/>
    </w:rPr>
  </w:style>
  <w:style w:type="paragraph" w:customStyle="1" w:styleId="ui-slider">
    <w:name w:val="ui-slider"/>
    <w:basedOn w:val="Normal"/>
    <w:rsid w:val="00C80421"/>
    <w:pPr>
      <w:spacing w:before="100" w:beforeAutospacing="1" w:after="210" w:line="240" w:lineRule="auto"/>
    </w:pPr>
    <w:rPr>
      <w:rFonts w:eastAsia="Times New Roman" w:cs="Times New Roman"/>
      <w:sz w:val="24"/>
      <w:szCs w:val="24"/>
    </w:rPr>
  </w:style>
  <w:style w:type="paragraph" w:customStyle="1" w:styleId="ui-slider-horizontal">
    <w:name w:val="ui-slider-horizontal"/>
    <w:basedOn w:val="Normal"/>
    <w:rsid w:val="00C80421"/>
    <w:pPr>
      <w:spacing w:before="100" w:beforeAutospacing="1" w:after="210" w:line="240" w:lineRule="auto"/>
    </w:pPr>
    <w:rPr>
      <w:rFonts w:eastAsia="Times New Roman" w:cs="Times New Roman"/>
      <w:sz w:val="24"/>
      <w:szCs w:val="24"/>
    </w:rPr>
  </w:style>
  <w:style w:type="paragraph" w:customStyle="1" w:styleId="ui-slider-vertical">
    <w:name w:val="ui-slider-vertical"/>
    <w:basedOn w:val="Normal"/>
    <w:rsid w:val="00C80421"/>
    <w:pPr>
      <w:spacing w:before="100" w:beforeAutospacing="1" w:after="210" w:line="240" w:lineRule="auto"/>
    </w:pPr>
    <w:rPr>
      <w:rFonts w:eastAsia="Times New Roman" w:cs="Times New Roman"/>
      <w:sz w:val="24"/>
      <w:szCs w:val="24"/>
    </w:rPr>
  </w:style>
  <w:style w:type="paragraph" w:customStyle="1" w:styleId="ui-widget">
    <w:name w:val="ui-widget"/>
    <w:basedOn w:val="Normal"/>
    <w:rsid w:val="00C80421"/>
    <w:pPr>
      <w:spacing w:before="100" w:beforeAutospacing="1" w:after="210" w:line="240" w:lineRule="auto"/>
    </w:pPr>
    <w:rPr>
      <w:rFonts w:ascii="Trebuchet MS" w:eastAsia="Times New Roman" w:hAnsi="Trebuchet MS" w:cs="Times New Roman"/>
      <w:sz w:val="26"/>
      <w:szCs w:val="26"/>
    </w:rPr>
  </w:style>
  <w:style w:type="paragraph" w:customStyle="1" w:styleId="ui-widget-content">
    <w:name w:val="ui-widget-content"/>
    <w:basedOn w:val="Normal"/>
    <w:rsid w:val="00C80421"/>
    <w:pPr>
      <w:pBdr>
        <w:top w:val="single" w:sz="6" w:space="0" w:color="DDDDDD"/>
        <w:left w:val="single" w:sz="6" w:space="0" w:color="DDDDDD"/>
        <w:bottom w:val="single" w:sz="6" w:space="0" w:color="DDDDDD"/>
        <w:right w:val="single" w:sz="6" w:space="0" w:color="DDDDDD"/>
      </w:pBdr>
      <w:spacing w:before="100" w:beforeAutospacing="1" w:after="210" w:line="240" w:lineRule="auto"/>
    </w:pPr>
    <w:rPr>
      <w:rFonts w:eastAsia="Times New Roman" w:cs="Times New Roman"/>
      <w:color w:val="333333"/>
      <w:sz w:val="24"/>
      <w:szCs w:val="24"/>
    </w:rPr>
  </w:style>
  <w:style w:type="paragraph" w:customStyle="1" w:styleId="ui-widget-header">
    <w:name w:val="ui-widget-header"/>
    <w:basedOn w:val="Normal"/>
    <w:rsid w:val="00C80421"/>
    <w:pPr>
      <w:pBdr>
        <w:top w:val="single" w:sz="6" w:space="0" w:color="E78F08"/>
        <w:left w:val="single" w:sz="6" w:space="0" w:color="E78F08"/>
        <w:bottom w:val="single" w:sz="6" w:space="0" w:color="E78F08"/>
        <w:right w:val="single" w:sz="6" w:space="0" w:color="E78F08"/>
      </w:pBdr>
      <w:shd w:val="clear" w:color="auto" w:fill="F6A828"/>
      <w:spacing w:before="100" w:beforeAutospacing="1" w:after="210" w:line="240" w:lineRule="auto"/>
    </w:pPr>
    <w:rPr>
      <w:rFonts w:eastAsia="Times New Roman" w:cs="Times New Roman"/>
      <w:b/>
      <w:bCs/>
      <w:color w:val="FFFFFF"/>
      <w:sz w:val="24"/>
      <w:szCs w:val="24"/>
    </w:rPr>
  </w:style>
  <w:style w:type="paragraph" w:customStyle="1" w:styleId="ui-state-default">
    <w:name w:val="ui-state-default"/>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
    <w:name w:val="ui-state-hover"/>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
    <w:name w:val="ui-state-focus"/>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
    <w:name w:val="ui-state-active"/>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
    <w:name w:val="ui-state-highlight"/>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
    <w:name w:val="ui-state-error"/>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
    <w:name w:val="ui-state-error-text"/>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
    <w:name w:val="ui-priority-primary"/>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
    <w:name w:val="ui-priority-secondary"/>
    <w:basedOn w:val="Normal"/>
    <w:rsid w:val="00C80421"/>
    <w:pPr>
      <w:spacing w:before="100" w:beforeAutospacing="1" w:after="210" w:line="240" w:lineRule="auto"/>
    </w:pPr>
    <w:rPr>
      <w:rFonts w:eastAsia="Times New Roman" w:cs="Times New Roman"/>
      <w:sz w:val="24"/>
      <w:szCs w:val="24"/>
    </w:rPr>
  </w:style>
  <w:style w:type="paragraph" w:customStyle="1" w:styleId="ui-state-disabled">
    <w:name w:val="ui-state-disabled"/>
    <w:basedOn w:val="Normal"/>
    <w:rsid w:val="00C80421"/>
    <w:pPr>
      <w:spacing w:before="100" w:beforeAutospacing="1" w:after="210" w:line="240" w:lineRule="auto"/>
    </w:pPr>
    <w:rPr>
      <w:rFonts w:eastAsia="Times New Roman" w:cs="Times New Roman"/>
      <w:sz w:val="24"/>
      <w:szCs w:val="24"/>
    </w:rPr>
  </w:style>
  <w:style w:type="paragraph" w:customStyle="1" w:styleId="ui-widget-shadow">
    <w:name w:val="ui-widget-shadow"/>
    <w:basedOn w:val="Normal"/>
    <w:rsid w:val="00C80421"/>
    <w:pPr>
      <w:shd w:val="clear" w:color="auto" w:fill="000000"/>
      <w:spacing w:line="240" w:lineRule="auto"/>
      <w:ind w:left="-75"/>
    </w:pPr>
    <w:rPr>
      <w:rFonts w:eastAsia="Times New Roman" w:cs="Times New Roman"/>
      <w:sz w:val="24"/>
      <w:szCs w:val="24"/>
    </w:rPr>
  </w:style>
  <w:style w:type="paragraph" w:customStyle="1" w:styleId="normal-font">
    <w:name w:val="normal-font"/>
    <w:basedOn w:val="Normal"/>
    <w:rsid w:val="00C80421"/>
    <w:pPr>
      <w:spacing w:before="100" w:beforeAutospacing="1" w:after="210" w:line="240" w:lineRule="auto"/>
    </w:pPr>
    <w:rPr>
      <w:rFonts w:ascii="wf_segoe-ui_normal" w:eastAsia="Times New Roman" w:hAnsi="wf_segoe-ui_normal" w:cs="Times New Roman"/>
      <w:sz w:val="24"/>
      <w:szCs w:val="24"/>
    </w:rPr>
  </w:style>
  <w:style w:type="paragraph" w:customStyle="1" w:styleId="light-font">
    <w:name w:val="light-font"/>
    <w:basedOn w:val="Normal"/>
    <w:rsid w:val="00C80421"/>
    <w:pPr>
      <w:spacing w:before="100" w:beforeAutospacing="1" w:after="210" w:line="240" w:lineRule="auto"/>
    </w:pPr>
    <w:rPr>
      <w:rFonts w:ascii="wf_segoe-ui_light" w:eastAsia="Times New Roman" w:hAnsi="wf_segoe-ui_light" w:cs="Times New Roman"/>
      <w:sz w:val="24"/>
      <w:szCs w:val="24"/>
    </w:rPr>
  </w:style>
  <w:style w:type="paragraph" w:customStyle="1" w:styleId="wa-linklist">
    <w:name w:val="wa-linklist"/>
    <w:basedOn w:val="Normal"/>
    <w:rsid w:val="00C80421"/>
    <w:pPr>
      <w:spacing w:line="240" w:lineRule="auto"/>
    </w:pPr>
    <w:rPr>
      <w:rFonts w:eastAsia="Times New Roman" w:cs="Times New Roman"/>
      <w:sz w:val="24"/>
      <w:szCs w:val="24"/>
    </w:rPr>
  </w:style>
  <w:style w:type="paragraph" w:customStyle="1" w:styleId="wa-footnote">
    <w:name w:val="wa-footnote"/>
    <w:basedOn w:val="Normal"/>
    <w:rsid w:val="00C80421"/>
    <w:pPr>
      <w:spacing w:before="100" w:beforeAutospacing="1" w:after="210" w:line="360" w:lineRule="atLeast"/>
    </w:pPr>
    <w:rPr>
      <w:rFonts w:ascii="wf_segoe-ui_normal" w:eastAsia="Times New Roman" w:hAnsi="wf_segoe-ui_normal" w:cs="Times New Roman"/>
      <w:color w:val="969696"/>
      <w:sz w:val="18"/>
      <w:szCs w:val="18"/>
    </w:rPr>
  </w:style>
  <w:style w:type="paragraph" w:customStyle="1" w:styleId="wa-boxgrid">
    <w:name w:val="wa-boxgrid"/>
    <w:basedOn w:val="Normal"/>
    <w:rsid w:val="00C80421"/>
    <w:pPr>
      <w:spacing w:line="240" w:lineRule="auto"/>
    </w:pPr>
    <w:rPr>
      <w:rFonts w:eastAsia="Times New Roman" w:cs="Times New Roman"/>
      <w:sz w:val="24"/>
      <w:szCs w:val="24"/>
    </w:rPr>
  </w:style>
  <w:style w:type="paragraph" w:customStyle="1" w:styleId="wa-button-core">
    <w:name w:val="wa-button-core"/>
    <w:basedOn w:val="Normal"/>
    <w:rsid w:val="00C80421"/>
    <w:pPr>
      <w:shd w:val="clear" w:color="auto" w:fill="BAD80A"/>
      <w:spacing w:before="100" w:beforeAutospacing="1" w:after="210" w:line="495" w:lineRule="atLeast"/>
      <w:jc w:val="center"/>
      <w:textAlignment w:val="bottom"/>
    </w:pPr>
    <w:rPr>
      <w:rFonts w:ascii="wf_segoe-ui_light" w:eastAsia="Times New Roman" w:hAnsi="wf_segoe-ui_light" w:cs="Times New Roman"/>
      <w:color w:val="FFFFFF"/>
      <w:sz w:val="36"/>
      <w:szCs w:val="36"/>
    </w:rPr>
  </w:style>
  <w:style w:type="paragraph" w:customStyle="1" w:styleId="wa-checkboxlist">
    <w:name w:val="wa-checkboxlist"/>
    <w:basedOn w:val="Normal"/>
    <w:rsid w:val="00C80421"/>
    <w:pPr>
      <w:spacing w:line="240" w:lineRule="auto"/>
    </w:pPr>
    <w:rPr>
      <w:rFonts w:eastAsia="Times New Roman" w:cs="Times New Roman"/>
      <w:color w:val="FFFFFF"/>
      <w:sz w:val="24"/>
      <w:szCs w:val="24"/>
    </w:rPr>
  </w:style>
  <w:style w:type="paragraph" w:customStyle="1" w:styleId="wa-dropdown-container">
    <w:name w:val="wa-dropdown-container"/>
    <w:basedOn w:val="Normal"/>
    <w:rsid w:val="00C80421"/>
    <w:pPr>
      <w:pBdr>
        <w:top w:val="single" w:sz="12" w:space="0" w:color="DEDEDE"/>
        <w:left w:val="single" w:sz="12" w:space="0" w:color="DEDEDE"/>
        <w:bottom w:val="single" w:sz="12" w:space="0" w:color="DEDEDE"/>
        <w:right w:val="single" w:sz="12" w:space="23" w:color="DEDEDE"/>
      </w:pBdr>
      <w:shd w:val="clear" w:color="auto" w:fill="FFFFFF"/>
      <w:spacing w:before="100" w:beforeAutospacing="1" w:after="210" w:line="240" w:lineRule="auto"/>
      <w:textAlignment w:val="center"/>
    </w:pPr>
    <w:rPr>
      <w:rFonts w:eastAsia="Times New Roman" w:cs="Times New Roman"/>
      <w:sz w:val="24"/>
      <w:szCs w:val="24"/>
    </w:rPr>
  </w:style>
  <w:style w:type="paragraph" w:customStyle="1" w:styleId="wa-faq">
    <w:name w:val="wa-faq"/>
    <w:basedOn w:val="Normal"/>
    <w:rsid w:val="00C80421"/>
    <w:pPr>
      <w:spacing w:before="100" w:beforeAutospacing="1" w:after="210" w:line="240" w:lineRule="auto"/>
    </w:pPr>
    <w:rPr>
      <w:rFonts w:eastAsia="Times New Roman" w:cs="Times New Roman"/>
      <w:sz w:val="24"/>
      <w:szCs w:val="24"/>
    </w:rPr>
  </w:style>
  <w:style w:type="paragraph" w:customStyle="1" w:styleId="wa-steps">
    <w:name w:val="wa-steps"/>
    <w:basedOn w:val="Normal"/>
    <w:rsid w:val="00C80421"/>
    <w:pPr>
      <w:spacing w:after="600" w:line="240" w:lineRule="auto"/>
      <w:ind w:left="-1350" w:right="-1350"/>
    </w:pPr>
    <w:rPr>
      <w:rFonts w:eastAsia="Times New Roman" w:cs="Times New Roman"/>
      <w:sz w:val="24"/>
      <w:szCs w:val="24"/>
    </w:rPr>
  </w:style>
  <w:style w:type="paragraph" w:customStyle="1" w:styleId="wa-tabs">
    <w:name w:val="wa-tabs"/>
    <w:basedOn w:val="Normal"/>
    <w:rsid w:val="00C80421"/>
    <w:pPr>
      <w:spacing w:line="240" w:lineRule="auto"/>
      <w:ind w:left="-1350" w:right="-1350"/>
    </w:pPr>
    <w:rPr>
      <w:rFonts w:eastAsia="Times New Roman" w:cs="Times New Roman"/>
      <w:sz w:val="24"/>
      <w:szCs w:val="24"/>
    </w:rPr>
  </w:style>
  <w:style w:type="paragraph" w:customStyle="1" w:styleId="wa-tabsblock">
    <w:name w:val="wa-tabsblock"/>
    <w:basedOn w:val="Normal"/>
    <w:rsid w:val="00C80421"/>
    <w:pPr>
      <w:pBdr>
        <w:top w:val="single" w:sz="6" w:space="8" w:color="DEDEDE"/>
        <w:bottom w:val="single" w:sz="6" w:space="8" w:color="DEDEDE"/>
      </w:pBdr>
      <w:spacing w:line="240" w:lineRule="auto"/>
    </w:pPr>
    <w:rPr>
      <w:rFonts w:eastAsia="Times New Roman" w:cs="Times New Roman"/>
      <w:sz w:val="24"/>
      <w:szCs w:val="24"/>
    </w:rPr>
  </w:style>
  <w:style w:type="paragraph" w:customStyle="1" w:styleId="wa-tabstoggle">
    <w:name w:val="wa-tabstoggle"/>
    <w:basedOn w:val="Normal"/>
    <w:rsid w:val="00C80421"/>
    <w:pPr>
      <w:spacing w:before="100" w:beforeAutospacing="1" w:after="270" w:line="240" w:lineRule="auto"/>
    </w:pPr>
    <w:rPr>
      <w:rFonts w:eastAsia="Times New Roman" w:cs="Times New Roman"/>
      <w:sz w:val="24"/>
      <w:szCs w:val="24"/>
    </w:rPr>
  </w:style>
  <w:style w:type="paragraph" w:customStyle="1" w:styleId="wa-tabs-container">
    <w:name w:val="wa-tabs-container"/>
    <w:basedOn w:val="Normal"/>
    <w:rsid w:val="00C80421"/>
    <w:pPr>
      <w:spacing w:line="240" w:lineRule="auto"/>
      <w:ind w:left="-1350" w:right="-1350"/>
    </w:pPr>
    <w:rPr>
      <w:rFonts w:eastAsia="Times New Roman" w:cs="Times New Roman"/>
      <w:sz w:val="24"/>
      <w:szCs w:val="24"/>
    </w:rPr>
  </w:style>
  <w:style w:type="paragraph" w:customStyle="1" w:styleId="wa-tabs-containerdiv">
    <w:name w:val="wa-tabs-container&gt;div"/>
    <w:basedOn w:val="Normal"/>
    <w:rsid w:val="00C80421"/>
    <w:pPr>
      <w:spacing w:before="100" w:beforeAutospacing="1" w:after="210" w:line="240" w:lineRule="auto"/>
    </w:pPr>
    <w:rPr>
      <w:rFonts w:eastAsia="Times New Roman" w:cs="Times New Roman"/>
      <w:vanish/>
      <w:sz w:val="24"/>
      <w:szCs w:val="24"/>
    </w:rPr>
  </w:style>
  <w:style w:type="paragraph" w:customStyle="1" w:styleId="wa-icon-infographic">
    <w:name w:val="wa-icon-infographic"/>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utorial">
    <w:name w:val="wa-icon-tutorial"/>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deo">
    <w:name w:val="wa-icon-video"/>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machines">
    <w:name w:val="wa-icon-virtual-machin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loud-services">
    <w:name w:val="wa-icon-cloud-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web-sites">
    <w:name w:val="wa-icon-web-sit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obile-services">
    <w:name w:val="wa-icon-mobile-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torage">
    <w:name w:val="wa-icon-storag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ql-database">
    <w:name w:val="wa-icon-sql-databas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ackup">
    <w:name w:val="wa-icon-backup"/>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ache">
    <w:name w:val="wa-icon-cach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hdinsight">
    <w:name w:val="wa-icon-hdinsigh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recovery-manager">
    <w:name w:val="wa-icon-recovery-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edia-services">
    <w:name w:val="wa-icon-media-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ctive-directory">
    <w:name w:val="wa-icon-active-directory"/>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ulti-factor-authentication">
    <w:name w:val="wa-icon-multi-factor-authentication"/>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ervice-bus">
    <w:name w:val="wa-icon-service-bu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notification-hubs">
    <w:name w:val="wa-icon-notification-hub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iztalk-services">
    <w:name w:val="wa-icon-biztalk-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cheduler">
    <w:name w:val="wa-icon-schedul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sual-studio-online">
    <w:name w:val="wa-icon-visual-studio-onlin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network">
    <w:name w:val="wa-icon-virtual-network"/>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affic-manager">
    <w:name w:val="wa-icon-traffic-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next">
    <w:name w:val="wa-icon-triangle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prev">
    <w:name w:val="wa-icon-triangledark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next">
    <w:name w:val="wa-icon-triangle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prev">
    <w:name w:val="wa-icon-trianglelight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lightnext">
    <w:name w:val="wa-icon-arrow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darknext">
    <w:name w:val="wa-icon-arrow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oxed">
    <w:name w:val="wa-icon-boxed"/>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iconlist">
    <w:name w:val="wa-iconlist"/>
    <w:basedOn w:val="Normal"/>
    <w:rsid w:val="00C80421"/>
    <w:pPr>
      <w:spacing w:line="240" w:lineRule="auto"/>
    </w:pPr>
    <w:rPr>
      <w:rFonts w:eastAsia="Times New Roman" w:cs="Times New Roman"/>
      <w:sz w:val="24"/>
      <w:szCs w:val="24"/>
    </w:rPr>
  </w:style>
  <w:style w:type="paragraph" w:customStyle="1" w:styleId="wa-notification">
    <w:name w:val="wa-notification"/>
    <w:basedOn w:val="Normal"/>
    <w:rsid w:val="00C80421"/>
    <w:pPr>
      <w:shd w:val="clear" w:color="auto" w:fill="EEEEEE"/>
      <w:spacing w:before="450" w:after="450" w:line="240" w:lineRule="auto"/>
    </w:pPr>
    <w:rPr>
      <w:rFonts w:eastAsia="Times New Roman" w:cs="Times New Roman"/>
      <w:sz w:val="24"/>
      <w:szCs w:val="24"/>
    </w:rPr>
  </w:style>
  <w:style w:type="paragraph" w:customStyle="1" w:styleId="wa-section">
    <w:name w:val="wa-section"/>
    <w:basedOn w:val="Normal"/>
    <w:rsid w:val="00C80421"/>
    <w:pPr>
      <w:spacing w:line="240" w:lineRule="auto"/>
      <w:ind w:left="-1350" w:right="-1350"/>
    </w:pPr>
    <w:rPr>
      <w:rFonts w:eastAsia="Times New Roman" w:cs="Times New Roman"/>
      <w:sz w:val="24"/>
      <w:szCs w:val="24"/>
    </w:rPr>
  </w:style>
  <w:style w:type="paragraph" w:customStyle="1" w:styleId="wa-section-blue">
    <w:name w:val="wa-section-blue"/>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light">
    <w:name w:val="wa-section-light"/>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wa-section-dark">
    <w:name w:val="wa-section-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mini">
    <w:name w:val="wa-section-mini"/>
    <w:basedOn w:val="Normal"/>
    <w:rsid w:val="00C80421"/>
    <w:pPr>
      <w:spacing w:before="100" w:beforeAutospacing="1" w:after="210" w:line="240" w:lineRule="auto"/>
    </w:pPr>
    <w:rPr>
      <w:rFonts w:eastAsia="Times New Roman" w:cs="Times New Roman"/>
      <w:sz w:val="24"/>
      <w:szCs w:val="24"/>
    </w:rPr>
  </w:style>
  <w:style w:type="paragraph" w:customStyle="1" w:styleId="wa-sectionhero">
    <w:name w:val="wa-sectionhero"/>
    <w:basedOn w:val="Normal"/>
    <w:rsid w:val="00C80421"/>
    <w:pPr>
      <w:spacing w:before="100" w:beforeAutospacing="1" w:after="210" w:line="240" w:lineRule="auto"/>
    </w:pPr>
    <w:rPr>
      <w:rFonts w:eastAsia="Times New Roman" w:cs="Times New Roman"/>
      <w:sz w:val="24"/>
      <w:szCs w:val="24"/>
    </w:rPr>
  </w:style>
  <w:style w:type="paragraph" w:customStyle="1" w:styleId="wa-sectionhero-clouds">
    <w:name w:val="wa-sectionhero-clouds"/>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sectionhero-cloudsdark">
    <w:name w:val="wa-sectionhero-clouds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
    <w:name w:val="wa-sectionhero-activedirectory"/>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connect">
    <w:name w:val="wa-sectionhero-activedirectoryconnect"/>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store">
    <w:name w:val="wa-sectionhero-store"/>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service">
    <w:name w:val="wa-sectionservice"/>
    <w:basedOn w:val="Normal"/>
    <w:rsid w:val="00C80421"/>
    <w:pPr>
      <w:spacing w:before="100" w:beforeAutospacing="1" w:after="210" w:line="360" w:lineRule="atLeast"/>
    </w:pPr>
    <w:rPr>
      <w:rFonts w:ascii="wf_segoe-ui_normal" w:eastAsia="Times New Roman" w:hAnsi="wf_segoe-ui_normal" w:cs="Times New Roman"/>
      <w:color w:val="FFFFFF"/>
      <w:sz w:val="24"/>
      <w:szCs w:val="24"/>
    </w:rPr>
  </w:style>
  <w:style w:type="paragraph" w:customStyle="1" w:styleId="wa-sectionservice-cloudservices">
    <w:name w:val="wa-sectionservice-cloudservic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virtualmachines">
    <w:name w:val="wa-sectionservice-virtualmachin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websites">
    <w:name w:val="wa-sectionservice-websit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cache">
    <w:name w:val="wa-sectionservice-cach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hdinsight">
    <w:name w:val="wa-sectionservice-hdinsight"/>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recoveryservices">
    <w:name w:val="wa-sectionservice-recoveryservices"/>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qldatabase">
    <w:name w:val="wa-sectionservice-sqldatabas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torage">
    <w:name w:val="wa-sectionservice-storag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activedirectory">
    <w:name w:val="wa-sectionservice-activedirectory"/>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biztalkservices">
    <w:name w:val="wa-sectionservice-biztalk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ediaservices">
    <w:name w:val="wa-sectionservice-media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ulifactorauthentication">
    <w:name w:val="wa-sectionservice-mulifactorauthentication"/>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notificationhubs">
    <w:name w:val="wa-sectionservice-notificationhub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cheduler">
    <w:name w:val="wa-sectionservice-scheduler"/>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ervicebus">
    <w:name w:val="wa-sectionservice-servicebu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trafficmanager">
    <w:name w:val="wa-sectionservice-trafficmanager"/>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sectionservice-virtualnetwork">
    <w:name w:val="wa-sectionservice-virtualnetwork"/>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gallery-resultset">
    <w:name w:val="wa-gallery-resultset"/>
    <w:basedOn w:val="Normal"/>
    <w:rsid w:val="00C80421"/>
    <w:pPr>
      <w:spacing w:before="100" w:beforeAutospacing="1" w:after="210" w:line="240" w:lineRule="auto"/>
      <w:ind w:left="-795"/>
    </w:pPr>
    <w:rPr>
      <w:rFonts w:eastAsia="Times New Roman" w:cs="Times New Roman"/>
      <w:sz w:val="24"/>
      <w:szCs w:val="24"/>
    </w:rPr>
  </w:style>
  <w:style w:type="paragraph" w:customStyle="1" w:styleId="wa-galleryitem">
    <w:name w:val="wa-galleryitem"/>
    <w:basedOn w:val="Normal"/>
    <w:rsid w:val="00C80421"/>
    <w:pPr>
      <w:spacing w:line="240" w:lineRule="auto"/>
      <w:ind w:left="855"/>
    </w:pPr>
    <w:rPr>
      <w:rFonts w:eastAsia="Times New Roman" w:cs="Times New Roman"/>
      <w:sz w:val="24"/>
      <w:szCs w:val="24"/>
    </w:rPr>
  </w:style>
  <w:style w:type="paragraph" w:customStyle="1" w:styleId="wa-gallery-heading">
    <w:name w:val="wa-gallery-heading"/>
    <w:basedOn w:val="Normal"/>
    <w:rsid w:val="00C80421"/>
    <w:pPr>
      <w:spacing w:before="300" w:after="300" w:line="240" w:lineRule="auto"/>
    </w:pPr>
    <w:rPr>
      <w:rFonts w:eastAsia="Times New Roman" w:cs="Times New Roman"/>
      <w:sz w:val="24"/>
      <w:szCs w:val="24"/>
    </w:rPr>
  </w:style>
  <w:style w:type="paragraph" w:customStyle="1" w:styleId="footer-map">
    <w:name w:val="footer-map"/>
    <w:basedOn w:val="Normal"/>
    <w:rsid w:val="00C80421"/>
    <w:pPr>
      <w:spacing w:before="100" w:beforeAutospacing="1" w:after="210" w:line="240" w:lineRule="auto"/>
    </w:pPr>
    <w:rPr>
      <w:rFonts w:eastAsia="Times New Roman" w:cs="Times New Roman"/>
      <w:color w:val="9A9B9D"/>
      <w:sz w:val="18"/>
      <w:szCs w:val="18"/>
    </w:rPr>
  </w:style>
  <w:style w:type="paragraph" w:customStyle="1" w:styleId="footer-bottom">
    <w:name w:val="footer-bottom"/>
    <w:basedOn w:val="Normal"/>
    <w:rsid w:val="00C80421"/>
    <w:pPr>
      <w:pBdr>
        <w:top w:val="single" w:sz="6" w:space="15" w:color="646464"/>
      </w:pBdr>
      <w:spacing w:before="100" w:beforeAutospacing="1" w:after="210" w:line="240" w:lineRule="auto"/>
    </w:pPr>
    <w:rPr>
      <w:rFonts w:eastAsia="Times New Roman" w:cs="Times New Roman"/>
      <w:color w:val="FFFFFF"/>
      <w:sz w:val="24"/>
      <w:szCs w:val="24"/>
    </w:rPr>
  </w:style>
  <w:style w:type="paragraph" w:customStyle="1" w:styleId="languages-selector">
    <w:name w:val="languages-selector"/>
    <w:basedOn w:val="Normal"/>
    <w:rsid w:val="00C80421"/>
    <w:pPr>
      <w:spacing w:before="100" w:beforeAutospacing="1" w:after="210" w:line="240" w:lineRule="auto"/>
      <w:ind w:left="150"/>
    </w:pPr>
    <w:rPr>
      <w:rFonts w:eastAsia="Times New Roman" w:cs="Times New Roman"/>
      <w:sz w:val="24"/>
      <w:szCs w:val="24"/>
    </w:rPr>
  </w:style>
  <w:style w:type="paragraph" w:customStyle="1" w:styleId="locale-selectora">
    <w:name w:val="locale-selector&gt;a"/>
    <w:basedOn w:val="Normal"/>
    <w:rsid w:val="00C80421"/>
    <w:pPr>
      <w:spacing w:before="100" w:beforeAutospacing="1" w:after="210" w:line="240" w:lineRule="auto"/>
    </w:pPr>
    <w:rPr>
      <w:rFonts w:eastAsia="Times New Roman" w:cs="Times New Roman"/>
      <w:sz w:val="24"/>
      <w:szCs w:val="24"/>
    </w:rPr>
  </w:style>
  <w:style w:type="paragraph" w:customStyle="1" w:styleId="default-currency-selectora">
    <w:name w:val="default-currency-selector&gt;a"/>
    <w:basedOn w:val="Normal"/>
    <w:rsid w:val="00C80421"/>
    <w:pPr>
      <w:spacing w:before="100" w:beforeAutospacing="1" w:after="210" w:line="240" w:lineRule="auto"/>
    </w:pPr>
    <w:rPr>
      <w:rFonts w:eastAsia="Times New Roman" w:cs="Times New Roman"/>
      <w:sz w:val="24"/>
      <w:szCs w:val="24"/>
    </w:rPr>
  </w:style>
  <w:style w:type="paragraph" w:customStyle="1" w:styleId="site-login">
    <w:name w:val="site-login"/>
    <w:basedOn w:val="Normal"/>
    <w:rsid w:val="00C80421"/>
    <w:pPr>
      <w:spacing w:line="240" w:lineRule="auto"/>
    </w:pPr>
    <w:rPr>
      <w:rFonts w:eastAsia="Times New Roman" w:cs="Times New Roman"/>
      <w:sz w:val="24"/>
      <w:szCs w:val="24"/>
    </w:rPr>
  </w:style>
  <w:style w:type="paragraph" w:customStyle="1" w:styleId="dev-navigation">
    <w:name w:val="dev-navigation"/>
    <w:basedOn w:val="Normal"/>
    <w:rsid w:val="00C80421"/>
    <w:pPr>
      <w:spacing w:before="100" w:beforeAutospacing="1" w:after="210" w:line="240" w:lineRule="auto"/>
      <w:ind w:left="-405"/>
    </w:pPr>
    <w:rPr>
      <w:rFonts w:eastAsia="Times New Roman" w:cs="Times New Roman"/>
      <w:color w:val="FFFFFF"/>
      <w:sz w:val="24"/>
      <w:szCs w:val="24"/>
    </w:rPr>
  </w:style>
  <w:style w:type="paragraph" w:customStyle="1" w:styleId="nav-expander-wrapper">
    <w:name w:val="nav-expander-wrapper"/>
    <w:basedOn w:val="Normal"/>
    <w:rsid w:val="00C80421"/>
    <w:pPr>
      <w:spacing w:before="100" w:beforeAutospacing="1" w:after="210" w:line="240" w:lineRule="auto"/>
    </w:pPr>
    <w:rPr>
      <w:rFonts w:eastAsia="Times New Roman" w:cs="Times New Roman"/>
      <w:sz w:val="24"/>
      <w:szCs w:val="24"/>
    </w:rPr>
  </w:style>
  <w:style w:type="paragraph" w:customStyle="1" w:styleId="nav-expander-div">
    <w:name w:val="nav-expander-div"/>
    <w:basedOn w:val="Normal"/>
    <w:rsid w:val="00C80421"/>
    <w:pPr>
      <w:shd w:val="clear" w:color="auto" w:fill="3E3D4D"/>
      <w:spacing w:before="100" w:beforeAutospacing="1" w:after="210" w:line="240" w:lineRule="auto"/>
      <w:ind w:left="-195"/>
    </w:pPr>
    <w:rPr>
      <w:rFonts w:eastAsia="Times New Roman" w:cs="Times New Roman"/>
      <w:vanish/>
      <w:sz w:val="24"/>
      <w:szCs w:val="24"/>
    </w:rPr>
  </w:style>
  <w:style w:type="paragraph" w:customStyle="1" w:styleId="nav-expander-divdivul">
    <w:name w:val="nav-expander-div&gt;div&gt;ul"/>
    <w:basedOn w:val="Normal"/>
    <w:rsid w:val="00C80421"/>
    <w:pPr>
      <w:pBdr>
        <w:right w:val="single" w:sz="6" w:space="0" w:color="FFFFFF"/>
      </w:pBdr>
      <w:spacing w:before="100" w:beforeAutospacing="1" w:after="210" w:line="240" w:lineRule="auto"/>
    </w:pPr>
    <w:rPr>
      <w:rFonts w:eastAsia="Times New Roman" w:cs="Times New Roman"/>
      <w:sz w:val="24"/>
      <w:szCs w:val="24"/>
    </w:rPr>
  </w:style>
  <w:style w:type="paragraph" w:customStyle="1" w:styleId="nav-expander-divdivullia">
    <w:name w:val="nav-expander-div&gt;div&gt;ul&gt;li&gt;a"/>
    <w:basedOn w:val="Normal"/>
    <w:rsid w:val="00C80421"/>
    <w:pPr>
      <w:spacing w:before="100" w:beforeAutospacing="1" w:after="210" w:line="240" w:lineRule="auto"/>
    </w:pPr>
    <w:rPr>
      <w:rFonts w:eastAsia="Times New Roman" w:cs="Times New Roman"/>
      <w:color w:val="CECECE"/>
      <w:szCs w:val="21"/>
    </w:rPr>
  </w:style>
  <w:style w:type="paragraph" w:customStyle="1" w:styleId="nav-expander-divulli">
    <w:name w:val="nav-expander-div&gt;ul&gt;li"/>
    <w:basedOn w:val="Normal"/>
    <w:rsid w:val="00C80421"/>
    <w:pPr>
      <w:spacing w:before="100" w:beforeAutospacing="1" w:after="210" w:line="240" w:lineRule="auto"/>
    </w:pPr>
    <w:rPr>
      <w:rFonts w:eastAsia="Times New Roman" w:cs="Times New Roman"/>
      <w:b/>
      <w:bCs/>
      <w:caps/>
      <w:color w:val="FFFFFF"/>
      <w:sz w:val="18"/>
      <w:szCs w:val="18"/>
    </w:rPr>
  </w:style>
  <w:style w:type="paragraph" w:customStyle="1" w:styleId="nav-submenu">
    <w:name w:val="nav-submenu"/>
    <w:basedOn w:val="Normal"/>
    <w:rsid w:val="00C80421"/>
    <w:pPr>
      <w:spacing w:before="100" w:beforeAutospacing="1" w:after="210" w:line="240" w:lineRule="auto"/>
    </w:pPr>
    <w:rPr>
      <w:rFonts w:eastAsia="Times New Roman" w:cs="Times New Roman"/>
      <w:caps/>
      <w:vanish/>
      <w:sz w:val="18"/>
      <w:szCs w:val="18"/>
    </w:rPr>
  </w:style>
  <w:style w:type="paragraph" w:customStyle="1" w:styleId="horizontal-selector">
    <w:name w:val="horizontal-selector"/>
    <w:basedOn w:val="Normal"/>
    <w:rsid w:val="00C80421"/>
    <w:pPr>
      <w:pBdr>
        <w:bottom w:val="single" w:sz="6" w:space="11" w:color="DDDDDD"/>
      </w:pBdr>
      <w:spacing w:after="210" w:line="240" w:lineRule="auto"/>
    </w:pPr>
    <w:rPr>
      <w:rFonts w:eastAsia="Times New Roman" w:cs="Times New Roman"/>
      <w:sz w:val="24"/>
      <w:szCs w:val="24"/>
    </w:rPr>
  </w:style>
  <w:style w:type="paragraph" w:customStyle="1" w:styleId="horizontal-selector-groupdiv">
    <w:name w:val="horizontal-selector-group&gt;div"/>
    <w:basedOn w:val="Normal"/>
    <w:rsid w:val="00C80421"/>
    <w:pPr>
      <w:spacing w:before="100" w:beforeAutospacing="1" w:after="210" w:line="240" w:lineRule="auto"/>
    </w:pPr>
    <w:rPr>
      <w:rFonts w:eastAsia="Times New Roman" w:cs="Times New Roman"/>
      <w:vanish/>
      <w:sz w:val="24"/>
      <w:szCs w:val="24"/>
    </w:rPr>
  </w:style>
  <w:style w:type="paragraph" w:customStyle="1" w:styleId="content-blocks-two">
    <w:name w:val="content-blocks-two"/>
    <w:basedOn w:val="Normal"/>
    <w:rsid w:val="00C80421"/>
    <w:pPr>
      <w:spacing w:before="100" w:beforeAutospacing="1" w:after="675" w:line="240" w:lineRule="auto"/>
    </w:pPr>
    <w:rPr>
      <w:rFonts w:eastAsia="Times New Roman" w:cs="Times New Roman"/>
      <w:sz w:val="24"/>
      <w:szCs w:val="24"/>
    </w:rPr>
  </w:style>
  <w:style w:type="paragraph" w:customStyle="1" w:styleId="content-blocks-three">
    <w:name w:val="content-blocks-three"/>
    <w:basedOn w:val="Normal"/>
    <w:rsid w:val="00C80421"/>
    <w:pPr>
      <w:spacing w:before="100" w:beforeAutospacing="1" w:after="675" w:line="240" w:lineRule="auto"/>
    </w:pPr>
    <w:rPr>
      <w:rFonts w:eastAsia="Times New Roman" w:cs="Times New Roman"/>
      <w:sz w:val="24"/>
      <w:szCs w:val="24"/>
    </w:rPr>
  </w:style>
  <w:style w:type="paragraph" w:customStyle="1" w:styleId="content-blocks-twodiv">
    <w:name w:val="content-blocks-two&gt;div"/>
    <w:basedOn w:val="Normal"/>
    <w:rsid w:val="00C80421"/>
    <w:pPr>
      <w:spacing w:before="100" w:beforeAutospacing="1" w:after="210" w:line="240" w:lineRule="auto"/>
      <w:ind w:left="979"/>
    </w:pPr>
    <w:rPr>
      <w:rFonts w:eastAsia="Times New Roman" w:cs="Times New Roman"/>
      <w:sz w:val="24"/>
      <w:szCs w:val="24"/>
    </w:rPr>
  </w:style>
  <w:style w:type="paragraph" w:customStyle="1" w:styleId="content-blocks-threediv">
    <w:name w:val="content-blocks-three&gt;div"/>
    <w:basedOn w:val="Normal"/>
    <w:rsid w:val="00C80421"/>
    <w:pPr>
      <w:spacing w:before="100" w:beforeAutospacing="1" w:after="210" w:line="240" w:lineRule="auto"/>
      <w:ind w:left="367"/>
    </w:pPr>
    <w:rPr>
      <w:rFonts w:eastAsia="Times New Roman" w:cs="Times New Roman"/>
      <w:sz w:val="24"/>
      <w:szCs w:val="24"/>
    </w:rPr>
  </w:style>
  <w:style w:type="paragraph" w:customStyle="1" w:styleId="scenario-feature-h">
    <w:name w:val="scenario-feature-h"/>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
    <w:name w:val="scenario-feature-p"/>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wizard-style">
    <w:name w:val="wizard-style"/>
    <w:basedOn w:val="Normal"/>
    <w:rsid w:val="00C80421"/>
    <w:pPr>
      <w:spacing w:before="100" w:beforeAutospacing="1" w:after="210" w:line="240" w:lineRule="auto"/>
    </w:pPr>
    <w:rPr>
      <w:rFonts w:eastAsia="Times New Roman" w:cs="Times New Roman"/>
      <w:vanish/>
      <w:sz w:val="24"/>
      <w:szCs w:val="24"/>
    </w:rPr>
  </w:style>
  <w:style w:type="paragraph" w:customStyle="1" w:styleId="wizard-stylediv">
    <w:name w:val="wizard-style&gt;div"/>
    <w:basedOn w:val="Normal"/>
    <w:rsid w:val="00C80421"/>
    <w:pPr>
      <w:shd w:val="clear" w:color="auto" w:fill="FFFFFF"/>
      <w:spacing w:before="1530" w:after="1530" w:line="240" w:lineRule="auto"/>
    </w:pPr>
    <w:rPr>
      <w:rFonts w:eastAsia="Times New Roman" w:cs="Times New Roman"/>
      <w:sz w:val="24"/>
      <w:szCs w:val="24"/>
    </w:rPr>
  </w:style>
  <w:style w:type="paragraph" w:customStyle="1" w:styleId="content-blocks-fourdiv">
    <w:name w:val="content-blocks-four&gt;div"/>
    <w:basedOn w:val="Normal"/>
    <w:rsid w:val="00C80421"/>
    <w:pPr>
      <w:spacing w:before="100" w:beforeAutospacing="1" w:after="210" w:line="240" w:lineRule="auto"/>
      <w:ind w:left="367"/>
    </w:pPr>
    <w:rPr>
      <w:rFonts w:eastAsia="Times New Roman" w:cs="Times New Roman"/>
      <w:sz w:val="24"/>
      <w:szCs w:val="24"/>
    </w:rPr>
  </w:style>
  <w:style w:type="paragraph" w:customStyle="1" w:styleId="pricing-overview-section-float-left">
    <w:name w:val="pricing-overview-section-float-left"/>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right">
    <w:name w:val="pricing-overview-section-float-right"/>
    <w:basedOn w:val="Normal"/>
    <w:rsid w:val="00C80421"/>
    <w:pPr>
      <w:spacing w:before="100" w:beforeAutospacing="1" w:after="210" w:line="240" w:lineRule="auto"/>
    </w:pPr>
    <w:rPr>
      <w:rFonts w:eastAsia="Times New Roman" w:cs="Times New Roman"/>
      <w:sz w:val="24"/>
      <w:szCs w:val="24"/>
    </w:rPr>
  </w:style>
  <w:style w:type="paragraph" w:customStyle="1" w:styleId="tabber-selector">
    <w:name w:val="tabber-selector"/>
    <w:basedOn w:val="Normal"/>
    <w:rsid w:val="00C80421"/>
    <w:pPr>
      <w:shd w:val="clear" w:color="auto" w:fill="F0F0F0"/>
      <w:spacing w:line="240" w:lineRule="auto"/>
      <w:ind w:left="-1470"/>
    </w:pPr>
    <w:rPr>
      <w:rFonts w:eastAsia="Times New Roman" w:cs="Times New Roman"/>
      <w:sz w:val="24"/>
      <w:szCs w:val="24"/>
    </w:rPr>
  </w:style>
  <w:style w:type="paragraph" w:customStyle="1" w:styleId="tabber-content">
    <w:name w:val="tabber-content"/>
    <w:basedOn w:val="Normal"/>
    <w:rsid w:val="00C80421"/>
    <w:pPr>
      <w:spacing w:line="240" w:lineRule="auto"/>
      <w:ind w:right="-570"/>
    </w:pPr>
    <w:rPr>
      <w:rFonts w:eastAsia="Times New Roman" w:cs="Times New Roman"/>
      <w:sz w:val="24"/>
      <w:szCs w:val="24"/>
    </w:rPr>
  </w:style>
  <w:style w:type="paragraph" w:customStyle="1" w:styleId="tabber-contentdiv">
    <w:name w:val="tabber-content&gt;div"/>
    <w:basedOn w:val="Normal"/>
    <w:rsid w:val="00C80421"/>
    <w:pPr>
      <w:spacing w:before="100" w:beforeAutospacing="1" w:after="210" w:line="240" w:lineRule="auto"/>
    </w:pPr>
    <w:rPr>
      <w:rFonts w:eastAsia="Times New Roman" w:cs="Times New Roman"/>
      <w:vanish/>
      <w:sz w:val="24"/>
      <w:szCs w:val="24"/>
    </w:rPr>
  </w:style>
  <w:style w:type="paragraph" w:customStyle="1" w:styleId="add-mooncake-cookie">
    <w:name w:val="add-mooncake-cookie"/>
    <w:basedOn w:val="Normal"/>
    <w:rsid w:val="00C80421"/>
    <w:pPr>
      <w:spacing w:before="100" w:beforeAutospacing="1" w:after="105" w:line="240" w:lineRule="auto"/>
    </w:pPr>
    <w:rPr>
      <w:rFonts w:eastAsia="Times New Roman" w:cs="Times New Roman"/>
      <w:sz w:val="24"/>
      <w:szCs w:val="24"/>
    </w:rPr>
  </w:style>
  <w:style w:type="paragraph" w:customStyle="1" w:styleId="leftnav">
    <w:name w:val="leftnav"/>
    <w:basedOn w:val="Normal"/>
    <w:rsid w:val="00C80421"/>
    <w:pPr>
      <w:spacing w:before="100" w:beforeAutospacing="1" w:after="210" w:line="240" w:lineRule="auto"/>
      <w:ind w:left="-1350"/>
    </w:pPr>
    <w:rPr>
      <w:rFonts w:eastAsia="Times New Roman" w:cs="Times New Roman"/>
      <w:sz w:val="24"/>
      <w:szCs w:val="24"/>
    </w:rPr>
  </w:style>
  <w:style w:type="paragraph" w:customStyle="1" w:styleId="left-nav-header">
    <w:name w:val="left-nav-header"/>
    <w:basedOn w:val="Normal"/>
    <w:rsid w:val="00C80421"/>
    <w:pPr>
      <w:spacing w:before="150" w:after="210" w:line="240" w:lineRule="auto"/>
    </w:pPr>
    <w:rPr>
      <w:rFonts w:eastAsia="Times New Roman" w:cs="Times New Roman"/>
      <w:b/>
      <w:bCs/>
      <w:sz w:val="24"/>
      <w:szCs w:val="24"/>
    </w:rPr>
  </w:style>
  <w:style w:type="paragraph" w:customStyle="1" w:styleId="content-headerp">
    <w:name w:val="content-header&gt;p"/>
    <w:basedOn w:val="Normal"/>
    <w:rsid w:val="00C80421"/>
    <w:pPr>
      <w:spacing w:line="240" w:lineRule="auto"/>
    </w:pPr>
    <w:rPr>
      <w:rFonts w:eastAsia="Times New Roman" w:cs="Times New Roman"/>
      <w:sz w:val="24"/>
      <w:szCs w:val="24"/>
    </w:rPr>
  </w:style>
  <w:style w:type="paragraph" w:customStyle="1" w:styleId="aside">
    <w:name w:val="aside"/>
    <w:basedOn w:val="Normal"/>
    <w:rsid w:val="00C80421"/>
    <w:pPr>
      <w:spacing w:before="100" w:beforeAutospacing="1" w:after="210" w:line="240" w:lineRule="auto"/>
      <w:ind w:left="-300"/>
    </w:pPr>
    <w:rPr>
      <w:rFonts w:eastAsia="Times New Roman" w:cs="Times New Roman"/>
      <w:sz w:val="24"/>
      <w:szCs w:val="24"/>
    </w:rPr>
  </w:style>
  <w:style w:type="paragraph" w:customStyle="1" w:styleId="left-nav">
    <w:name w:val="left-nav"/>
    <w:basedOn w:val="Normal"/>
    <w:rsid w:val="00C80421"/>
    <w:pPr>
      <w:spacing w:line="165" w:lineRule="atLeast"/>
      <w:ind w:right="150"/>
    </w:pPr>
    <w:rPr>
      <w:rFonts w:eastAsia="Times New Roman" w:cs="Times New Roman"/>
      <w:sz w:val="24"/>
      <w:szCs w:val="24"/>
    </w:rPr>
  </w:style>
  <w:style w:type="paragraph" w:customStyle="1" w:styleId="zar-only">
    <w:name w:val="zar-only"/>
    <w:basedOn w:val="Normal"/>
    <w:rsid w:val="00C80421"/>
    <w:pPr>
      <w:spacing w:before="100" w:beforeAutospacing="1" w:after="210" w:line="240" w:lineRule="auto"/>
    </w:pPr>
    <w:rPr>
      <w:rFonts w:eastAsia="Times New Roman" w:cs="Times New Roman"/>
      <w:vanish/>
      <w:sz w:val="24"/>
      <w:szCs w:val="24"/>
    </w:rPr>
  </w:style>
  <w:style w:type="paragraph" w:customStyle="1" w:styleId="ars-only">
    <w:name w:val="ars-only"/>
    <w:basedOn w:val="Normal"/>
    <w:rsid w:val="00C80421"/>
    <w:pPr>
      <w:spacing w:before="100" w:beforeAutospacing="1" w:after="210" w:line="240" w:lineRule="auto"/>
    </w:pPr>
    <w:rPr>
      <w:rFonts w:eastAsia="Times New Roman" w:cs="Times New Roman"/>
      <w:vanish/>
      <w:sz w:val="24"/>
      <w:szCs w:val="24"/>
    </w:rPr>
  </w:style>
  <w:style w:type="paragraph" w:customStyle="1" w:styleId="site-arrowlink1">
    <w:name w:val="site-arrowlink1"/>
    <w:basedOn w:val="Normal"/>
    <w:rsid w:val="00C80421"/>
    <w:pPr>
      <w:spacing w:before="75" w:after="75" w:line="240" w:lineRule="auto"/>
    </w:pPr>
    <w:rPr>
      <w:rFonts w:eastAsia="Times New Roman" w:cs="Times New Roman"/>
      <w:b/>
      <w:bCs/>
      <w:caps/>
      <w:sz w:val="17"/>
      <w:szCs w:val="17"/>
    </w:rPr>
  </w:style>
  <w:style w:type="paragraph" w:customStyle="1" w:styleId="site-arrowlink2">
    <w:name w:val="site-arrowlink2"/>
    <w:basedOn w:val="Normal"/>
    <w:rsid w:val="00C80421"/>
    <w:pPr>
      <w:spacing w:before="100" w:beforeAutospacing="1" w:after="210" w:line="240" w:lineRule="auto"/>
    </w:pPr>
    <w:rPr>
      <w:rFonts w:eastAsia="Times New Roman" w:cs="Times New Roman"/>
      <w:sz w:val="35"/>
      <w:szCs w:val="35"/>
    </w:rPr>
  </w:style>
  <w:style w:type="paragraph" w:customStyle="1" w:styleId="site-arrowlink4">
    <w:name w:val="site-arrowlink4"/>
    <w:basedOn w:val="Normal"/>
    <w:rsid w:val="00C80421"/>
    <w:pPr>
      <w:spacing w:before="75" w:after="75" w:line="240" w:lineRule="auto"/>
    </w:pPr>
    <w:rPr>
      <w:rFonts w:eastAsia="Times New Roman" w:cs="Times New Roman"/>
      <w:sz w:val="23"/>
      <w:szCs w:val="23"/>
    </w:rPr>
  </w:style>
  <w:style w:type="paragraph" w:customStyle="1" w:styleId="site-videolink">
    <w:name w:val="site-videolink"/>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
    <w:name w:val="icon"/>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ang-arrow">
    <w:name w:val="lang-arrow"/>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flag-lang">
    <w:name w:val="site-flag-lang"/>
    <w:basedOn w:val="Normal"/>
    <w:rsid w:val="00C80421"/>
    <w:pPr>
      <w:shd w:val="clear" w:color="auto" w:fill="4C4C4C"/>
      <w:spacing w:before="100" w:beforeAutospacing="1" w:after="210" w:line="240" w:lineRule="auto"/>
    </w:pPr>
    <w:rPr>
      <w:rFonts w:eastAsia="Times New Roman" w:cs="Times New Roman"/>
      <w:vanish/>
      <w:sz w:val="24"/>
      <w:szCs w:val="24"/>
    </w:rPr>
  </w:style>
  <w:style w:type="paragraph" w:customStyle="1" w:styleId="site-center-content">
    <w:name w:val="site-center-content"/>
    <w:basedOn w:val="Normal"/>
    <w:rsid w:val="00C80421"/>
    <w:pPr>
      <w:spacing w:line="240" w:lineRule="auto"/>
    </w:pPr>
    <w:rPr>
      <w:rFonts w:eastAsia="Times New Roman" w:cs="Times New Roman"/>
      <w:sz w:val="24"/>
      <w:szCs w:val="24"/>
    </w:rPr>
  </w:style>
  <w:style w:type="paragraph" w:customStyle="1" w:styleId="textpage-left-content">
    <w:name w:val="textpage-left-content"/>
    <w:basedOn w:val="Normal"/>
    <w:rsid w:val="00C80421"/>
    <w:pPr>
      <w:spacing w:before="100" w:beforeAutospacing="1" w:after="210" w:line="240" w:lineRule="auto"/>
    </w:pPr>
    <w:rPr>
      <w:rFonts w:eastAsia="Times New Roman" w:cs="Times New Roman"/>
      <w:sz w:val="24"/>
      <w:szCs w:val="24"/>
    </w:rPr>
  </w:style>
  <w:style w:type="paragraph" w:customStyle="1" w:styleId="sr-options">
    <w:name w:val="sr-options"/>
    <w:basedOn w:val="Normal"/>
    <w:rsid w:val="00C80421"/>
    <w:pPr>
      <w:pBdr>
        <w:top w:val="single" w:sz="6" w:space="11" w:color="CCCCCC"/>
        <w:bottom w:val="single" w:sz="6" w:space="11" w:color="CCCCCC"/>
      </w:pBdr>
      <w:spacing w:before="300" w:after="210" w:line="240" w:lineRule="auto"/>
    </w:pPr>
    <w:rPr>
      <w:rFonts w:eastAsia="Times New Roman" w:cs="Times New Roman"/>
      <w:sz w:val="24"/>
      <w:szCs w:val="24"/>
    </w:rPr>
  </w:style>
  <w:style w:type="paragraph" w:customStyle="1" w:styleId="sr-terms-panel">
    <w:name w:val="sr-terms-panel"/>
    <w:basedOn w:val="Normal"/>
    <w:rsid w:val="00C80421"/>
    <w:pPr>
      <w:spacing w:before="100" w:beforeAutospacing="1" w:after="210" w:line="240" w:lineRule="auto"/>
    </w:pPr>
    <w:rPr>
      <w:rFonts w:eastAsia="Times New Roman" w:cs="Times New Roman"/>
      <w:sz w:val="32"/>
      <w:szCs w:val="32"/>
    </w:rPr>
  </w:style>
  <w:style w:type="paragraph" w:customStyle="1" w:styleId="highlight">
    <w:name w:val="highlight"/>
    <w:basedOn w:val="Normal"/>
    <w:rsid w:val="00C80421"/>
    <w:pPr>
      <w:spacing w:before="100" w:beforeAutospacing="1" w:after="210" w:line="240" w:lineRule="auto"/>
    </w:pPr>
    <w:rPr>
      <w:rFonts w:eastAsia="Times New Roman" w:cs="Times New Roman"/>
      <w:b/>
      <w:bCs/>
      <w:sz w:val="24"/>
      <w:szCs w:val="24"/>
    </w:rPr>
  </w:style>
  <w:style w:type="paragraph" w:customStyle="1" w:styleId="sr-terms-panelul">
    <w:name w:val="sr-terms-panel&gt;ul"/>
    <w:basedOn w:val="Normal"/>
    <w:rsid w:val="00C80421"/>
    <w:pPr>
      <w:spacing w:line="240" w:lineRule="auto"/>
    </w:pPr>
    <w:rPr>
      <w:rFonts w:eastAsia="Times New Roman" w:cs="Times New Roman"/>
      <w:sz w:val="24"/>
      <w:szCs w:val="24"/>
    </w:rPr>
  </w:style>
  <w:style w:type="paragraph" w:customStyle="1" w:styleId="sr-list">
    <w:name w:val="sr-list"/>
    <w:basedOn w:val="Normal"/>
    <w:rsid w:val="00C80421"/>
    <w:pPr>
      <w:pBdr>
        <w:bottom w:val="single" w:sz="6" w:space="0" w:color="CCCCCC"/>
      </w:pBdr>
      <w:spacing w:before="100" w:beforeAutospacing="1" w:after="210" w:line="240" w:lineRule="auto"/>
    </w:pPr>
    <w:rPr>
      <w:rFonts w:eastAsia="Times New Roman" w:cs="Times New Roman"/>
      <w:sz w:val="24"/>
      <w:szCs w:val="24"/>
    </w:rPr>
  </w:style>
  <w:style w:type="paragraph" w:customStyle="1" w:styleId="sr-title">
    <w:name w:val="sr-title"/>
    <w:basedOn w:val="Normal"/>
    <w:rsid w:val="00C80421"/>
    <w:pPr>
      <w:spacing w:before="100" w:beforeAutospacing="1" w:after="210" w:line="240" w:lineRule="auto"/>
    </w:pPr>
    <w:rPr>
      <w:rFonts w:eastAsia="Times New Roman" w:cs="Times New Roman"/>
      <w:sz w:val="24"/>
      <w:szCs w:val="24"/>
    </w:rPr>
  </w:style>
  <w:style w:type="paragraph" w:customStyle="1" w:styleId="sr-description">
    <w:name w:val="sr-description"/>
    <w:basedOn w:val="Normal"/>
    <w:rsid w:val="00C80421"/>
    <w:pPr>
      <w:spacing w:before="100" w:beforeAutospacing="1" w:after="210" w:line="240" w:lineRule="auto"/>
    </w:pPr>
    <w:rPr>
      <w:rFonts w:eastAsia="Times New Roman" w:cs="Times New Roman"/>
      <w:sz w:val="24"/>
      <w:szCs w:val="24"/>
    </w:rPr>
  </w:style>
  <w:style w:type="paragraph" w:customStyle="1" w:styleId="sr-url">
    <w:name w:val="sr-url"/>
    <w:basedOn w:val="Normal"/>
    <w:rsid w:val="00C80421"/>
    <w:pPr>
      <w:spacing w:before="100" w:beforeAutospacing="1" w:after="210" w:line="240" w:lineRule="auto"/>
    </w:pPr>
    <w:rPr>
      <w:rFonts w:eastAsia="Times New Roman" w:cs="Times New Roman"/>
      <w:sz w:val="24"/>
      <w:szCs w:val="24"/>
    </w:rPr>
  </w:style>
  <w:style w:type="paragraph" w:customStyle="1" w:styleId="sr-terms">
    <w:name w:val="sr-terms"/>
    <w:basedOn w:val="Normal"/>
    <w:rsid w:val="00C80421"/>
    <w:pPr>
      <w:spacing w:before="100" w:beforeAutospacing="1" w:after="210" w:line="645" w:lineRule="atLeast"/>
    </w:pPr>
    <w:rPr>
      <w:rFonts w:eastAsia="Times New Roman" w:cs="Times New Roman"/>
      <w:sz w:val="50"/>
      <w:szCs w:val="50"/>
    </w:rPr>
  </w:style>
  <w:style w:type="paragraph" w:customStyle="1" w:styleId="sr-current">
    <w:name w:val="sr-current"/>
    <w:basedOn w:val="Normal"/>
    <w:rsid w:val="00C80421"/>
    <w:pPr>
      <w:spacing w:before="100" w:beforeAutospacing="1" w:after="210" w:line="240" w:lineRule="auto"/>
      <w:ind w:right="150"/>
    </w:pPr>
    <w:rPr>
      <w:rFonts w:eastAsia="Times New Roman" w:cs="Times New Roman"/>
      <w:sz w:val="24"/>
      <w:szCs w:val="24"/>
    </w:rPr>
  </w:style>
  <w:style w:type="paragraph" w:customStyle="1" w:styleId="pricing-msdn-benefits">
    <w:name w:val="pricing-msdn-benefits"/>
    <w:basedOn w:val="Normal"/>
    <w:rsid w:val="00C80421"/>
    <w:pPr>
      <w:spacing w:line="240" w:lineRule="auto"/>
    </w:pPr>
    <w:rPr>
      <w:rFonts w:eastAsia="Times New Roman" w:cs="Times New Roman"/>
      <w:sz w:val="24"/>
      <w:szCs w:val="24"/>
    </w:rPr>
  </w:style>
  <w:style w:type="paragraph" w:customStyle="1" w:styleId="feedlist">
    <w:name w:val="feedlist"/>
    <w:basedOn w:val="Normal"/>
    <w:rsid w:val="00C80421"/>
    <w:pPr>
      <w:spacing w:before="100" w:beforeAutospacing="1" w:after="210" w:line="240" w:lineRule="auto"/>
    </w:pPr>
    <w:rPr>
      <w:rFonts w:eastAsia="Times New Roman" w:cs="Times New Roman"/>
      <w:sz w:val="24"/>
      <w:szCs w:val="24"/>
    </w:rPr>
  </w:style>
  <w:style w:type="paragraph" w:customStyle="1" w:styleId="partner-slideshow">
    <w:name w:val="partner-slideshow"/>
    <w:basedOn w:val="Normal"/>
    <w:rsid w:val="00C80421"/>
    <w:pPr>
      <w:spacing w:before="100" w:beforeAutospacing="1" w:after="210" w:line="240" w:lineRule="auto"/>
    </w:pPr>
    <w:rPr>
      <w:rFonts w:eastAsia="Times New Roman" w:cs="Times New Roman"/>
      <w:sz w:val="24"/>
      <w:szCs w:val="24"/>
    </w:rPr>
  </w:style>
  <w:style w:type="paragraph" w:customStyle="1" w:styleId="trustcenter-articles">
    <w:name w:val="trustcenter-articles"/>
    <w:basedOn w:val="Normal"/>
    <w:rsid w:val="00C80421"/>
    <w:pPr>
      <w:pBdr>
        <w:top w:val="single" w:sz="6" w:space="11" w:color="DDDDDD"/>
        <w:bottom w:val="single" w:sz="6" w:space="11" w:color="DDDDDD"/>
      </w:pBdr>
      <w:spacing w:after="210" w:line="240" w:lineRule="auto"/>
    </w:pPr>
    <w:rPr>
      <w:rFonts w:eastAsia="Times New Roman" w:cs="Times New Roman"/>
      <w:sz w:val="24"/>
      <w:szCs w:val="24"/>
    </w:rPr>
  </w:style>
  <w:style w:type="paragraph" w:customStyle="1" w:styleId="trustcenter-articlesdiv">
    <w:name w:val="trustcenter-articles&gt;div"/>
    <w:basedOn w:val="Normal"/>
    <w:rsid w:val="00C80421"/>
    <w:pPr>
      <w:spacing w:before="100" w:beforeAutospacing="1" w:after="225" w:line="240" w:lineRule="auto"/>
    </w:pPr>
    <w:rPr>
      <w:rFonts w:eastAsia="Times New Roman" w:cs="Times New Roman"/>
      <w:sz w:val="24"/>
      <w:szCs w:val="24"/>
    </w:rPr>
  </w:style>
  <w:style w:type="paragraph" w:customStyle="1" w:styleId="trustcenter-orange">
    <w:name w:val="trustcenter-orange"/>
    <w:basedOn w:val="Normal"/>
    <w:rsid w:val="00C80421"/>
    <w:pPr>
      <w:pBdr>
        <w:left w:val="single" w:sz="12" w:space="0" w:color="F49A84"/>
      </w:pBdr>
      <w:spacing w:before="100" w:beforeAutospacing="1" w:after="210" w:line="240" w:lineRule="auto"/>
    </w:pPr>
    <w:rPr>
      <w:rFonts w:eastAsia="Times New Roman" w:cs="Times New Roman"/>
      <w:sz w:val="24"/>
      <w:szCs w:val="24"/>
    </w:rPr>
  </w:style>
  <w:style w:type="paragraph" w:customStyle="1" w:styleId="trustcenter-blue">
    <w:name w:val="trustcenter-blue"/>
    <w:basedOn w:val="Normal"/>
    <w:rsid w:val="00C80421"/>
    <w:pPr>
      <w:pBdr>
        <w:left w:val="single" w:sz="12" w:space="0" w:color="8ABAE4"/>
      </w:pBdr>
      <w:spacing w:before="100" w:beforeAutospacing="1" w:after="210" w:line="240" w:lineRule="auto"/>
    </w:pPr>
    <w:rPr>
      <w:rFonts w:eastAsia="Times New Roman" w:cs="Times New Roman"/>
      <w:sz w:val="24"/>
      <w:szCs w:val="24"/>
    </w:rPr>
  </w:style>
  <w:style w:type="paragraph" w:customStyle="1" w:styleId="trustcenter-green">
    <w:name w:val="trustcenter-green"/>
    <w:basedOn w:val="Normal"/>
    <w:rsid w:val="00C80421"/>
    <w:pPr>
      <w:pBdr>
        <w:left w:val="single" w:sz="12" w:space="0" w:color="99C941"/>
      </w:pBdr>
      <w:spacing w:before="100" w:beforeAutospacing="1" w:after="210" w:line="240" w:lineRule="auto"/>
    </w:pPr>
    <w:rPr>
      <w:rFonts w:eastAsia="Times New Roman" w:cs="Times New Roman"/>
      <w:sz w:val="24"/>
      <w:szCs w:val="24"/>
    </w:rPr>
  </w:style>
  <w:style w:type="paragraph" w:customStyle="1" w:styleId="trustcenter-red">
    <w:name w:val="trustcenter-red"/>
    <w:basedOn w:val="Normal"/>
    <w:rsid w:val="00C80421"/>
    <w:pPr>
      <w:pBdr>
        <w:left w:val="single" w:sz="12" w:space="0" w:color="988CC3"/>
      </w:pBdr>
      <w:spacing w:before="100" w:beforeAutospacing="1" w:after="210" w:line="240" w:lineRule="auto"/>
    </w:pPr>
    <w:rPr>
      <w:rFonts w:eastAsia="Times New Roman" w:cs="Times New Roman"/>
      <w:sz w:val="24"/>
      <w:szCs w:val="24"/>
    </w:rPr>
  </w:style>
  <w:style w:type="paragraph" w:customStyle="1" w:styleId="small-text">
    <w:name w:val="small-text"/>
    <w:basedOn w:val="Normal"/>
    <w:rsid w:val="00C80421"/>
    <w:pPr>
      <w:spacing w:before="100" w:beforeAutospacing="1" w:after="210" w:line="240" w:lineRule="auto"/>
    </w:pPr>
    <w:rPr>
      <w:rFonts w:eastAsia="Times New Roman" w:cs="Times New Roman"/>
      <w:color w:val="9A9A9A"/>
      <w:sz w:val="19"/>
      <w:szCs w:val="19"/>
    </w:rPr>
  </w:style>
  <w:style w:type="paragraph" w:customStyle="1" w:styleId="dev-center-os-selector">
    <w:name w:val="dev-center-os-selector"/>
    <w:basedOn w:val="Normal"/>
    <w:rsid w:val="00C80421"/>
    <w:pPr>
      <w:spacing w:before="100" w:beforeAutospacing="1" w:after="210" w:line="240" w:lineRule="auto"/>
    </w:pPr>
    <w:rPr>
      <w:rFonts w:eastAsia="Times New Roman" w:cs="Times New Roman"/>
      <w:sz w:val="24"/>
      <w:szCs w:val="24"/>
    </w:rPr>
  </w:style>
  <w:style w:type="paragraph" w:customStyle="1" w:styleId="dev-center-img-border">
    <w:name w:val="dev-center-img-border"/>
    <w:basedOn w:val="Normal"/>
    <w:rsid w:val="00C80421"/>
    <w:pPr>
      <w:pBdr>
        <w:top w:val="single" w:sz="6" w:space="0" w:color="BBBDBF"/>
        <w:left w:val="single" w:sz="6" w:space="0" w:color="BBBDBF"/>
        <w:bottom w:val="single" w:sz="6" w:space="0" w:color="BBBDBF"/>
        <w:right w:val="single" w:sz="6" w:space="0" w:color="BBBDBF"/>
      </w:pBdr>
      <w:spacing w:before="100" w:beforeAutospacing="1" w:after="210" w:line="240" w:lineRule="auto"/>
    </w:pPr>
    <w:rPr>
      <w:rFonts w:eastAsia="Times New Roman" w:cs="Times New Roman"/>
      <w:sz w:val="24"/>
      <w:szCs w:val="24"/>
    </w:rPr>
  </w:style>
  <w:style w:type="paragraph" w:customStyle="1" w:styleId="dev-overview-install-btns">
    <w:name w:val="dev-overview-install-btns"/>
    <w:basedOn w:val="Normal"/>
    <w:rsid w:val="00C80421"/>
    <w:pPr>
      <w:spacing w:before="100" w:beforeAutospacing="1" w:after="210" w:line="240" w:lineRule="auto"/>
    </w:pPr>
    <w:rPr>
      <w:rFonts w:eastAsia="Times New Roman" w:cs="Times New Roman"/>
      <w:sz w:val="24"/>
      <w:szCs w:val="24"/>
    </w:rPr>
  </w:style>
  <w:style w:type="paragraph" w:customStyle="1" w:styleId="dev-video-thumb">
    <w:name w:val="dev-video-thumb"/>
    <w:basedOn w:val="Normal"/>
    <w:rsid w:val="00C80421"/>
    <w:pPr>
      <w:pBdr>
        <w:left w:val="single" w:sz="24" w:space="0" w:color="96C940"/>
      </w:pBdr>
      <w:shd w:val="clear" w:color="auto" w:fill="E6E7E9"/>
      <w:spacing w:before="100" w:beforeAutospacing="1" w:after="210" w:line="240" w:lineRule="auto"/>
      <w:ind w:left="150"/>
    </w:pPr>
    <w:rPr>
      <w:rFonts w:eastAsia="Times New Roman" w:cs="Times New Roman"/>
      <w:sz w:val="24"/>
      <w:szCs w:val="24"/>
    </w:rPr>
  </w:style>
  <w:style w:type="paragraph" w:customStyle="1" w:styleId="bas-image-column">
    <w:name w:val="bas-image-column"/>
    <w:basedOn w:val="Normal"/>
    <w:rsid w:val="00C80421"/>
    <w:pPr>
      <w:spacing w:before="100" w:beforeAutospacing="1" w:after="210" w:line="240" w:lineRule="auto"/>
    </w:pPr>
    <w:rPr>
      <w:rFonts w:eastAsia="Times New Roman" w:cs="Times New Roman"/>
      <w:sz w:val="24"/>
      <w:szCs w:val="24"/>
    </w:rPr>
  </w:style>
  <w:style w:type="paragraph" w:customStyle="1" w:styleId="bas-beta-feature-row">
    <w:name w:val="bas-beta-feature-row"/>
    <w:basedOn w:val="Normal"/>
    <w:rsid w:val="00C80421"/>
    <w:pPr>
      <w:pBdr>
        <w:top w:val="single" w:sz="6" w:space="19" w:color="CCCCCC"/>
      </w:pBdr>
      <w:spacing w:before="375" w:after="225" w:line="240" w:lineRule="auto"/>
    </w:pPr>
    <w:rPr>
      <w:rFonts w:eastAsia="Times New Roman" w:cs="Times New Roman"/>
      <w:sz w:val="24"/>
      <w:szCs w:val="24"/>
    </w:rPr>
  </w:style>
  <w:style w:type="paragraph" w:customStyle="1" w:styleId="bas-description-column">
    <w:name w:val="bas-description-column"/>
    <w:basedOn w:val="Normal"/>
    <w:rsid w:val="00C80421"/>
    <w:pPr>
      <w:spacing w:line="240" w:lineRule="auto"/>
      <w:ind w:left="300" w:right="300"/>
    </w:pPr>
    <w:rPr>
      <w:rFonts w:eastAsia="Times New Roman" w:cs="Times New Roman"/>
      <w:sz w:val="24"/>
      <w:szCs w:val="24"/>
    </w:rPr>
  </w:style>
  <w:style w:type="paragraph" w:customStyle="1" w:styleId="bas-feature-title">
    <w:name w:val="bas-feature-title"/>
    <w:basedOn w:val="Normal"/>
    <w:rsid w:val="00C80421"/>
    <w:pPr>
      <w:spacing w:before="100" w:beforeAutospacing="1" w:after="120" w:line="375" w:lineRule="atLeast"/>
    </w:pPr>
    <w:rPr>
      <w:rFonts w:eastAsia="Times New Roman" w:cs="Times New Roman"/>
      <w:color w:val="747474"/>
      <w:sz w:val="42"/>
      <w:szCs w:val="42"/>
    </w:rPr>
  </w:style>
  <w:style w:type="paragraph" w:customStyle="1" w:styleId="bas-feature-description">
    <w:name w:val="bas-feature-description"/>
    <w:basedOn w:val="Normal"/>
    <w:rsid w:val="00C80421"/>
    <w:pPr>
      <w:spacing w:before="100" w:beforeAutospacing="1" w:after="225" w:line="240" w:lineRule="auto"/>
    </w:pPr>
    <w:rPr>
      <w:rFonts w:eastAsia="Times New Roman" w:cs="Times New Roman"/>
      <w:color w:val="7F7F7F"/>
      <w:sz w:val="24"/>
      <w:szCs w:val="24"/>
    </w:rPr>
  </w:style>
  <w:style w:type="paragraph" w:customStyle="1" w:styleId="bas-signup-column">
    <w:name w:val="bas-signup-column"/>
    <w:basedOn w:val="Normal"/>
    <w:rsid w:val="00C80421"/>
    <w:pPr>
      <w:spacing w:before="100" w:beforeAutospacing="1" w:after="210" w:line="240" w:lineRule="auto"/>
      <w:ind w:left="300"/>
      <w:jc w:val="center"/>
    </w:pPr>
    <w:rPr>
      <w:rFonts w:eastAsia="Times New Roman" w:cs="Times New Roman"/>
      <w:sz w:val="24"/>
      <w:szCs w:val="24"/>
    </w:rPr>
  </w:style>
  <w:style w:type="paragraph" w:customStyle="1" w:styleId="bas-feature-status">
    <w:name w:val="bas-feature-status"/>
    <w:basedOn w:val="Normal"/>
    <w:rsid w:val="00C80421"/>
    <w:pPr>
      <w:spacing w:before="150" w:after="210" w:line="240" w:lineRule="auto"/>
      <w:jc w:val="center"/>
    </w:pPr>
    <w:rPr>
      <w:rFonts w:eastAsia="Times New Roman" w:cs="Times New Roman"/>
      <w:b/>
      <w:bCs/>
      <w:caps/>
      <w:sz w:val="20"/>
      <w:szCs w:val="20"/>
    </w:rPr>
  </w:style>
  <w:style w:type="paragraph" w:customStyle="1" w:styleId="bas-feature-status-comingsoon">
    <w:name w:val="bas-feature-status-comingsoon"/>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active">
    <w:name w:val="bas-feature-status-active"/>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pending">
    <w:name w:val="bas-feature-status-pending"/>
    <w:basedOn w:val="Normal"/>
    <w:rsid w:val="00C80421"/>
    <w:pPr>
      <w:spacing w:before="100" w:beforeAutospacing="1" w:after="210" w:line="240" w:lineRule="auto"/>
    </w:pPr>
    <w:rPr>
      <w:rFonts w:eastAsia="Times New Roman" w:cs="Times New Roman"/>
      <w:vanish/>
      <w:sz w:val="24"/>
      <w:szCs w:val="24"/>
    </w:rPr>
  </w:style>
  <w:style w:type="paragraph" w:customStyle="1" w:styleId="bas-feature-display-none">
    <w:name w:val="bas-feature-display-none"/>
    <w:basedOn w:val="Normal"/>
    <w:rsid w:val="00C80421"/>
    <w:pPr>
      <w:spacing w:before="100" w:beforeAutospacing="1" w:after="210" w:line="240" w:lineRule="auto"/>
    </w:pPr>
    <w:rPr>
      <w:rFonts w:eastAsia="Times New Roman" w:cs="Times New Roman"/>
      <w:vanish/>
      <w:sz w:val="24"/>
      <w:szCs w:val="24"/>
    </w:rPr>
  </w:style>
  <w:style w:type="paragraph" w:customStyle="1" w:styleId="bas-h3">
    <w:name w:val="bas-h3"/>
    <w:basedOn w:val="Normal"/>
    <w:rsid w:val="00C80421"/>
    <w:pPr>
      <w:spacing w:before="100" w:beforeAutospacing="1" w:after="150" w:line="240" w:lineRule="auto"/>
    </w:pPr>
    <w:rPr>
      <w:rFonts w:eastAsia="Times New Roman" w:cs="Times New Roman"/>
      <w:sz w:val="24"/>
      <w:szCs w:val="24"/>
    </w:rPr>
  </w:style>
  <w:style w:type="paragraph" w:customStyle="1" w:styleId="english-only-note">
    <w:name w:val="english-only-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old-browser-note">
    <w:name w:val="old-browser-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dev-onpage-video">
    <w:name w:val="dev-onpage-video"/>
    <w:basedOn w:val="Normal"/>
    <w:rsid w:val="00C80421"/>
    <w:pPr>
      <w:spacing w:before="100" w:beforeAutospacing="1" w:after="210" w:line="240" w:lineRule="auto"/>
      <w:jc w:val="center"/>
    </w:pPr>
    <w:rPr>
      <w:rFonts w:eastAsia="Times New Roman" w:cs="Times New Roman"/>
      <w:sz w:val="24"/>
      <w:szCs w:val="24"/>
    </w:rPr>
  </w:style>
  <w:style w:type="paragraph" w:customStyle="1" w:styleId="dev-callout-new">
    <w:name w:val="dev-callout-new"/>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b/>
      <w:bCs/>
      <w:color w:val="8A8A8A"/>
      <w:sz w:val="15"/>
      <w:szCs w:val="15"/>
    </w:rPr>
  </w:style>
  <w:style w:type="paragraph" w:customStyle="1" w:styleId="dev-center-downloads-webmatrix-top">
    <w:name w:val="dev-center-downloads-webmatrix-top"/>
    <w:basedOn w:val="Normal"/>
    <w:rsid w:val="00C80421"/>
    <w:pPr>
      <w:pBdr>
        <w:bottom w:val="single" w:sz="6" w:space="0" w:color="DDDDDD"/>
      </w:pBdr>
      <w:spacing w:before="100" w:beforeAutospacing="1" w:after="525" w:line="240" w:lineRule="auto"/>
    </w:pPr>
    <w:rPr>
      <w:rFonts w:eastAsia="Times New Roman" w:cs="Times New Roman"/>
      <w:sz w:val="24"/>
      <w:szCs w:val="24"/>
    </w:rPr>
  </w:style>
  <w:style w:type="paragraph" w:customStyle="1" w:styleId="slideshow-controldiv">
    <w:name w:val="slideshow-control&gt;div"/>
    <w:basedOn w:val="Normal"/>
    <w:rsid w:val="00C80421"/>
    <w:pPr>
      <w:spacing w:before="100" w:beforeAutospacing="1" w:after="210" w:line="240" w:lineRule="auto"/>
    </w:pPr>
    <w:rPr>
      <w:rFonts w:eastAsia="Times New Roman" w:cs="Times New Roman"/>
      <w:vanish/>
      <w:sz w:val="24"/>
      <w:szCs w:val="24"/>
    </w:rPr>
  </w:style>
  <w:style w:type="paragraph" w:customStyle="1" w:styleId="s-ctrl">
    <w:name w:val="s-ctrl"/>
    <w:basedOn w:val="Normal"/>
    <w:rsid w:val="00C80421"/>
    <w:pPr>
      <w:spacing w:line="240" w:lineRule="auto"/>
    </w:pPr>
    <w:rPr>
      <w:rFonts w:eastAsia="Times New Roman" w:cs="Times New Roman"/>
      <w:sz w:val="24"/>
      <w:szCs w:val="24"/>
    </w:rPr>
  </w:style>
  <w:style w:type="paragraph" w:customStyle="1" w:styleId="dev-center-hero-wrapper">
    <w:name w:val="dev-center-hero-wrapper"/>
    <w:basedOn w:val="Normal"/>
    <w:rsid w:val="00C80421"/>
    <w:pPr>
      <w:shd w:val="clear" w:color="auto" w:fill="E7E5DE"/>
      <w:spacing w:after="990" w:line="240" w:lineRule="auto"/>
      <w:ind w:left="-600"/>
    </w:pPr>
    <w:rPr>
      <w:rFonts w:eastAsia="Times New Roman" w:cs="Times New Roman"/>
      <w:sz w:val="24"/>
      <w:szCs w:val="24"/>
    </w:rPr>
  </w:style>
  <w:style w:type="paragraph" w:customStyle="1" w:styleId="mobile-short">
    <w:name w:val="mobile-short"/>
    <w:basedOn w:val="Normal"/>
    <w:rsid w:val="00C80421"/>
    <w:pPr>
      <w:spacing w:before="100" w:beforeAutospacing="1" w:after="210" w:line="240" w:lineRule="auto"/>
    </w:pPr>
    <w:rPr>
      <w:rFonts w:eastAsia="Times New Roman" w:cs="Times New Roman"/>
      <w:sz w:val="24"/>
      <w:szCs w:val="24"/>
    </w:rPr>
  </w:style>
  <w:style w:type="paragraph" w:customStyle="1" w:styleId="node1slide">
    <w:name w:val="node1slide"/>
    <w:basedOn w:val="Normal"/>
    <w:rsid w:val="00C80421"/>
    <w:pPr>
      <w:spacing w:before="100" w:beforeAutospacing="1" w:after="210" w:line="240" w:lineRule="auto"/>
    </w:pPr>
    <w:rPr>
      <w:rFonts w:eastAsia="Times New Roman" w:cs="Times New Roman"/>
      <w:sz w:val="24"/>
      <w:szCs w:val="24"/>
    </w:rPr>
  </w:style>
  <w:style w:type="paragraph" w:customStyle="1" w:styleId="node2slide">
    <w:name w:val="node2slide"/>
    <w:basedOn w:val="Normal"/>
    <w:rsid w:val="00C80421"/>
    <w:pPr>
      <w:spacing w:before="100" w:beforeAutospacing="1" w:after="210" w:line="240" w:lineRule="auto"/>
    </w:pPr>
    <w:rPr>
      <w:rFonts w:eastAsia="Times New Roman" w:cs="Times New Roman"/>
      <w:sz w:val="24"/>
      <w:szCs w:val="24"/>
    </w:rPr>
  </w:style>
  <w:style w:type="paragraph" w:customStyle="1" w:styleId="node3slide">
    <w:name w:val="node3slide"/>
    <w:basedOn w:val="Normal"/>
    <w:rsid w:val="00C80421"/>
    <w:pPr>
      <w:spacing w:before="100" w:beforeAutospacing="1" w:after="210" w:line="240" w:lineRule="auto"/>
    </w:pPr>
    <w:rPr>
      <w:rFonts w:eastAsia="Times New Roman" w:cs="Times New Roman"/>
      <w:sz w:val="24"/>
      <w:szCs w:val="24"/>
    </w:rPr>
  </w:style>
  <w:style w:type="paragraph" w:customStyle="1" w:styleId="node4slide">
    <w:name w:val="node4slide"/>
    <w:basedOn w:val="Normal"/>
    <w:rsid w:val="00C80421"/>
    <w:pPr>
      <w:spacing w:before="100" w:beforeAutospacing="1" w:after="210" w:line="240" w:lineRule="auto"/>
    </w:pPr>
    <w:rPr>
      <w:rFonts w:eastAsia="Times New Roman" w:cs="Times New Roman"/>
      <w:sz w:val="24"/>
      <w:szCs w:val="24"/>
    </w:rPr>
  </w:style>
  <w:style w:type="paragraph" w:customStyle="1" w:styleId="question">
    <w:name w:val="question"/>
    <w:basedOn w:val="Normal"/>
    <w:rsid w:val="00C80421"/>
    <w:pPr>
      <w:spacing w:before="100" w:beforeAutospacing="1" w:line="240" w:lineRule="auto"/>
      <w:ind w:left="900" w:right="900"/>
    </w:pPr>
    <w:rPr>
      <w:rFonts w:eastAsia="Times New Roman" w:cs="Times New Roman"/>
      <w:b/>
      <w:bCs/>
      <w:color w:val="323232"/>
      <w:szCs w:val="21"/>
    </w:rPr>
  </w:style>
  <w:style w:type="paragraph" w:customStyle="1" w:styleId="answer">
    <w:name w:val="answer"/>
    <w:basedOn w:val="Normal"/>
    <w:rsid w:val="00C80421"/>
    <w:pPr>
      <w:spacing w:after="210" w:line="240" w:lineRule="auto"/>
      <w:ind w:left="900" w:right="900"/>
    </w:pPr>
    <w:rPr>
      <w:rFonts w:eastAsia="Times New Roman" w:cs="Times New Roman"/>
      <w:szCs w:val="21"/>
    </w:rPr>
  </w:style>
  <w:style w:type="paragraph" w:customStyle="1" w:styleId="questionspan">
    <w:name w:val="question&gt;span"/>
    <w:basedOn w:val="Normal"/>
    <w:rsid w:val="00C80421"/>
    <w:pPr>
      <w:spacing w:before="100" w:beforeAutospacing="1" w:after="210" w:line="240" w:lineRule="auto"/>
      <w:ind w:left="-300"/>
    </w:pPr>
    <w:rPr>
      <w:rFonts w:eastAsia="Times New Roman" w:cs="Times New Roman"/>
      <w:b/>
      <w:bCs/>
      <w:color w:val="0CA2DA"/>
      <w:sz w:val="24"/>
      <w:szCs w:val="24"/>
    </w:rPr>
  </w:style>
  <w:style w:type="paragraph" w:customStyle="1" w:styleId="answerspan">
    <w:name w:val="answer&gt;span"/>
    <w:basedOn w:val="Normal"/>
    <w:rsid w:val="00C80421"/>
    <w:pPr>
      <w:spacing w:before="100" w:beforeAutospacing="1" w:after="210" w:line="240" w:lineRule="auto"/>
      <w:ind w:left="-285"/>
    </w:pPr>
    <w:rPr>
      <w:rFonts w:eastAsia="Times New Roman" w:cs="Times New Roman"/>
      <w:b/>
      <w:bCs/>
      <w:color w:val="99C941"/>
      <w:sz w:val="24"/>
      <w:szCs w:val="24"/>
    </w:rPr>
  </w:style>
  <w:style w:type="paragraph" w:customStyle="1" w:styleId="popup-video-frame">
    <w:name w:val="popup-video-frame"/>
    <w:basedOn w:val="Normal"/>
    <w:rsid w:val="00C80421"/>
    <w:pPr>
      <w:shd w:val="clear" w:color="auto" w:fill="000000"/>
      <w:spacing w:before="100" w:beforeAutospacing="1" w:after="210" w:line="240" w:lineRule="auto"/>
    </w:pPr>
    <w:rPr>
      <w:rFonts w:eastAsia="Times New Roman" w:cs="Times New Roman"/>
      <w:sz w:val="24"/>
      <w:szCs w:val="24"/>
    </w:rPr>
  </w:style>
  <w:style w:type="paragraph" w:customStyle="1" w:styleId="popup-video-close">
    <w:name w:val="popup-video-close"/>
    <w:basedOn w:val="Normal"/>
    <w:rsid w:val="00C80421"/>
    <w:pPr>
      <w:spacing w:before="100" w:beforeAutospacing="1" w:after="210" w:line="240" w:lineRule="auto"/>
    </w:pPr>
    <w:rPr>
      <w:rFonts w:eastAsia="Times New Roman" w:cs="Times New Roman"/>
      <w:sz w:val="24"/>
      <w:szCs w:val="24"/>
    </w:rPr>
  </w:style>
  <w:style w:type="paragraph" w:customStyle="1" w:styleId="archive-jumplink-selector">
    <w:name w:val="archive-jumplink-selector"/>
    <w:basedOn w:val="Normal"/>
    <w:rsid w:val="00C80421"/>
    <w:pPr>
      <w:pBdr>
        <w:top w:val="single" w:sz="6" w:space="8" w:color="CCCCCC"/>
        <w:bottom w:val="single" w:sz="6" w:space="8" w:color="CCCCCC"/>
      </w:pBdr>
      <w:spacing w:before="100" w:beforeAutospacing="1" w:after="210" w:line="240" w:lineRule="auto"/>
    </w:pPr>
    <w:rPr>
      <w:rFonts w:eastAsia="Times New Roman" w:cs="Times New Roman"/>
      <w:sz w:val="24"/>
      <w:szCs w:val="24"/>
    </w:rPr>
  </w:style>
  <w:style w:type="paragraph" w:customStyle="1" w:styleId="free-trial-ribbon">
    <w:name w:val="free-trial-ribbon"/>
    <w:basedOn w:val="Normal"/>
    <w:rsid w:val="00C80421"/>
    <w:pPr>
      <w:shd w:val="clear" w:color="auto" w:fill="00ABEC"/>
      <w:spacing w:before="750" w:line="240" w:lineRule="auto"/>
      <w:ind w:left="-1350" w:right="-1350"/>
    </w:pPr>
    <w:rPr>
      <w:rFonts w:eastAsia="Times New Roman" w:cs="Times New Roman"/>
      <w:color w:val="FFFFFF"/>
      <w:sz w:val="24"/>
      <w:szCs w:val="24"/>
    </w:rPr>
  </w:style>
  <w:style w:type="paragraph" w:customStyle="1" w:styleId="free-trial-art">
    <w:name w:val="free-trial-art"/>
    <w:basedOn w:val="Normal"/>
    <w:rsid w:val="00C80421"/>
    <w:pPr>
      <w:spacing w:before="100" w:beforeAutospacing="1" w:after="210" w:line="240" w:lineRule="auto"/>
    </w:pPr>
    <w:rPr>
      <w:rFonts w:eastAsia="Times New Roman" w:cs="Times New Roman"/>
      <w:sz w:val="24"/>
      <w:szCs w:val="24"/>
    </w:rPr>
  </w:style>
  <w:style w:type="paragraph" w:customStyle="1" w:styleId="free-trial-cont">
    <w:name w:val="free-trial-cont"/>
    <w:basedOn w:val="Normal"/>
    <w:rsid w:val="00C80421"/>
    <w:pPr>
      <w:spacing w:before="100" w:beforeAutospacing="1" w:after="210" w:line="240" w:lineRule="auto"/>
    </w:pPr>
    <w:rPr>
      <w:rFonts w:eastAsia="Times New Roman" w:cs="Times New Roman"/>
      <w:sz w:val="24"/>
      <w:szCs w:val="24"/>
    </w:rPr>
  </w:style>
  <w:style w:type="paragraph" w:customStyle="1" w:styleId="trianglelink">
    <w:name w:val="trianglelink"/>
    <w:basedOn w:val="Normal"/>
    <w:rsid w:val="00C80421"/>
    <w:pPr>
      <w:spacing w:before="100" w:beforeAutospacing="1" w:after="210" w:line="240" w:lineRule="atLeast"/>
    </w:pPr>
    <w:rPr>
      <w:rFonts w:eastAsia="Times New Roman" w:cs="Times New Roman"/>
      <w:sz w:val="24"/>
      <w:szCs w:val="24"/>
    </w:rPr>
  </w:style>
  <w:style w:type="paragraph" w:customStyle="1" w:styleId="arrowlink">
    <w:name w:val="arrowlink"/>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arrowbtn">
    <w:name w:val="arrowbtn"/>
    <w:basedOn w:val="Normal"/>
    <w:rsid w:val="00C80421"/>
    <w:pPr>
      <w:spacing w:before="100" w:beforeAutospacing="1" w:after="210" w:line="240" w:lineRule="auto"/>
    </w:pPr>
    <w:rPr>
      <w:rFonts w:eastAsia="Times New Roman" w:cs="Times New Roman"/>
      <w:color w:val="FFFFFF"/>
      <w:sz w:val="45"/>
      <w:szCs w:val="45"/>
    </w:rPr>
  </w:style>
  <w:style w:type="paragraph" w:customStyle="1" w:styleId="collapsible-content-container">
    <w:name w:val="collapsible-content-container"/>
    <w:basedOn w:val="Normal"/>
    <w:rsid w:val="00C80421"/>
    <w:pPr>
      <w:spacing w:before="360" w:after="360" w:line="240" w:lineRule="auto"/>
    </w:pPr>
    <w:rPr>
      <w:rFonts w:eastAsia="Times New Roman" w:cs="Times New Roman"/>
      <w:sz w:val="24"/>
      <w:szCs w:val="24"/>
    </w:rPr>
  </w:style>
  <w:style w:type="paragraph" w:customStyle="1" w:styleId="collapsible-content">
    <w:name w:val="collapsible-content"/>
    <w:basedOn w:val="Normal"/>
    <w:rsid w:val="00C80421"/>
    <w:pPr>
      <w:spacing w:before="100" w:beforeAutospacing="1" w:after="210" w:line="240" w:lineRule="auto"/>
    </w:pPr>
    <w:rPr>
      <w:rFonts w:eastAsia="Times New Roman" w:cs="Times New Roman"/>
      <w:vanish/>
      <w:sz w:val="24"/>
      <w:szCs w:val="24"/>
    </w:rPr>
  </w:style>
  <w:style w:type="paragraph" w:customStyle="1" w:styleId="horizontal-option-selector">
    <w:name w:val="horizontal-option-selector"/>
    <w:basedOn w:val="Normal"/>
    <w:rsid w:val="00C80421"/>
    <w:pPr>
      <w:pBdr>
        <w:top w:val="single" w:sz="6" w:space="9" w:color="CCCCCC"/>
        <w:bottom w:val="single" w:sz="6" w:space="9" w:color="CCCCCC"/>
      </w:pBdr>
      <w:spacing w:before="360" w:after="360" w:line="240" w:lineRule="auto"/>
    </w:pPr>
    <w:rPr>
      <w:rFonts w:eastAsia="Times New Roman" w:cs="Times New Roman"/>
      <w:sz w:val="24"/>
      <w:szCs w:val="24"/>
    </w:rPr>
  </w:style>
  <w:style w:type="paragraph" w:customStyle="1" w:styleId="rub-only">
    <w:name w:val="rub-only"/>
    <w:basedOn w:val="Normal"/>
    <w:rsid w:val="00C80421"/>
    <w:pPr>
      <w:spacing w:before="100" w:beforeAutospacing="1" w:after="210" w:line="240" w:lineRule="auto"/>
    </w:pPr>
    <w:rPr>
      <w:rFonts w:eastAsia="Times New Roman" w:cs="Times New Roman"/>
      <w:vanish/>
      <w:sz w:val="24"/>
      <w:szCs w:val="24"/>
    </w:rPr>
  </w:style>
  <w:style w:type="paragraph" w:customStyle="1" w:styleId="dev-center-tutorial-selector">
    <w:name w:val="dev-center-tutorial-selector"/>
    <w:basedOn w:val="Normal"/>
    <w:rsid w:val="00C80421"/>
    <w:pPr>
      <w:spacing w:before="100" w:beforeAutospacing="1" w:after="210" w:line="240" w:lineRule="auto"/>
    </w:pPr>
    <w:rPr>
      <w:rFonts w:eastAsia="Times New Roman" w:cs="Times New Roman"/>
      <w:sz w:val="24"/>
      <w:szCs w:val="24"/>
    </w:rPr>
  </w:style>
  <w:style w:type="paragraph" w:customStyle="1" w:styleId="dev-center-tutorial-subselector">
    <w:name w:val="dev-center-tutorial-subselector"/>
    <w:basedOn w:val="Normal"/>
    <w:rsid w:val="00C80421"/>
    <w:pPr>
      <w:spacing w:before="525" w:after="450" w:line="240" w:lineRule="auto"/>
    </w:pPr>
    <w:rPr>
      <w:rFonts w:eastAsia="Times New Roman" w:cs="Times New Roman"/>
      <w:color w:val="666666"/>
      <w:sz w:val="36"/>
      <w:szCs w:val="36"/>
    </w:rPr>
  </w:style>
  <w:style w:type="paragraph" w:customStyle="1" w:styleId="dev-callout-new-collapsed">
    <w:name w:val="dev-callout-new-collapsed"/>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color w:val="8A8A8A"/>
      <w:sz w:val="24"/>
      <w:szCs w:val="24"/>
    </w:rPr>
  </w:style>
  <w:style w:type="paragraph" w:customStyle="1" w:styleId="dev-callout-newstrong">
    <w:name w:val="dev-callout-new&gt;strong"/>
    <w:basedOn w:val="Normal"/>
    <w:rsid w:val="00C80421"/>
    <w:pPr>
      <w:spacing w:before="100" w:beforeAutospacing="1" w:after="210" w:line="240" w:lineRule="auto"/>
    </w:pPr>
    <w:rPr>
      <w:rFonts w:eastAsia="Times New Roman" w:cs="Times New Roman"/>
      <w:color w:val="00BCF2"/>
      <w:szCs w:val="21"/>
    </w:rPr>
  </w:style>
  <w:style w:type="paragraph" w:customStyle="1" w:styleId="dev-callout-new-collapsedstrong">
    <w:name w:val="dev-callout-new-collapsed&gt;strong"/>
    <w:basedOn w:val="Normal"/>
    <w:rsid w:val="00C80421"/>
    <w:pPr>
      <w:spacing w:before="100" w:beforeAutospacing="1" w:after="210" w:line="240" w:lineRule="auto"/>
    </w:pPr>
    <w:rPr>
      <w:rFonts w:eastAsia="Times New Roman" w:cs="Times New Roman"/>
      <w:color w:val="00BCF2"/>
      <w:szCs w:val="21"/>
    </w:rPr>
  </w:style>
  <w:style w:type="paragraph" w:customStyle="1" w:styleId="dev-callout-newstrongspan">
    <w:name w:val="dev-callout-new&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dev-callout-new-collapsedstrongspan">
    <w:name w:val="dev-callout-new-collapsed&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console-style">
    <w:name w:val="console-style"/>
    <w:basedOn w:val="Normal"/>
    <w:rsid w:val="00C80421"/>
    <w:pPr>
      <w:shd w:val="clear" w:color="auto" w:fill="000000"/>
      <w:spacing w:before="100" w:beforeAutospacing="1" w:after="210" w:line="240" w:lineRule="auto"/>
    </w:pPr>
    <w:rPr>
      <w:rFonts w:eastAsia="Times New Roman" w:cs="Times New Roman"/>
      <w:color w:val="C0C0C0"/>
      <w:sz w:val="24"/>
      <w:szCs w:val="24"/>
    </w:rPr>
  </w:style>
  <w:style w:type="paragraph" w:customStyle="1" w:styleId="article-meta">
    <w:name w:val="article-meta"/>
    <w:basedOn w:val="Normal"/>
    <w:rsid w:val="00C80421"/>
    <w:pPr>
      <w:spacing w:before="600" w:after="210" w:line="240" w:lineRule="auto"/>
    </w:pPr>
    <w:rPr>
      <w:rFonts w:eastAsia="Times New Roman" w:cs="Times New Roman"/>
      <w:sz w:val="24"/>
      <w:szCs w:val="24"/>
    </w:rPr>
  </w:style>
  <w:style w:type="paragraph" w:customStyle="1" w:styleId="view-script">
    <w:name w:val="view-script"/>
    <w:basedOn w:val="Normal"/>
    <w:rsid w:val="00C80421"/>
    <w:pPr>
      <w:pBdr>
        <w:left w:val="single" w:sz="6" w:space="15" w:color="666666"/>
      </w:pBdr>
      <w:spacing w:before="225" w:after="375" w:line="240" w:lineRule="auto"/>
      <w:ind w:left="300"/>
    </w:pPr>
    <w:rPr>
      <w:rFonts w:eastAsia="Times New Roman" w:cs="Times New Roman"/>
      <w:sz w:val="24"/>
      <w:szCs w:val="24"/>
    </w:rPr>
  </w:style>
  <w:style w:type="paragraph" w:customStyle="1" w:styleId="infographic-zoom">
    <w:name w:val="infographic-zoom"/>
    <w:basedOn w:val="Normal"/>
    <w:rsid w:val="00C80421"/>
    <w:pPr>
      <w:shd w:val="clear" w:color="auto" w:fill="F0F0F0"/>
      <w:spacing w:before="100" w:beforeAutospacing="1" w:after="450" w:line="240" w:lineRule="auto"/>
    </w:pPr>
    <w:rPr>
      <w:rFonts w:eastAsia="Times New Roman" w:cs="Times New Roman"/>
      <w:sz w:val="24"/>
      <w:szCs w:val="24"/>
    </w:rPr>
  </w:style>
  <w:style w:type="paragraph" w:customStyle="1" w:styleId="poster-carousel">
    <w:name w:val="poster-carousel"/>
    <w:basedOn w:val="Normal"/>
    <w:rsid w:val="00C80421"/>
    <w:pPr>
      <w:shd w:val="clear" w:color="auto" w:fill="FFFFFF"/>
      <w:spacing w:before="100" w:beforeAutospacing="1" w:after="210" w:line="240" w:lineRule="auto"/>
      <w:ind w:left="-1350"/>
    </w:pPr>
    <w:rPr>
      <w:rFonts w:eastAsia="Times New Roman" w:cs="Times New Roman"/>
      <w:sz w:val="24"/>
      <w:szCs w:val="24"/>
    </w:rPr>
  </w:style>
  <w:style w:type="paragraph" w:customStyle="1" w:styleId="ca-container">
    <w:name w:val="ca-container"/>
    <w:basedOn w:val="Normal"/>
    <w:rsid w:val="00C80421"/>
    <w:pPr>
      <w:spacing w:before="100" w:beforeAutospacing="1" w:after="210" w:line="240" w:lineRule="auto"/>
    </w:pPr>
    <w:rPr>
      <w:rFonts w:eastAsia="Times New Roman" w:cs="Times New Roman"/>
      <w:sz w:val="24"/>
      <w:szCs w:val="24"/>
    </w:rPr>
  </w:style>
  <w:style w:type="paragraph" w:customStyle="1" w:styleId="ca-wrapper">
    <w:name w:val="ca-wrapper"/>
    <w:basedOn w:val="Normal"/>
    <w:rsid w:val="00C80421"/>
    <w:pPr>
      <w:spacing w:before="100" w:beforeAutospacing="1" w:after="210" w:line="240" w:lineRule="auto"/>
    </w:pPr>
    <w:rPr>
      <w:rFonts w:eastAsia="Times New Roman" w:cs="Times New Roman"/>
      <w:sz w:val="24"/>
      <w:szCs w:val="24"/>
    </w:rPr>
  </w:style>
  <w:style w:type="paragraph" w:customStyle="1" w:styleId="ca-item">
    <w:name w:val="ca-item"/>
    <w:basedOn w:val="Normal"/>
    <w:rsid w:val="00C80421"/>
    <w:pPr>
      <w:spacing w:before="100" w:beforeAutospacing="1" w:after="210" w:line="240" w:lineRule="auto"/>
    </w:pPr>
    <w:rPr>
      <w:rFonts w:eastAsia="Times New Roman" w:cs="Times New Roman"/>
      <w:sz w:val="24"/>
      <w:szCs w:val="24"/>
    </w:rPr>
  </w:style>
  <w:style w:type="paragraph" w:customStyle="1" w:styleId="ca-more">
    <w:name w:val="ca-more"/>
    <w:basedOn w:val="Normal"/>
    <w:rsid w:val="00C80421"/>
    <w:pPr>
      <w:spacing w:before="100" w:beforeAutospacing="1" w:after="210" w:line="240" w:lineRule="auto"/>
    </w:pPr>
    <w:rPr>
      <w:rFonts w:eastAsia="Times New Roman" w:cs="Times New Roman"/>
      <w:sz w:val="24"/>
      <w:szCs w:val="24"/>
    </w:rPr>
  </w:style>
  <w:style w:type="paragraph" w:customStyle="1" w:styleId="ca-close">
    <w:name w:val="ca-close"/>
    <w:basedOn w:val="Normal"/>
    <w:rsid w:val="00C80421"/>
    <w:pPr>
      <w:shd w:val="clear" w:color="auto" w:fill="FFFFFF"/>
      <w:spacing w:before="100" w:beforeAutospacing="1" w:after="210" w:line="240" w:lineRule="auto"/>
      <w:ind w:hanging="3928"/>
    </w:pPr>
    <w:rPr>
      <w:rFonts w:eastAsia="Times New Roman" w:cs="Times New Roman"/>
      <w:sz w:val="24"/>
      <w:szCs w:val="24"/>
    </w:rPr>
  </w:style>
  <w:style w:type="paragraph" w:customStyle="1" w:styleId="ca-item-main">
    <w:name w:val="ca-item-main"/>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ca-icon">
    <w:name w:val="ca-icon"/>
    <w:basedOn w:val="Normal"/>
    <w:rsid w:val="00C80421"/>
    <w:pPr>
      <w:spacing w:before="100" w:beforeAutospacing="1" w:after="210" w:line="240" w:lineRule="auto"/>
      <w:ind w:hanging="18913"/>
    </w:pPr>
    <w:rPr>
      <w:rFonts w:eastAsia="Times New Roman" w:cs="Times New Roman"/>
      <w:sz w:val="24"/>
      <w:szCs w:val="24"/>
    </w:rPr>
  </w:style>
  <w:style w:type="paragraph" w:customStyle="1" w:styleId="jcarousel-clip">
    <w:name w:val="jcarousel-clip"/>
    <w:basedOn w:val="Normal"/>
    <w:rsid w:val="00C80421"/>
    <w:pPr>
      <w:spacing w:before="100" w:beforeAutospacing="1" w:after="210" w:line="240" w:lineRule="auto"/>
      <w:ind w:left="750"/>
    </w:pPr>
    <w:rPr>
      <w:rFonts w:eastAsia="Times New Roman" w:cs="Times New Roman"/>
      <w:sz w:val="24"/>
      <w:szCs w:val="24"/>
    </w:rPr>
  </w:style>
  <w:style w:type="paragraph" w:customStyle="1" w:styleId="jcarousel-prev">
    <w:name w:val="jcarousel-prev"/>
    <w:basedOn w:val="Normal"/>
    <w:rsid w:val="00C80421"/>
    <w:pPr>
      <w:spacing w:after="210" w:line="240" w:lineRule="auto"/>
      <w:ind w:hanging="3928"/>
    </w:pPr>
    <w:rPr>
      <w:rFonts w:eastAsia="Times New Roman" w:cs="Times New Roman"/>
      <w:sz w:val="24"/>
      <w:szCs w:val="24"/>
    </w:rPr>
  </w:style>
  <w:style w:type="paragraph" w:customStyle="1" w:styleId="jcarousel-next">
    <w:name w:val="jcarousel-next"/>
    <w:basedOn w:val="Normal"/>
    <w:rsid w:val="00C80421"/>
    <w:pPr>
      <w:spacing w:after="210" w:line="240" w:lineRule="auto"/>
      <w:ind w:hanging="3928"/>
    </w:pPr>
    <w:rPr>
      <w:rFonts w:eastAsia="Times New Roman" w:cs="Times New Roman"/>
      <w:sz w:val="24"/>
      <w:szCs w:val="24"/>
    </w:rPr>
  </w:style>
  <w:style w:type="paragraph" w:customStyle="1" w:styleId="pricing-calc-meters">
    <w:name w:val="pricing-calc-meters"/>
    <w:basedOn w:val="Normal"/>
    <w:rsid w:val="00C80421"/>
    <w:pPr>
      <w:spacing w:line="240" w:lineRule="auto"/>
    </w:pPr>
    <w:rPr>
      <w:rFonts w:eastAsia="Times New Roman" w:cs="Times New Roman"/>
      <w:sz w:val="24"/>
      <w:szCs w:val="24"/>
    </w:rPr>
  </w:style>
  <w:style w:type="paragraph" w:customStyle="1" w:styleId="pricing-calc-meters-advanced">
    <w:name w:val="pricing-calc-meters-advanced"/>
    <w:basedOn w:val="Normal"/>
    <w:rsid w:val="00C80421"/>
    <w:pPr>
      <w:spacing w:line="240" w:lineRule="auto"/>
    </w:pPr>
    <w:rPr>
      <w:rFonts w:eastAsia="Times New Roman" w:cs="Times New Roman"/>
      <w:sz w:val="24"/>
      <w:szCs w:val="24"/>
    </w:rPr>
  </w:style>
  <w:style w:type="paragraph" w:customStyle="1" w:styleId="pricing-calc-nav">
    <w:name w:val="pricing-calc-nav"/>
    <w:basedOn w:val="Normal"/>
    <w:rsid w:val="00C80421"/>
    <w:pPr>
      <w:spacing w:before="100" w:beforeAutospacing="1" w:after="210" w:line="240" w:lineRule="auto"/>
    </w:pPr>
    <w:rPr>
      <w:rFonts w:eastAsia="Times New Roman" w:cs="Times New Roman"/>
      <w:sz w:val="24"/>
      <w:szCs w:val="24"/>
    </w:rPr>
  </w:style>
  <w:style w:type="paragraph" w:customStyle="1" w:styleId="pricing-calc-container">
    <w:name w:val="pricing-calc-container"/>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metersli">
    <w:name w:val="pricing-calc-meters&gt;li"/>
    <w:basedOn w:val="Normal"/>
    <w:rsid w:val="00C80421"/>
    <w:pPr>
      <w:pBdr>
        <w:bottom w:val="single" w:sz="6" w:space="15" w:color="DDDDDD"/>
      </w:pBdr>
      <w:spacing w:after="300" w:line="240" w:lineRule="auto"/>
    </w:pPr>
    <w:rPr>
      <w:rFonts w:eastAsia="Times New Roman" w:cs="Times New Roman"/>
      <w:sz w:val="24"/>
      <w:szCs w:val="24"/>
    </w:rPr>
  </w:style>
  <w:style w:type="paragraph" w:customStyle="1" w:styleId="pricing-calc-choice">
    <w:name w:val="pricing-calc-choice"/>
    <w:basedOn w:val="Normal"/>
    <w:rsid w:val="00C80421"/>
    <w:pPr>
      <w:spacing w:before="100" w:beforeAutospacing="1" w:after="210" w:line="240" w:lineRule="auto"/>
      <w:ind w:left="600"/>
    </w:pPr>
    <w:rPr>
      <w:rFonts w:eastAsia="Times New Roman" w:cs="Times New Roman"/>
      <w:sz w:val="24"/>
      <w:szCs w:val="24"/>
    </w:rPr>
  </w:style>
  <w:style w:type="paragraph" w:customStyle="1" w:styleId="slider-pricing-group">
    <w:name w:val="slider-pricing-group"/>
    <w:basedOn w:val="Normal"/>
    <w:rsid w:val="00C80421"/>
    <w:pPr>
      <w:spacing w:before="100" w:beforeAutospacing="1" w:after="210" w:line="240" w:lineRule="auto"/>
    </w:pPr>
    <w:rPr>
      <w:rFonts w:eastAsia="Times New Roman" w:cs="Times New Roman"/>
      <w:sz w:val="24"/>
      <w:szCs w:val="24"/>
    </w:rPr>
  </w:style>
  <w:style w:type="paragraph" w:customStyle="1" w:styleId="slider-div">
    <w:name w:val="slider-div"/>
    <w:basedOn w:val="Normal"/>
    <w:rsid w:val="00C80421"/>
    <w:pPr>
      <w:spacing w:before="100" w:beforeAutospacing="1" w:after="210" w:line="240" w:lineRule="auto"/>
    </w:pPr>
    <w:rPr>
      <w:rFonts w:eastAsia="Times New Roman" w:cs="Times New Roman"/>
      <w:sz w:val="24"/>
      <w:szCs w:val="24"/>
    </w:rPr>
  </w:style>
  <w:style w:type="paragraph" w:customStyle="1" w:styleId="slider-total">
    <w:name w:val="slider-total"/>
    <w:basedOn w:val="Normal"/>
    <w:rsid w:val="00C80421"/>
    <w:pPr>
      <w:spacing w:line="315" w:lineRule="atLeast"/>
    </w:pPr>
    <w:rPr>
      <w:rFonts w:eastAsia="Times New Roman" w:cs="Times New Roman"/>
      <w:b/>
      <w:bCs/>
      <w:color w:val="333333"/>
      <w:sz w:val="32"/>
      <w:szCs w:val="32"/>
    </w:rPr>
  </w:style>
  <w:style w:type="paragraph" w:customStyle="1" w:styleId="slider-amount">
    <w:name w:val="slider-amount"/>
    <w:basedOn w:val="Normal"/>
    <w:rsid w:val="00C80421"/>
    <w:pPr>
      <w:spacing w:line="315" w:lineRule="atLeast"/>
      <w:ind w:left="300"/>
    </w:pPr>
    <w:rPr>
      <w:rFonts w:eastAsia="Times New Roman" w:cs="Times New Roman"/>
      <w:sz w:val="32"/>
      <w:szCs w:val="32"/>
    </w:rPr>
  </w:style>
  <w:style w:type="paragraph" w:customStyle="1" w:styleId="slider-hourly">
    <w:name w:val="slider-hourly"/>
    <w:basedOn w:val="Normal"/>
    <w:rsid w:val="00C80421"/>
    <w:pPr>
      <w:spacing w:line="315" w:lineRule="atLeast"/>
    </w:pPr>
    <w:rPr>
      <w:rFonts w:eastAsia="Times New Roman" w:cs="Times New Roman"/>
      <w:color w:val="919191"/>
      <w:szCs w:val="21"/>
    </w:rPr>
  </w:style>
  <w:style w:type="paragraph" w:customStyle="1" w:styleId="slider-caption">
    <w:name w:val="slider-caption"/>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foreword">
    <w:name w:val="slider-foreword"/>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tooltip">
    <w:name w:val="slider-tooltip"/>
    <w:basedOn w:val="Normal"/>
    <w:rsid w:val="00C80421"/>
    <w:pPr>
      <w:spacing w:before="100" w:beforeAutospacing="1" w:after="210" w:line="240" w:lineRule="auto"/>
    </w:pPr>
    <w:rPr>
      <w:rFonts w:eastAsia="Times New Roman" w:cs="Times New Roman"/>
      <w:sz w:val="24"/>
      <w:szCs w:val="24"/>
    </w:rPr>
  </w:style>
  <w:style w:type="paragraph" w:customStyle="1" w:styleId="pricing-quick-links">
    <w:name w:val="pricing-quick-links"/>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estimate">
    <w:name w:val="pricing-calc-estimate"/>
    <w:basedOn w:val="Normal"/>
    <w:rsid w:val="00C80421"/>
    <w:pPr>
      <w:pBdr>
        <w:bottom w:val="single" w:sz="12" w:space="2" w:color="555555"/>
      </w:pBdr>
      <w:spacing w:before="100" w:beforeAutospacing="1" w:after="210" w:line="240" w:lineRule="auto"/>
    </w:pPr>
    <w:rPr>
      <w:rFonts w:eastAsia="Times New Roman" w:cs="Times New Roman"/>
      <w:b/>
      <w:bCs/>
      <w:color w:val="555555"/>
      <w:sz w:val="24"/>
      <w:szCs w:val="24"/>
    </w:rPr>
  </w:style>
  <w:style w:type="paragraph" w:customStyle="1" w:styleId="pricing-calc-month">
    <w:name w:val="pricing-calc-month"/>
    <w:basedOn w:val="Normal"/>
    <w:rsid w:val="00C80421"/>
    <w:pPr>
      <w:spacing w:before="100" w:beforeAutospacing="1" w:after="210" w:line="240" w:lineRule="auto"/>
    </w:pPr>
    <w:rPr>
      <w:rFonts w:eastAsia="Times New Roman" w:cs="Times New Roman"/>
      <w:sz w:val="30"/>
      <w:szCs w:val="30"/>
    </w:rPr>
  </w:style>
  <w:style w:type="paragraph" w:customStyle="1" w:styleId="pricing-calc-total-wrapper">
    <w:name w:val="pricing-calc-total-wrapper"/>
    <w:basedOn w:val="Normal"/>
    <w:rsid w:val="00C80421"/>
    <w:pPr>
      <w:spacing w:before="100" w:beforeAutospacing="1" w:after="210" w:line="240" w:lineRule="auto"/>
    </w:pPr>
    <w:rPr>
      <w:rFonts w:eastAsia="Times New Roman" w:cs="Times New Roman"/>
      <w:sz w:val="24"/>
      <w:szCs w:val="24"/>
    </w:rPr>
  </w:style>
  <w:style w:type="paragraph" w:customStyle="1" w:styleId="service-tier-selector">
    <w:name w:val="service-tier-selector"/>
    <w:basedOn w:val="Normal"/>
    <w:rsid w:val="00C80421"/>
    <w:pPr>
      <w:pBdr>
        <w:bottom w:val="single" w:sz="6" w:space="0" w:color="DDDDDD"/>
      </w:pBdr>
      <w:spacing w:before="100" w:beforeAutospacing="1" w:after="75" w:line="240" w:lineRule="auto"/>
      <w:jc w:val="right"/>
    </w:pPr>
    <w:rPr>
      <w:rFonts w:eastAsia="Times New Roman" w:cs="Times New Roman"/>
      <w:sz w:val="24"/>
      <w:szCs w:val="24"/>
    </w:rPr>
  </w:style>
  <w:style w:type="paragraph" w:customStyle="1" w:styleId="service-tier-selectora">
    <w:name w:val="service-tier-selector&gt;a"/>
    <w:basedOn w:val="Normal"/>
    <w:rsid w:val="00C80421"/>
    <w:pPr>
      <w:spacing w:before="100" w:beforeAutospacing="1" w:after="210" w:line="285" w:lineRule="atLeast"/>
      <w:ind w:right="75"/>
      <w:jc w:val="center"/>
    </w:pPr>
    <w:rPr>
      <w:rFonts w:eastAsia="Times New Roman" w:cs="Times New Roman"/>
      <w:color w:val="919191"/>
      <w:sz w:val="23"/>
      <w:szCs w:val="23"/>
    </w:rPr>
  </w:style>
  <w:style w:type="paragraph" w:customStyle="1" w:styleId="service-tier-selectoraspan">
    <w:name w:val="service-tier-selector&gt;a&gt;span"/>
    <w:basedOn w:val="Normal"/>
    <w:rsid w:val="00C80421"/>
    <w:pPr>
      <w:spacing w:before="100" w:beforeAutospacing="1" w:after="210" w:line="240" w:lineRule="auto"/>
    </w:pPr>
    <w:rPr>
      <w:rFonts w:eastAsia="Times New Roman" w:cs="Times New Roman"/>
      <w:sz w:val="15"/>
      <w:szCs w:val="15"/>
    </w:rPr>
  </w:style>
  <w:style w:type="paragraph" w:customStyle="1" w:styleId="buy-configure-websites-standard">
    <w:name w:val="buy-configure-website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websites-shared">
    <w:name w:val="buy-configure-websites-share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basic">
    <w:name w:val="buy-configure-mobile-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standard">
    <w:name w:val="buy-configure-mobil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basic">
    <w:name w:val="buy-configure-notification-hubs-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standard">
    <w:name w:val="buy-configure-notification-hub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standard">
    <w:name w:val="buy-configure-cach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premium">
    <w:name w:val="buy-configure-cache-premium"/>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professional">
    <w:name w:val="buy-configure-vso-professional"/>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advanced">
    <w:name w:val="buy-configure-vso-advanced"/>
    <w:basedOn w:val="Normal"/>
    <w:rsid w:val="00C80421"/>
    <w:pPr>
      <w:spacing w:before="100" w:beforeAutospacing="1" w:after="210" w:line="240" w:lineRule="auto"/>
    </w:pPr>
    <w:rPr>
      <w:rFonts w:eastAsia="Times New Roman" w:cs="Times New Roman"/>
      <w:vanish/>
      <w:sz w:val="24"/>
      <w:szCs w:val="24"/>
    </w:rPr>
  </w:style>
  <w:style w:type="paragraph" w:customStyle="1" w:styleId="meter-disabled">
    <w:name w:val="meter-disabled"/>
    <w:basedOn w:val="Normal"/>
    <w:rsid w:val="00C80421"/>
    <w:pPr>
      <w:spacing w:before="100" w:beforeAutospacing="1" w:after="210" w:line="240" w:lineRule="auto"/>
    </w:pPr>
    <w:rPr>
      <w:rFonts w:eastAsia="Times New Roman" w:cs="Times New Roman"/>
      <w:sz w:val="24"/>
      <w:szCs w:val="24"/>
    </w:rPr>
  </w:style>
  <w:style w:type="paragraph" w:customStyle="1" w:styleId="buy-configure-purchase-box">
    <w:name w:val="buy-configure-purchase-box"/>
    <w:basedOn w:val="Normal"/>
    <w:rsid w:val="00C80421"/>
    <w:pPr>
      <w:spacing w:before="100" w:beforeAutospacing="1" w:after="210" w:line="240" w:lineRule="auto"/>
    </w:pPr>
    <w:rPr>
      <w:rFonts w:eastAsia="Times New Roman" w:cs="Times New Roman"/>
      <w:sz w:val="24"/>
      <w:szCs w:val="24"/>
    </w:rPr>
  </w:style>
  <w:style w:type="paragraph" w:customStyle="1" w:styleId="subscribe-box">
    <w:name w:val="subscribe-box"/>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div">
    <w:name w:val="subscribe-box&gt;div"/>
    <w:basedOn w:val="Normal"/>
    <w:rsid w:val="00C80421"/>
    <w:pPr>
      <w:spacing w:before="300" w:after="210" w:line="240" w:lineRule="auto"/>
    </w:pPr>
    <w:rPr>
      <w:rFonts w:eastAsia="Times New Roman" w:cs="Times New Roman"/>
      <w:sz w:val="24"/>
      <w:szCs w:val="24"/>
    </w:rPr>
  </w:style>
  <w:style w:type="paragraph" w:customStyle="1" w:styleId="buy-configure-column-pricing">
    <w:name w:val="buy-configure-column-pricing"/>
    <w:basedOn w:val="Normal"/>
    <w:rsid w:val="00C80421"/>
    <w:pPr>
      <w:spacing w:before="100" w:beforeAutospacing="1" w:after="105" w:line="240" w:lineRule="auto"/>
    </w:pPr>
    <w:rPr>
      <w:rFonts w:eastAsia="Times New Roman" w:cs="Times New Roman"/>
      <w:sz w:val="24"/>
      <w:szCs w:val="24"/>
    </w:rPr>
  </w:style>
  <w:style w:type="paragraph" w:customStyle="1" w:styleId="calc-overflow">
    <w:name w:val="calc-overflow"/>
    <w:basedOn w:val="Normal"/>
    <w:rsid w:val="00C80421"/>
    <w:pPr>
      <w:pBdr>
        <w:top w:val="single" w:sz="6" w:space="4" w:color="FFFF9B"/>
        <w:left w:val="single" w:sz="6" w:space="4" w:color="FFFF9B"/>
        <w:bottom w:val="single" w:sz="6" w:space="4" w:color="FFFF9B"/>
        <w:right w:val="single" w:sz="6" w:space="4" w:color="FFFF9B"/>
      </w:pBdr>
      <w:shd w:val="clear" w:color="auto" w:fill="FFFFE8"/>
      <w:spacing w:before="100" w:beforeAutospacing="1" w:after="150" w:line="240" w:lineRule="auto"/>
    </w:pPr>
    <w:rPr>
      <w:rFonts w:eastAsia="Times New Roman" w:cs="Times New Roman"/>
      <w:sz w:val="24"/>
      <w:szCs w:val="24"/>
    </w:rPr>
  </w:style>
  <w:style w:type="paragraph" w:customStyle="1" w:styleId="buy-configure-return-btn">
    <w:name w:val="buy-configure-return-btn"/>
    <w:basedOn w:val="Normal"/>
    <w:rsid w:val="00C80421"/>
    <w:pPr>
      <w:spacing w:before="100" w:beforeAutospacing="1" w:after="150" w:line="240" w:lineRule="auto"/>
    </w:pPr>
    <w:rPr>
      <w:rFonts w:eastAsia="Times New Roman" w:cs="Times New Roman"/>
      <w:b/>
      <w:bCs/>
      <w:sz w:val="24"/>
      <w:szCs w:val="24"/>
    </w:rPr>
  </w:style>
  <w:style w:type="paragraph" w:customStyle="1" w:styleId="sql-premium-number-of-databases">
    <w:name w:val="sql-premium-number-of-databases"/>
    <w:basedOn w:val="Normal"/>
    <w:rsid w:val="00C80421"/>
    <w:pPr>
      <w:spacing w:before="100" w:beforeAutospacing="1" w:after="210" w:line="240" w:lineRule="auto"/>
    </w:pPr>
    <w:rPr>
      <w:rFonts w:eastAsia="Times New Roman" w:cs="Times New Roman"/>
      <w:sz w:val="24"/>
      <w:szCs w:val="24"/>
    </w:rPr>
  </w:style>
  <w:style w:type="paragraph" w:customStyle="1" w:styleId="vertical-section">
    <w:name w:val="vertical-section"/>
    <w:basedOn w:val="Normal"/>
    <w:rsid w:val="00C80421"/>
    <w:pPr>
      <w:spacing w:before="100" w:beforeAutospacing="1" w:after="210" w:line="240" w:lineRule="auto"/>
    </w:pPr>
    <w:rPr>
      <w:rFonts w:eastAsia="Times New Roman" w:cs="Times New Roman"/>
      <w:sz w:val="24"/>
      <w:szCs w:val="24"/>
    </w:rPr>
  </w:style>
  <w:style w:type="paragraph" w:customStyle="1" w:styleId="vertical-section-left">
    <w:name w:val="vertical-section-left"/>
    <w:basedOn w:val="Normal"/>
    <w:rsid w:val="00C80421"/>
    <w:pPr>
      <w:spacing w:before="100" w:beforeAutospacing="1" w:after="210" w:line="240" w:lineRule="auto"/>
    </w:pPr>
    <w:rPr>
      <w:rFonts w:eastAsia="Times New Roman" w:cs="Times New Roman"/>
      <w:sz w:val="24"/>
      <w:szCs w:val="24"/>
    </w:rPr>
  </w:style>
  <w:style w:type="paragraph" w:customStyle="1" w:styleId="doc-info-1">
    <w:name w:val="doc-info-1"/>
    <w:basedOn w:val="Normal"/>
    <w:rsid w:val="00C80421"/>
    <w:pPr>
      <w:spacing w:before="100" w:beforeAutospacing="1" w:after="210" w:line="240" w:lineRule="auto"/>
    </w:pPr>
    <w:rPr>
      <w:rFonts w:eastAsia="Times New Roman" w:cs="Times New Roman"/>
      <w:sz w:val="24"/>
      <w:szCs w:val="24"/>
    </w:rPr>
  </w:style>
  <w:style w:type="paragraph" w:customStyle="1" w:styleId="doc-info-2">
    <w:name w:val="doc-info-2"/>
    <w:basedOn w:val="Normal"/>
    <w:rsid w:val="00C80421"/>
    <w:pPr>
      <w:spacing w:before="100" w:beforeAutospacing="1" w:after="210" w:line="240" w:lineRule="auto"/>
    </w:pPr>
    <w:rPr>
      <w:rFonts w:eastAsia="Times New Roman" w:cs="Times New Roman"/>
      <w:sz w:val="24"/>
      <w:szCs w:val="24"/>
    </w:rPr>
  </w:style>
  <w:style w:type="paragraph" w:customStyle="1" w:styleId="doc-info-3">
    <w:name w:val="doc-info-3"/>
    <w:basedOn w:val="Normal"/>
    <w:rsid w:val="00C80421"/>
    <w:pPr>
      <w:spacing w:before="100" w:beforeAutospacing="1" w:after="210" w:line="240" w:lineRule="auto"/>
    </w:pPr>
    <w:rPr>
      <w:rFonts w:eastAsia="Times New Roman" w:cs="Times New Roman"/>
      <w:sz w:val="24"/>
      <w:szCs w:val="24"/>
    </w:rPr>
  </w:style>
  <w:style w:type="paragraph" w:customStyle="1" w:styleId="doc-video-1">
    <w:name w:val="doc-video-1"/>
    <w:basedOn w:val="Normal"/>
    <w:rsid w:val="00C80421"/>
    <w:pPr>
      <w:spacing w:before="100" w:beforeAutospacing="1" w:after="210" w:line="240" w:lineRule="auto"/>
    </w:pPr>
    <w:rPr>
      <w:rFonts w:eastAsia="Times New Roman" w:cs="Times New Roman"/>
      <w:sz w:val="24"/>
      <w:szCs w:val="24"/>
    </w:rPr>
  </w:style>
  <w:style w:type="paragraph" w:customStyle="1" w:styleId="doc-video-2">
    <w:name w:val="doc-video-2"/>
    <w:basedOn w:val="Normal"/>
    <w:rsid w:val="00C80421"/>
    <w:pPr>
      <w:spacing w:before="100" w:beforeAutospacing="1" w:after="210" w:line="240" w:lineRule="auto"/>
    </w:pPr>
    <w:rPr>
      <w:rFonts w:eastAsia="Times New Roman" w:cs="Times New Roman"/>
      <w:sz w:val="24"/>
      <w:szCs w:val="24"/>
    </w:rPr>
  </w:style>
  <w:style w:type="paragraph" w:customStyle="1" w:styleId="doc-video-3">
    <w:name w:val="doc-video-3"/>
    <w:basedOn w:val="Normal"/>
    <w:rsid w:val="00C80421"/>
    <w:pPr>
      <w:spacing w:before="100" w:beforeAutospacing="1" w:after="210" w:line="240" w:lineRule="auto"/>
    </w:pPr>
    <w:rPr>
      <w:rFonts w:eastAsia="Times New Roman" w:cs="Times New Roman"/>
      <w:sz w:val="24"/>
      <w:szCs w:val="24"/>
    </w:rPr>
  </w:style>
  <w:style w:type="paragraph" w:customStyle="1" w:styleId="large-slideshow">
    <w:name w:val="large-slideshow"/>
    <w:basedOn w:val="Normal"/>
    <w:rsid w:val="00C80421"/>
    <w:pPr>
      <w:spacing w:before="100" w:beforeAutospacing="1" w:after="210" w:line="240" w:lineRule="auto"/>
      <w:ind w:left="-1350"/>
    </w:pPr>
    <w:rPr>
      <w:rFonts w:eastAsia="Times New Roman" w:cs="Times New Roman"/>
      <w:color w:val="FFFFFF"/>
      <w:sz w:val="24"/>
      <w:szCs w:val="24"/>
    </w:rPr>
  </w:style>
  <w:style w:type="paragraph" w:customStyle="1" w:styleId="rss-button">
    <w:name w:val="rss-button"/>
    <w:basedOn w:val="Normal"/>
    <w:rsid w:val="00C80421"/>
    <w:pPr>
      <w:shd w:val="clear" w:color="auto" w:fill="F6A858"/>
      <w:spacing w:after="210" w:line="240" w:lineRule="auto"/>
      <w:ind w:firstLine="22384"/>
    </w:pPr>
    <w:rPr>
      <w:rFonts w:eastAsia="Times New Roman" w:cs="Times New Roman"/>
      <w:sz w:val="24"/>
      <w:szCs w:val="24"/>
    </w:rPr>
  </w:style>
  <w:style w:type="paragraph" w:customStyle="1" w:styleId="page-iframe-documentation1">
    <w:name w:val="page-iframe-documentation1"/>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page-iframe-documentation2">
    <w:name w:val="page-iframe-documentation2"/>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template-sublanding-content-wrapper">
    <w:name w:val="template-sublanding-content-wrapper"/>
    <w:basedOn w:val="Normal"/>
    <w:rsid w:val="00C80421"/>
    <w:pPr>
      <w:spacing w:after="675" w:line="240" w:lineRule="auto"/>
    </w:pPr>
    <w:rPr>
      <w:rFonts w:eastAsia="Times New Roman" w:cs="Times New Roman"/>
      <w:sz w:val="24"/>
      <w:szCs w:val="24"/>
    </w:rPr>
  </w:style>
  <w:style w:type="paragraph" w:customStyle="1" w:styleId="paragraph-toggle">
    <w:name w:val="paragraph-toggle"/>
    <w:basedOn w:val="Normal"/>
    <w:rsid w:val="00C80421"/>
    <w:pPr>
      <w:spacing w:line="240" w:lineRule="auto"/>
    </w:pPr>
    <w:rPr>
      <w:rFonts w:eastAsia="Times New Roman" w:cs="Times New Roman"/>
      <w:sz w:val="24"/>
      <w:szCs w:val="24"/>
    </w:rPr>
  </w:style>
  <w:style w:type="paragraph" w:customStyle="1" w:styleId="section-expanding-video">
    <w:name w:val="section-expanding-video"/>
    <w:basedOn w:val="Normal"/>
    <w:rsid w:val="00C80421"/>
    <w:pPr>
      <w:spacing w:before="100" w:beforeAutospacing="1" w:after="210" w:line="240" w:lineRule="auto"/>
    </w:pPr>
    <w:rPr>
      <w:rFonts w:eastAsia="Times New Roman" w:cs="Times New Roman"/>
      <w:sz w:val="24"/>
      <w:szCs w:val="24"/>
    </w:rPr>
  </w:style>
  <w:style w:type="paragraph" w:customStyle="1" w:styleId="channel9-expander">
    <w:name w:val="channel9-expander"/>
    <w:basedOn w:val="Normal"/>
    <w:rsid w:val="00C80421"/>
    <w:pPr>
      <w:spacing w:before="100" w:beforeAutospacing="1" w:after="210" w:line="240" w:lineRule="auto"/>
    </w:pPr>
    <w:rPr>
      <w:rFonts w:eastAsia="Times New Roman" w:cs="Times New Roman"/>
      <w:sz w:val="24"/>
      <w:szCs w:val="24"/>
    </w:rPr>
  </w:style>
  <w:style w:type="paragraph" w:customStyle="1" w:styleId="section-sliding-content">
    <w:name w:val="section-sliding-content"/>
    <w:basedOn w:val="Normal"/>
    <w:rsid w:val="00C80421"/>
    <w:pPr>
      <w:spacing w:before="100" w:beforeAutospacing="1" w:after="210" w:line="240" w:lineRule="auto"/>
    </w:pPr>
    <w:rPr>
      <w:rFonts w:eastAsia="Times New Roman" w:cs="Times New Roman"/>
      <w:sz w:val="24"/>
      <w:szCs w:val="24"/>
    </w:rPr>
  </w:style>
  <w:style w:type="paragraph" w:customStyle="1" w:styleId="band-lght-gry-bg-pad-90">
    <w:name w:val="band-lght-gry-bg-pad-90"/>
    <w:basedOn w:val="Normal"/>
    <w:rsid w:val="00C80421"/>
    <w:pPr>
      <w:shd w:val="clear" w:color="auto" w:fill="DEDEDE"/>
      <w:spacing w:before="100" w:beforeAutospacing="1" w:after="210" w:line="240" w:lineRule="auto"/>
      <w:ind w:left="-1350"/>
    </w:pPr>
    <w:rPr>
      <w:rFonts w:eastAsia="Times New Roman" w:cs="Times New Roman"/>
      <w:sz w:val="24"/>
      <w:szCs w:val="24"/>
    </w:rPr>
  </w:style>
  <w:style w:type="paragraph" w:customStyle="1" w:styleId="band-wht-bg-pad-90">
    <w:name w:val="band-wht-bg-pad-90"/>
    <w:basedOn w:val="Normal"/>
    <w:rsid w:val="00C80421"/>
    <w:pPr>
      <w:spacing w:before="100" w:beforeAutospacing="1" w:after="210" w:line="240" w:lineRule="auto"/>
    </w:pPr>
    <w:rPr>
      <w:rFonts w:eastAsia="Times New Roman" w:cs="Times New Roman"/>
      <w:sz w:val="24"/>
      <w:szCs w:val="24"/>
    </w:rPr>
  </w:style>
  <w:style w:type="paragraph" w:customStyle="1" w:styleId="wa-resourceblocks">
    <w:name w:val="wa-resourceblocks"/>
    <w:basedOn w:val="Normal"/>
    <w:rsid w:val="00C80421"/>
    <w:pPr>
      <w:spacing w:line="240" w:lineRule="auto"/>
    </w:pPr>
    <w:rPr>
      <w:rFonts w:eastAsia="Times New Roman" w:cs="Times New Roman"/>
      <w:sz w:val="24"/>
      <w:szCs w:val="24"/>
    </w:rPr>
  </w:style>
  <w:style w:type="paragraph" w:customStyle="1" w:styleId="wacom-loader">
    <w:name w:val="wacom-loader"/>
    <w:basedOn w:val="Normal"/>
    <w:rsid w:val="00C80421"/>
    <w:pPr>
      <w:spacing w:line="240" w:lineRule="auto"/>
      <w:ind w:hanging="18913"/>
    </w:pPr>
    <w:rPr>
      <w:rFonts w:eastAsia="Times New Roman" w:cs="Times New Roman"/>
      <w:sz w:val="24"/>
      <w:szCs w:val="24"/>
    </w:rPr>
  </w:style>
  <w:style w:type="paragraph" w:customStyle="1" w:styleId="wacom-loader-over">
    <w:name w:val="wacom-loader-over"/>
    <w:basedOn w:val="Normal"/>
    <w:rsid w:val="00C80421"/>
    <w:pPr>
      <w:spacing w:before="100" w:beforeAutospacing="1" w:after="210" w:line="240" w:lineRule="auto"/>
      <w:ind w:left="-960"/>
    </w:pPr>
    <w:rPr>
      <w:rFonts w:eastAsia="Times New Roman" w:cs="Times New Roman"/>
      <w:sz w:val="24"/>
      <w:szCs w:val="24"/>
    </w:rPr>
  </w:style>
  <w:style w:type="paragraph" w:customStyle="1" w:styleId="jump-to-list">
    <w:name w:val="jump-to-list"/>
    <w:basedOn w:val="Normal"/>
    <w:rsid w:val="00C80421"/>
    <w:pPr>
      <w:spacing w:before="100" w:beforeAutospacing="1" w:after="210" w:line="240" w:lineRule="auto"/>
    </w:pPr>
    <w:rPr>
      <w:rFonts w:eastAsia="Times New Roman" w:cs="Times New Roman"/>
      <w:sz w:val="24"/>
      <w:szCs w:val="24"/>
    </w:rPr>
  </w:style>
  <w:style w:type="paragraph" w:customStyle="1" w:styleId="pagination">
    <w:name w:val="pagination"/>
    <w:basedOn w:val="Normal"/>
    <w:rsid w:val="00C80421"/>
    <w:pPr>
      <w:spacing w:line="240" w:lineRule="auto"/>
      <w:jc w:val="center"/>
    </w:pPr>
    <w:rPr>
      <w:rFonts w:eastAsia="Times New Roman" w:cs="Times New Roman"/>
      <w:sz w:val="24"/>
      <w:szCs w:val="24"/>
    </w:rPr>
  </w:style>
  <w:style w:type="paragraph" w:customStyle="1" w:styleId="buy-configure-sql-server-1">
    <w:name w:val="buy-configure-sql-server-1"/>
    <w:basedOn w:val="Normal"/>
    <w:rsid w:val="00C80421"/>
    <w:pPr>
      <w:spacing w:before="100" w:beforeAutospacing="1" w:after="210" w:line="240" w:lineRule="auto"/>
    </w:pPr>
    <w:rPr>
      <w:rFonts w:eastAsia="Times New Roman" w:cs="Times New Roman"/>
      <w:sz w:val="24"/>
      <w:szCs w:val="24"/>
    </w:rPr>
  </w:style>
  <w:style w:type="paragraph" w:customStyle="1" w:styleId="buy-configure-sql-server-2">
    <w:name w:val="buy-configure-sql-server-2"/>
    <w:basedOn w:val="Normal"/>
    <w:rsid w:val="00C80421"/>
    <w:pPr>
      <w:spacing w:before="100" w:beforeAutospacing="1" w:after="210" w:line="240" w:lineRule="auto"/>
    </w:pPr>
    <w:rPr>
      <w:rFonts w:eastAsia="Times New Roman" w:cs="Times New Roman"/>
      <w:sz w:val="24"/>
      <w:szCs w:val="24"/>
    </w:rPr>
  </w:style>
  <w:style w:type="paragraph" w:customStyle="1" w:styleId="buy-configure-biztalk-server-1">
    <w:name w:val="buy-configure-biztalk-server-1"/>
    <w:basedOn w:val="Normal"/>
    <w:rsid w:val="00C80421"/>
    <w:pPr>
      <w:spacing w:before="100" w:beforeAutospacing="1" w:after="210" w:line="240" w:lineRule="auto"/>
    </w:pPr>
    <w:rPr>
      <w:rFonts w:eastAsia="Times New Roman" w:cs="Times New Roman"/>
      <w:sz w:val="24"/>
      <w:szCs w:val="24"/>
    </w:rPr>
  </w:style>
  <w:style w:type="paragraph" w:customStyle="1" w:styleId="buy-configure-enterprise-linux-1">
    <w:name w:val="buy-configure-enterprise-linux-1"/>
    <w:basedOn w:val="Normal"/>
    <w:rsid w:val="00C80421"/>
    <w:pPr>
      <w:spacing w:before="100" w:beforeAutospacing="1" w:after="210" w:line="240" w:lineRule="auto"/>
    </w:pPr>
    <w:rPr>
      <w:rFonts w:eastAsia="Times New Roman" w:cs="Times New Roman"/>
      <w:sz w:val="24"/>
      <w:szCs w:val="24"/>
    </w:rPr>
  </w:style>
  <w:style w:type="paragraph" w:customStyle="1" w:styleId="ui-datepicker-header">
    <w:name w:val="ui-datepicker-header"/>
    <w:basedOn w:val="Normal"/>
    <w:rsid w:val="00C80421"/>
    <w:pPr>
      <w:spacing w:before="100" w:beforeAutospacing="1" w:after="210" w:line="240" w:lineRule="auto"/>
    </w:pPr>
    <w:rPr>
      <w:rFonts w:eastAsia="Times New Roman" w:cs="Times New Roman"/>
      <w:sz w:val="24"/>
      <w:szCs w:val="24"/>
    </w:rPr>
  </w:style>
  <w:style w:type="paragraph" w:customStyle="1" w:styleId="ui-datepicker-prev">
    <w:name w:val="ui-datepicker-prev"/>
    <w:basedOn w:val="Normal"/>
    <w:rsid w:val="00C80421"/>
    <w:pPr>
      <w:spacing w:before="100" w:beforeAutospacing="1" w:after="210" w:line="240" w:lineRule="auto"/>
    </w:pPr>
    <w:rPr>
      <w:rFonts w:eastAsia="Times New Roman" w:cs="Times New Roman"/>
      <w:sz w:val="24"/>
      <w:szCs w:val="24"/>
    </w:rPr>
  </w:style>
  <w:style w:type="paragraph" w:customStyle="1" w:styleId="ui-datepicker-next">
    <w:name w:val="ui-datepicker-next"/>
    <w:basedOn w:val="Normal"/>
    <w:rsid w:val="00C80421"/>
    <w:pPr>
      <w:spacing w:before="100" w:beforeAutospacing="1" w:after="210" w:line="240" w:lineRule="auto"/>
    </w:pPr>
    <w:rPr>
      <w:rFonts w:eastAsia="Times New Roman" w:cs="Times New Roman"/>
      <w:sz w:val="24"/>
      <w:szCs w:val="24"/>
    </w:rPr>
  </w:style>
  <w:style w:type="paragraph" w:customStyle="1" w:styleId="ui-datepicker-title">
    <w:name w:val="ui-datepicker-title"/>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
    <w:name w:val="ui-datepicker-buttonpane"/>
    <w:basedOn w:val="Normal"/>
    <w:rsid w:val="00C80421"/>
    <w:pPr>
      <w:spacing w:before="100" w:beforeAutospacing="1" w:after="210" w:line="240" w:lineRule="auto"/>
    </w:pPr>
    <w:rPr>
      <w:rFonts w:eastAsia="Times New Roman" w:cs="Times New Roman"/>
      <w:sz w:val="24"/>
      <w:szCs w:val="24"/>
    </w:rPr>
  </w:style>
  <w:style w:type="paragraph" w:customStyle="1" w:styleId="ui-datepicker-group">
    <w:name w:val="ui-datepicker-group"/>
    <w:basedOn w:val="Normal"/>
    <w:rsid w:val="00C80421"/>
    <w:pPr>
      <w:spacing w:before="100" w:beforeAutospacing="1" w:after="210" w:line="240" w:lineRule="auto"/>
    </w:pPr>
    <w:rPr>
      <w:rFonts w:eastAsia="Times New Roman" w:cs="Times New Roman"/>
      <w:sz w:val="24"/>
      <w:szCs w:val="24"/>
    </w:rPr>
  </w:style>
  <w:style w:type="paragraph" w:customStyle="1" w:styleId="ui-slider-handle">
    <w:name w:val="ui-slider-handle"/>
    <w:basedOn w:val="Normal"/>
    <w:rsid w:val="00C80421"/>
    <w:pPr>
      <w:spacing w:before="100" w:beforeAutospacing="1" w:after="210" w:line="240" w:lineRule="auto"/>
    </w:pPr>
    <w:rPr>
      <w:rFonts w:eastAsia="Times New Roman" w:cs="Times New Roman"/>
      <w:sz w:val="24"/>
      <w:szCs w:val="24"/>
    </w:rPr>
  </w:style>
  <w:style w:type="paragraph" w:customStyle="1" w:styleId="ui-slider-range">
    <w:name w:val="ui-slider-range"/>
    <w:basedOn w:val="Normal"/>
    <w:rsid w:val="00C80421"/>
    <w:pPr>
      <w:spacing w:before="100" w:beforeAutospacing="1" w:after="210" w:line="240" w:lineRule="auto"/>
    </w:pPr>
    <w:rPr>
      <w:rFonts w:eastAsia="Times New Roman" w:cs="Times New Roman"/>
      <w:sz w:val="24"/>
      <w:szCs w:val="24"/>
    </w:rPr>
  </w:style>
  <w:style w:type="paragraph" w:customStyle="1" w:styleId="wa-resourceblock">
    <w:name w:val="wa-resourceblock"/>
    <w:basedOn w:val="Normal"/>
    <w:rsid w:val="00C80421"/>
    <w:pPr>
      <w:spacing w:before="100" w:beforeAutospacing="1" w:after="210" w:line="240" w:lineRule="auto"/>
    </w:pPr>
    <w:rPr>
      <w:rFonts w:eastAsia="Times New Roman" w:cs="Times New Roman"/>
      <w:sz w:val="24"/>
      <w:szCs w:val="24"/>
    </w:rPr>
  </w:style>
  <w:style w:type="paragraph" w:customStyle="1" w:styleId="wa-checkboxlist-title">
    <w:name w:val="wa-checkboxlist-title"/>
    <w:basedOn w:val="Normal"/>
    <w:rsid w:val="00C80421"/>
    <w:pPr>
      <w:spacing w:before="100" w:beforeAutospacing="1" w:after="210" w:line="240" w:lineRule="auto"/>
    </w:pPr>
    <w:rPr>
      <w:rFonts w:eastAsia="Times New Roman" w:cs="Times New Roman"/>
      <w:sz w:val="24"/>
      <w:szCs w:val="24"/>
    </w:rPr>
  </w:style>
  <w:style w:type="paragraph" w:customStyle="1" w:styleId="wa-checkbox">
    <w:name w:val="wa-checkbox"/>
    <w:basedOn w:val="Normal"/>
    <w:rsid w:val="00C80421"/>
    <w:pPr>
      <w:spacing w:before="100" w:beforeAutospacing="1" w:after="210" w:line="240" w:lineRule="auto"/>
    </w:pPr>
    <w:rPr>
      <w:rFonts w:eastAsia="Times New Roman" w:cs="Times New Roman"/>
      <w:sz w:val="24"/>
      <w:szCs w:val="24"/>
    </w:rPr>
  </w:style>
  <w:style w:type="paragraph" w:customStyle="1" w:styleId="wa-dropdown">
    <w:name w:val="wa-dropdown"/>
    <w:basedOn w:val="Normal"/>
    <w:rsid w:val="00C80421"/>
    <w:pPr>
      <w:spacing w:before="100" w:beforeAutospacing="1" w:after="210" w:line="240" w:lineRule="auto"/>
    </w:pPr>
    <w:rPr>
      <w:rFonts w:eastAsia="Times New Roman" w:cs="Times New Roman"/>
      <w:sz w:val="24"/>
      <w:szCs w:val="24"/>
    </w:rPr>
  </w:style>
  <w:style w:type="paragraph" w:customStyle="1" w:styleId="wa-dropdown-value">
    <w:name w:val="wa-dropdown-value"/>
    <w:basedOn w:val="Normal"/>
    <w:rsid w:val="00C80421"/>
    <w:pPr>
      <w:spacing w:before="100" w:beforeAutospacing="1" w:after="210" w:line="240" w:lineRule="auto"/>
    </w:pPr>
    <w:rPr>
      <w:rFonts w:eastAsia="Times New Roman" w:cs="Times New Roman"/>
      <w:sz w:val="24"/>
      <w:szCs w:val="24"/>
    </w:rPr>
  </w:style>
  <w:style w:type="paragraph" w:customStyle="1" w:styleId="wa-dropdown-arrow">
    <w:name w:val="wa-dropdown-arrow"/>
    <w:basedOn w:val="Normal"/>
    <w:rsid w:val="00C80421"/>
    <w:pPr>
      <w:spacing w:before="100" w:beforeAutospacing="1" w:after="210" w:line="240" w:lineRule="auto"/>
    </w:pPr>
    <w:rPr>
      <w:rFonts w:eastAsia="Times New Roman" w:cs="Times New Roman"/>
      <w:sz w:val="24"/>
      <w:szCs w:val="24"/>
    </w:rPr>
  </w:style>
  <w:style w:type="paragraph" w:customStyle="1" w:styleId="wa-step-legend">
    <w:name w:val="wa-step-legend"/>
    <w:basedOn w:val="Normal"/>
    <w:rsid w:val="00C80421"/>
    <w:pPr>
      <w:spacing w:before="100" w:beforeAutospacing="1" w:after="210" w:line="240" w:lineRule="auto"/>
    </w:pPr>
    <w:rPr>
      <w:rFonts w:eastAsia="Times New Roman" w:cs="Times New Roman"/>
      <w:sz w:val="24"/>
      <w:szCs w:val="24"/>
    </w:rPr>
  </w:style>
  <w:style w:type="paragraph" w:customStyle="1" w:styleId="wa-steps-grid">
    <w:name w:val="wa-steps-grid"/>
    <w:basedOn w:val="Normal"/>
    <w:rsid w:val="00C80421"/>
    <w:pPr>
      <w:spacing w:before="100" w:beforeAutospacing="1" w:after="210" w:line="240" w:lineRule="auto"/>
    </w:pPr>
    <w:rPr>
      <w:rFonts w:eastAsia="Times New Roman" w:cs="Times New Roman"/>
      <w:sz w:val="24"/>
      <w:szCs w:val="24"/>
    </w:rPr>
  </w:style>
  <w:style w:type="paragraph" w:customStyle="1" w:styleId="wa-toggle-value">
    <w:name w:val="wa-toggle-value"/>
    <w:basedOn w:val="Normal"/>
    <w:rsid w:val="00C80421"/>
    <w:pPr>
      <w:spacing w:before="100" w:beforeAutospacing="1" w:after="210" w:line="240" w:lineRule="auto"/>
    </w:pPr>
    <w:rPr>
      <w:rFonts w:eastAsia="Times New Roman" w:cs="Times New Roman"/>
      <w:sz w:val="24"/>
      <w:szCs w:val="24"/>
    </w:rPr>
  </w:style>
  <w:style w:type="paragraph" w:customStyle="1" w:styleId="wa-toggle-active">
    <w:name w:val="wa-toggle-active"/>
    <w:basedOn w:val="Normal"/>
    <w:rsid w:val="00C80421"/>
    <w:pPr>
      <w:spacing w:before="100" w:beforeAutospacing="1" w:after="210" w:line="240" w:lineRule="auto"/>
    </w:pPr>
    <w:rPr>
      <w:rFonts w:eastAsia="Times New Roman" w:cs="Times New Roman"/>
      <w:sz w:val="24"/>
      <w:szCs w:val="24"/>
    </w:rPr>
  </w:style>
  <w:style w:type="paragraph" w:customStyle="1" w:styleId="wa-text-heading1">
    <w:name w:val="wa-text-heading1"/>
    <w:basedOn w:val="Normal"/>
    <w:rsid w:val="00C80421"/>
    <w:pPr>
      <w:spacing w:before="100" w:beforeAutospacing="1" w:after="210" w:line="240" w:lineRule="auto"/>
    </w:pPr>
    <w:rPr>
      <w:rFonts w:eastAsia="Times New Roman" w:cs="Times New Roman"/>
      <w:sz w:val="24"/>
      <w:szCs w:val="24"/>
    </w:rPr>
  </w:style>
  <w:style w:type="paragraph" w:customStyle="1" w:styleId="wa-text-heading2">
    <w:name w:val="wa-text-heading2"/>
    <w:basedOn w:val="Normal"/>
    <w:rsid w:val="00C80421"/>
    <w:pPr>
      <w:spacing w:before="100" w:beforeAutospacing="1" w:after="210" w:line="240" w:lineRule="auto"/>
    </w:pPr>
    <w:rPr>
      <w:rFonts w:eastAsia="Times New Roman" w:cs="Times New Roman"/>
      <w:sz w:val="24"/>
      <w:szCs w:val="24"/>
    </w:rPr>
  </w:style>
  <w:style w:type="paragraph" w:customStyle="1" w:styleId="wa-text-heading3">
    <w:name w:val="wa-text-heading3"/>
    <w:basedOn w:val="Normal"/>
    <w:rsid w:val="00C80421"/>
    <w:pPr>
      <w:spacing w:before="100" w:beforeAutospacing="1" w:after="210" w:line="240" w:lineRule="auto"/>
    </w:pPr>
    <w:rPr>
      <w:rFonts w:eastAsia="Times New Roman" w:cs="Times New Roman"/>
      <w:sz w:val="24"/>
      <w:szCs w:val="24"/>
    </w:rPr>
  </w:style>
  <w:style w:type="paragraph" w:customStyle="1" w:styleId="wa-text-heading4">
    <w:name w:val="wa-text-heading4"/>
    <w:basedOn w:val="Normal"/>
    <w:rsid w:val="00C80421"/>
    <w:pPr>
      <w:spacing w:before="100" w:beforeAutospacing="1" w:after="210" w:line="240" w:lineRule="auto"/>
    </w:pPr>
    <w:rPr>
      <w:rFonts w:eastAsia="Times New Roman" w:cs="Times New Roman"/>
      <w:sz w:val="24"/>
      <w:szCs w:val="24"/>
    </w:rPr>
  </w:style>
  <w:style w:type="paragraph" w:customStyle="1" w:styleId="wa-text-heading5">
    <w:name w:val="wa-text-heading5"/>
    <w:basedOn w:val="Normal"/>
    <w:rsid w:val="00C80421"/>
    <w:pPr>
      <w:spacing w:before="100" w:beforeAutospacing="1" w:after="210" w:line="240" w:lineRule="auto"/>
    </w:pPr>
    <w:rPr>
      <w:rFonts w:eastAsia="Times New Roman" w:cs="Times New Roman"/>
      <w:sz w:val="24"/>
      <w:szCs w:val="24"/>
    </w:rPr>
  </w:style>
  <w:style w:type="paragraph" w:customStyle="1" w:styleId="wa-text-heading6">
    <w:name w:val="wa-text-heading6"/>
    <w:basedOn w:val="Normal"/>
    <w:rsid w:val="00C80421"/>
    <w:pPr>
      <w:spacing w:before="100" w:beforeAutospacing="1" w:after="210" w:line="240" w:lineRule="auto"/>
    </w:pPr>
    <w:rPr>
      <w:rFonts w:eastAsia="Times New Roman" w:cs="Times New Roman"/>
      <w:sz w:val="24"/>
      <w:szCs w:val="24"/>
    </w:rPr>
  </w:style>
  <w:style w:type="paragraph" w:customStyle="1" w:styleId="wa-headingsuper">
    <w:name w:val="wa-headingsuper"/>
    <w:basedOn w:val="Normal"/>
    <w:rsid w:val="00C80421"/>
    <w:pPr>
      <w:spacing w:before="100" w:beforeAutospacing="1" w:after="210" w:line="240" w:lineRule="auto"/>
    </w:pPr>
    <w:rPr>
      <w:rFonts w:eastAsia="Times New Roman" w:cs="Times New Roman"/>
      <w:sz w:val="24"/>
      <w:szCs w:val="24"/>
    </w:rPr>
  </w:style>
  <w:style w:type="paragraph" w:customStyle="1" w:styleId="wa-section-spacervertical">
    <w:name w:val="wa-section-spacervertical"/>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
    <w:name w:val="wa-section-spacerhorizontal"/>
    <w:basedOn w:val="Normal"/>
    <w:rsid w:val="00C80421"/>
    <w:pPr>
      <w:spacing w:before="100" w:beforeAutospacing="1" w:after="210" w:line="240" w:lineRule="auto"/>
    </w:pPr>
    <w:rPr>
      <w:rFonts w:eastAsia="Times New Roman" w:cs="Times New Roman"/>
      <w:sz w:val="24"/>
      <w:szCs w:val="24"/>
    </w:rPr>
  </w:style>
  <w:style w:type="paragraph" w:customStyle="1" w:styleId="app-logo">
    <w:name w:val="app-logo"/>
    <w:basedOn w:val="Normal"/>
    <w:rsid w:val="00C80421"/>
    <w:pPr>
      <w:spacing w:before="100" w:beforeAutospacing="1" w:after="210" w:line="240" w:lineRule="auto"/>
    </w:pPr>
    <w:rPr>
      <w:rFonts w:eastAsia="Times New Roman" w:cs="Times New Roman"/>
      <w:sz w:val="24"/>
      <w:szCs w:val="24"/>
    </w:rPr>
  </w:style>
  <w:style w:type="paragraph" w:customStyle="1" w:styleId="wa-pricingdetail-header">
    <w:name w:val="wa-pricingdetail-header"/>
    <w:basedOn w:val="Normal"/>
    <w:rsid w:val="00C80421"/>
    <w:pPr>
      <w:spacing w:before="100" w:beforeAutospacing="1" w:after="210" w:line="240" w:lineRule="auto"/>
    </w:pPr>
    <w:rPr>
      <w:rFonts w:eastAsia="Times New Roman" w:cs="Times New Roman"/>
      <w:sz w:val="24"/>
      <w:szCs w:val="24"/>
    </w:rPr>
  </w:style>
  <w:style w:type="paragraph" w:customStyle="1" w:styleId="commitment-boilerplate">
    <w:name w:val="commitment-boilerplate"/>
    <w:basedOn w:val="Normal"/>
    <w:rsid w:val="00C80421"/>
    <w:pPr>
      <w:spacing w:before="100" w:beforeAutospacing="1" w:after="210" w:line="240" w:lineRule="auto"/>
    </w:pPr>
    <w:rPr>
      <w:rFonts w:eastAsia="Times New Roman" w:cs="Times New Roman"/>
      <w:sz w:val="24"/>
      <w:szCs w:val="24"/>
    </w:rPr>
  </w:style>
  <w:style w:type="paragraph" w:customStyle="1" w:styleId="wa-galleryitem-logo">
    <w:name w:val="wa-galleryitem-logo"/>
    <w:basedOn w:val="Normal"/>
    <w:rsid w:val="00C80421"/>
    <w:pPr>
      <w:spacing w:before="100" w:beforeAutospacing="1" w:after="210" w:line="240" w:lineRule="auto"/>
    </w:pPr>
    <w:rPr>
      <w:rFonts w:eastAsia="Times New Roman" w:cs="Times New Roman"/>
      <w:sz w:val="24"/>
      <w:szCs w:val="24"/>
    </w:rPr>
  </w:style>
  <w:style w:type="paragraph" w:customStyle="1" w:styleId="wa-galleryitem-meta">
    <w:name w:val="wa-galleryitem-meta"/>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logo">
    <w:name w:val="wa-section-activedirectorylog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
    <w:name w:val="wa-section-activedirectoryinf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details">
    <w:name w:val="wa-section-activedirectorydetails"/>
    <w:basedOn w:val="Normal"/>
    <w:rsid w:val="00C80421"/>
    <w:pPr>
      <w:spacing w:before="100" w:beforeAutospacing="1" w:after="210" w:line="240" w:lineRule="auto"/>
    </w:pPr>
    <w:rPr>
      <w:rFonts w:eastAsia="Times New Roman" w:cs="Times New Roman"/>
      <w:sz w:val="24"/>
      <w:szCs w:val="24"/>
    </w:rPr>
  </w:style>
  <w:style w:type="paragraph" w:customStyle="1" w:styleId="wa-section-storelogo">
    <w:name w:val="wa-section-storelogo"/>
    <w:basedOn w:val="Normal"/>
    <w:rsid w:val="00C80421"/>
    <w:pPr>
      <w:spacing w:before="100" w:beforeAutospacing="1" w:after="210" w:line="240" w:lineRule="auto"/>
    </w:pPr>
    <w:rPr>
      <w:rFonts w:eastAsia="Times New Roman" w:cs="Times New Roman"/>
      <w:sz w:val="24"/>
      <w:szCs w:val="24"/>
    </w:rPr>
  </w:style>
  <w:style w:type="paragraph" w:customStyle="1" w:styleId="wa-section-storeinfo">
    <w:name w:val="wa-section-storeinfo"/>
    <w:basedOn w:val="Normal"/>
    <w:rsid w:val="00C80421"/>
    <w:pPr>
      <w:spacing w:before="100" w:beforeAutospacing="1" w:after="210" w:line="240" w:lineRule="auto"/>
    </w:pPr>
    <w:rPr>
      <w:rFonts w:eastAsia="Times New Roman" w:cs="Times New Roman"/>
      <w:sz w:val="24"/>
      <w:szCs w:val="24"/>
    </w:rPr>
  </w:style>
  <w:style w:type="paragraph" w:customStyle="1" w:styleId="wa-section-storeplans">
    <w:name w:val="wa-section-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torelinks">
    <w:name w:val="wa-section-storelinks"/>
    <w:basedOn w:val="Normal"/>
    <w:rsid w:val="00C80421"/>
    <w:pPr>
      <w:spacing w:before="100" w:beforeAutospacing="1" w:after="210" w:line="240" w:lineRule="auto"/>
    </w:pPr>
    <w:rPr>
      <w:rFonts w:eastAsia="Times New Roman" w:cs="Times New Roman"/>
      <w:sz w:val="24"/>
      <w:szCs w:val="24"/>
    </w:rPr>
  </w:style>
  <w:style w:type="paragraph" w:customStyle="1" w:styleId="search-button">
    <w:name w:val="search-button"/>
    <w:basedOn w:val="Normal"/>
    <w:rsid w:val="00C80421"/>
    <w:pPr>
      <w:spacing w:before="100" w:beforeAutospacing="1" w:after="210" w:line="240" w:lineRule="auto"/>
    </w:pPr>
    <w:rPr>
      <w:rFonts w:eastAsia="Times New Roman" w:cs="Times New Roman"/>
      <w:sz w:val="24"/>
      <w:szCs w:val="24"/>
    </w:rPr>
  </w:style>
  <w:style w:type="paragraph" w:customStyle="1" w:styleId="phone">
    <w:name w:val="phone"/>
    <w:basedOn w:val="Normal"/>
    <w:rsid w:val="00C80421"/>
    <w:pPr>
      <w:spacing w:before="100" w:beforeAutospacing="1" w:after="210" w:line="240" w:lineRule="auto"/>
    </w:pPr>
    <w:rPr>
      <w:rFonts w:eastAsia="Times New Roman" w:cs="Times New Roman"/>
      <w:sz w:val="24"/>
      <w:szCs w:val="24"/>
    </w:rPr>
  </w:style>
  <w:style w:type="paragraph" w:customStyle="1" w:styleId="current">
    <w:name w:val="current"/>
    <w:basedOn w:val="Normal"/>
    <w:rsid w:val="00C80421"/>
    <w:pPr>
      <w:spacing w:before="100" w:beforeAutospacing="1" w:after="210" w:line="240" w:lineRule="auto"/>
    </w:pPr>
    <w:rPr>
      <w:rFonts w:eastAsia="Times New Roman" w:cs="Times New Roman"/>
      <w:sz w:val="24"/>
      <w:szCs w:val="24"/>
    </w:rPr>
  </w:style>
  <w:style w:type="paragraph" w:customStyle="1" w:styleId="hidden-content">
    <w:name w:val="hidden-content"/>
    <w:basedOn w:val="Normal"/>
    <w:rsid w:val="00C80421"/>
    <w:pPr>
      <w:spacing w:before="100" w:beforeAutospacing="1" w:after="210" w:line="240" w:lineRule="auto"/>
    </w:pPr>
    <w:rPr>
      <w:rFonts w:eastAsia="Times New Roman" w:cs="Times New Roman"/>
      <w:sz w:val="24"/>
      <w:szCs w:val="24"/>
    </w:rPr>
  </w:style>
  <w:style w:type="paragraph" w:customStyle="1" w:styleId="video-icon">
    <w:name w:val="video-icon"/>
    <w:basedOn w:val="Normal"/>
    <w:rsid w:val="00C80421"/>
    <w:pPr>
      <w:spacing w:before="100" w:beforeAutospacing="1" w:after="210" w:line="240" w:lineRule="auto"/>
    </w:pPr>
    <w:rPr>
      <w:rFonts w:eastAsia="Times New Roman" w:cs="Times New Roman"/>
      <w:sz w:val="24"/>
      <w:szCs w:val="24"/>
    </w:rPr>
  </w:style>
  <w:style w:type="paragraph" w:customStyle="1" w:styleId="video-time">
    <w:name w:val="video-time"/>
    <w:basedOn w:val="Normal"/>
    <w:rsid w:val="00C80421"/>
    <w:pPr>
      <w:spacing w:before="100" w:beforeAutospacing="1" w:after="210" w:line="240" w:lineRule="auto"/>
    </w:pPr>
    <w:rPr>
      <w:rFonts w:eastAsia="Times New Roman" w:cs="Times New Roman"/>
      <w:sz w:val="24"/>
      <w:szCs w:val="24"/>
    </w:rPr>
  </w:style>
  <w:style w:type="paragraph" w:customStyle="1" w:styleId="wizard-close">
    <w:name w:val="wizard-close"/>
    <w:basedOn w:val="Normal"/>
    <w:rsid w:val="00C80421"/>
    <w:pPr>
      <w:spacing w:before="100" w:beforeAutospacing="1" w:after="210" w:line="240" w:lineRule="auto"/>
    </w:pPr>
    <w:rPr>
      <w:rFonts w:eastAsia="Times New Roman" w:cs="Times New Roman"/>
      <w:sz w:val="24"/>
      <w:szCs w:val="24"/>
    </w:rPr>
  </w:style>
  <w:style w:type="paragraph" w:customStyle="1" w:styleId="member-blocks">
    <w:name w:val="member-blocks"/>
    <w:basedOn w:val="Normal"/>
    <w:rsid w:val="00C80421"/>
    <w:pPr>
      <w:spacing w:before="100" w:beforeAutospacing="1" w:after="210" w:line="240" w:lineRule="auto"/>
    </w:pPr>
    <w:rPr>
      <w:rFonts w:eastAsia="Times New Roman" w:cs="Times New Roman"/>
      <w:sz w:val="24"/>
      <w:szCs w:val="24"/>
    </w:rPr>
  </w:style>
  <w:style w:type="paragraph" w:customStyle="1" w:styleId="selected">
    <w:name w:val="selected"/>
    <w:basedOn w:val="Normal"/>
    <w:rsid w:val="00C80421"/>
    <w:pPr>
      <w:spacing w:before="100" w:beforeAutospacing="1" w:after="210" w:line="240" w:lineRule="auto"/>
    </w:pPr>
    <w:rPr>
      <w:rFonts w:eastAsia="Times New Roman" w:cs="Times New Roman"/>
      <w:sz w:val="24"/>
      <w:szCs w:val="24"/>
    </w:rPr>
  </w:style>
  <w:style w:type="paragraph" w:customStyle="1" w:styleId="content-header">
    <w:name w:val="content-header"/>
    <w:basedOn w:val="Normal"/>
    <w:rsid w:val="00C80421"/>
    <w:pPr>
      <w:spacing w:before="100" w:beforeAutospacing="1" w:after="210" w:line="240" w:lineRule="auto"/>
    </w:pPr>
    <w:rPr>
      <w:rFonts w:eastAsia="Times New Roman" w:cs="Times New Roman"/>
      <w:sz w:val="24"/>
      <w:szCs w:val="24"/>
    </w:rPr>
  </w:style>
  <w:style w:type="paragraph" w:customStyle="1" w:styleId="loc-show">
    <w:name w:val="loc-show"/>
    <w:basedOn w:val="Normal"/>
    <w:rsid w:val="00C80421"/>
    <w:pPr>
      <w:spacing w:before="100" w:beforeAutospacing="1" w:after="210" w:line="240" w:lineRule="auto"/>
    </w:pPr>
    <w:rPr>
      <w:rFonts w:eastAsia="Times New Roman" w:cs="Times New Roman"/>
      <w:sz w:val="24"/>
      <w:szCs w:val="24"/>
    </w:rPr>
  </w:style>
  <w:style w:type="paragraph" w:customStyle="1" w:styleId="wast-indent">
    <w:name w:val="wast-indent"/>
    <w:basedOn w:val="Normal"/>
    <w:rsid w:val="00C80421"/>
    <w:pPr>
      <w:spacing w:before="100" w:beforeAutospacing="1" w:after="210" w:line="240" w:lineRule="auto"/>
    </w:pPr>
    <w:rPr>
      <w:rFonts w:eastAsia="Times New Roman" w:cs="Times New Roman"/>
      <w:sz w:val="24"/>
      <w:szCs w:val="24"/>
    </w:rPr>
  </w:style>
  <w:style w:type="paragraph" w:customStyle="1" w:styleId="search-boxspan">
    <w:name w:val="search-box&gt;span"/>
    <w:basedOn w:val="Normal"/>
    <w:rsid w:val="00C80421"/>
    <w:pPr>
      <w:spacing w:before="100" w:beforeAutospacing="1" w:after="210" w:line="240" w:lineRule="auto"/>
    </w:pPr>
    <w:rPr>
      <w:rFonts w:eastAsia="Times New Roman" w:cs="Times New Roman"/>
      <w:sz w:val="24"/>
      <w:szCs w:val="24"/>
    </w:rPr>
  </w:style>
  <w:style w:type="paragraph" w:customStyle="1" w:styleId="offer-sign-up">
    <w:name w:val="offer-sign-up"/>
    <w:basedOn w:val="Normal"/>
    <w:rsid w:val="00C80421"/>
    <w:pPr>
      <w:spacing w:before="100" w:beforeAutospacing="1" w:after="210" w:line="240" w:lineRule="auto"/>
    </w:pPr>
    <w:rPr>
      <w:rFonts w:eastAsia="Times New Roman" w:cs="Times New Roman"/>
      <w:sz w:val="24"/>
      <w:szCs w:val="24"/>
    </w:rPr>
  </w:style>
  <w:style w:type="paragraph" w:customStyle="1" w:styleId="hero">
    <w:name w:val="hero"/>
    <w:basedOn w:val="Normal"/>
    <w:rsid w:val="00C80421"/>
    <w:pPr>
      <w:spacing w:before="100" w:beforeAutospacing="1" w:after="210" w:line="240" w:lineRule="auto"/>
    </w:pPr>
    <w:rPr>
      <w:rFonts w:eastAsia="Times New Roman" w:cs="Times New Roman"/>
      <w:sz w:val="24"/>
      <w:szCs w:val="24"/>
    </w:rPr>
  </w:style>
  <w:style w:type="paragraph" w:customStyle="1" w:styleId="dev-tools">
    <w:name w:val="dev-tools"/>
    <w:basedOn w:val="Normal"/>
    <w:rsid w:val="00C80421"/>
    <w:pPr>
      <w:spacing w:before="100" w:beforeAutospacing="1" w:after="210" w:line="240" w:lineRule="auto"/>
    </w:pPr>
    <w:rPr>
      <w:rFonts w:eastAsia="Times New Roman" w:cs="Times New Roman"/>
      <w:sz w:val="24"/>
      <w:szCs w:val="24"/>
    </w:rPr>
  </w:style>
  <w:style w:type="paragraph" w:customStyle="1" w:styleId="downloads">
    <w:name w:val="downloads"/>
    <w:basedOn w:val="Normal"/>
    <w:rsid w:val="00C80421"/>
    <w:pPr>
      <w:spacing w:before="100" w:beforeAutospacing="1" w:after="210" w:line="240" w:lineRule="auto"/>
    </w:pPr>
    <w:rPr>
      <w:rFonts w:eastAsia="Times New Roman" w:cs="Times New Roman"/>
      <w:sz w:val="24"/>
      <w:szCs w:val="24"/>
    </w:rPr>
  </w:style>
  <w:style w:type="paragraph" w:customStyle="1" w:styleId="dev-nav">
    <w:name w:val="dev-nav"/>
    <w:basedOn w:val="Normal"/>
    <w:rsid w:val="00C80421"/>
    <w:pPr>
      <w:spacing w:before="100" w:beforeAutospacing="1" w:after="210" w:line="240" w:lineRule="auto"/>
    </w:pPr>
    <w:rPr>
      <w:rFonts w:eastAsia="Times New Roman" w:cs="Times New Roman"/>
      <w:sz w:val="24"/>
      <w:szCs w:val="24"/>
    </w:rPr>
  </w:style>
  <w:style w:type="paragraph" w:customStyle="1" w:styleId="dev-content">
    <w:name w:val="dev-content"/>
    <w:basedOn w:val="Normal"/>
    <w:rsid w:val="00C80421"/>
    <w:pPr>
      <w:spacing w:before="100" w:beforeAutospacing="1" w:after="210" w:line="240" w:lineRule="auto"/>
    </w:pPr>
    <w:rPr>
      <w:rFonts w:eastAsia="Times New Roman" w:cs="Times New Roman"/>
      <w:sz w:val="24"/>
      <w:szCs w:val="24"/>
    </w:rPr>
  </w:style>
  <w:style w:type="paragraph" w:customStyle="1" w:styleId="dev-toolsdiv">
    <w:name w:val="dev-tools&gt;div"/>
    <w:basedOn w:val="Normal"/>
    <w:rsid w:val="00C80421"/>
    <w:pPr>
      <w:spacing w:before="100" w:beforeAutospacing="1" w:after="210" w:line="240" w:lineRule="auto"/>
    </w:pPr>
    <w:rPr>
      <w:rFonts w:eastAsia="Times New Roman" w:cs="Times New Roman"/>
      <w:sz w:val="24"/>
      <w:szCs w:val="24"/>
    </w:rPr>
  </w:style>
  <w:style w:type="paragraph" w:customStyle="1" w:styleId="mobile-cont">
    <w:name w:val="mobile-cont"/>
    <w:basedOn w:val="Normal"/>
    <w:rsid w:val="00C80421"/>
    <w:pPr>
      <w:spacing w:before="100" w:beforeAutospacing="1" w:after="210" w:line="240" w:lineRule="auto"/>
    </w:pPr>
    <w:rPr>
      <w:rFonts w:eastAsia="Times New Roman" w:cs="Times New Roman"/>
      <w:sz w:val="24"/>
      <w:szCs w:val="24"/>
    </w:rPr>
  </w:style>
  <w:style w:type="paragraph" w:customStyle="1" w:styleId="media-cont">
    <w:name w:val="media-cont"/>
    <w:basedOn w:val="Normal"/>
    <w:rsid w:val="00C80421"/>
    <w:pPr>
      <w:spacing w:before="100" w:beforeAutospacing="1" w:after="210" w:line="240" w:lineRule="auto"/>
    </w:pPr>
    <w:rPr>
      <w:rFonts w:eastAsia="Times New Roman" w:cs="Times New Roman"/>
      <w:sz w:val="24"/>
      <w:szCs w:val="24"/>
    </w:rPr>
  </w:style>
  <w:style w:type="paragraph" w:customStyle="1" w:styleId="net-cont">
    <w:name w:val="net-cont"/>
    <w:basedOn w:val="Normal"/>
    <w:rsid w:val="00C80421"/>
    <w:pPr>
      <w:spacing w:before="100" w:beforeAutospacing="1" w:after="210" w:line="240" w:lineRule="auto"/>
    </w:pPr>
    <w:rPr>
      <w:rFonts w:eastAsia="Times New Roman" w:cs="Times New Roman"/>
      <w:sz w:val="24"/>
      <w:szCs w:val="24"/>
    </w:rPr>
  </w:style>
  <w:style w:type="paragraph" w:customStyle="1" w:styleId="node-cont">
    <w:name w:val="node-cont"/>
    <w:basedOn w:val="Normal"/>
    <w:rsid w:val="00C80421"/>
    <w:pPr>
      <w:spacing w:before="100" w:beforeAutospacing="1" w:after="210" w:line="240" w:lineRule="auto"/>
    </w:pPr>
    <w:rPr>
      <w:rFonts w:eastAsia="Times New Roman" w:cs="Times New Roman"/>
      <w:sz w:val="24"/>
      <w:szCs w:val="24"/>
    </w:rPr>
  </w:style>
  <w:style w:type="paragraph" w:customStyle="1" w:styleId="php-cont">
    <w:name w:val="php-cont"/>
    <w:basedOn w:val="Normal"/>
    <w:rsid w:val="00C80421"/>
    <w:pPr>
      <w:spacing w:before="100" w:beforeAutospacing="1" w:after="210" w:line="240" w:lineRule="auto"/>
    </w:pPr>
    <w:rPr>
      <w:rFonts w:eastAsia="Times New Roman" w:cs="Times New Roman"/>
      <w:sz w:val="24"/>
      <w:szCs w:val="24"/>
    </w:rPr>
  </w:style>
  <w:style w:type="paragraph" w:customStyle="1" w:styleId="java-cont">
    <w:name w:val="java-cont"/>
    <w:basedOn w:val="Normal"/>
    <w:rsid w:val="00C80421"/>
    <w:pPr>
      <w:spacing w:before="100" w:beforeAutospacing="1" w:after="210" w:line="240" w:lineRule="auto"/>
    </w:pPr>
    <w:rPr>
      <w:rFonts w:eastAsia="Times New Roman" w:cs="Times New Roman"/>
      <w:sz w:val="24"/>
      <w:szCs w:val="24"/>
    </w:rPr>
  </w:style>
  <w:style w:type="paragraph" w:customStyle="1" w:styleId="python-cont">
    <w:name w:val="python-cont"/>
    <w:basedOn w:val="Normal"/>
    <w:rsid w:val="00C80421"/>
    <w:pPr>
      <w:spacing w:before="100" w:beforeAutospacing="1" w:after="210" w:line="240" w:lineRule="auto"/>
    </w:pPr>
    <w:rPr>
      <w:rFonts w:eastAsia="Times New Roman" w:cs="Times New Roman"/>
      <w:sz w:val="24"/>
      <w:szCs w:val="24"/>
    </w:rPr>
  </w:style>
  <w:style w:type="paragraph" w:customStyle="1" w:styleId="ruby-cont">
    <w:name w:val="ruby-cont"/>
    <w:basedOn w:val="Normal"/>
    <w:rsid w:val="00C80421"/>
    <w:pPr>
      <w:spacing w:before="100" w:beforeAutospacing="1" w:after="210" w:line="240" w:lineRule="auto"/>
    </w:pPr>
    <w:rPr>
      <w:rFonts w:eastAsia="Times New Roman" w:cs="Times New Roman"/>
      <w:sz w:val="24"/>
      <w:szCs w:val="24"/>
    </w:rPr>
  </w:style>
  <w:style w:type="paragraph" w:customStyle="1" w:styleId="partner-slide">
    <w:name w:val="partner-slide"/>
    <w:basedOn w:val="Normal"/>
    <w:rsid w:val="00C80421"/>
    <w:pPr>
      <w:spacing w:before="100" w:beforeAutospacing="1" w:after="210" w:line="240" w:lineRule="auto"/>
    </w:pPr>
    <w:rPr>
      <w:rFonts w:eastAsia="Times New Roman" w:cs="Times New Roman"/>
      <w:sz w:val="24"/>
      <w:szCs w:val="24"/>
    </w:rPr>
  </w:style>
  <w:style w:type="paragraph" w:customStyle="1" w:styleId="offercol">
    <w:name w:val="offercol"/>
    <w:basedOn w:val="Normal"/>
    <w:rsid w:val="00C80421"/>
    <w:pPr>
      <w:spacing w:before="100" w:beforeAutospacing="1" w:after="210" w:line="240" w:lineRule="auto"/>
    </w:pPr>
    <w:rPr>
      <w:rFonts w:eastAsia="Times New Roman" w:cs="Times New Roman"/>
      <w:sz w:val="24"/>
      <w:szCs w:val="24"/>
    </w:rPr>
  </w:style>
  <w:style w:type="paragraph" w:customStyle="1" w:styleId="offerblock">
    <w:name w:val="offerblock"/>
    <w:basedOn w:val="Normal"/>
    <w:rsid w:val="00C80421"/>
    <w:pPr>
      <w:spacing w:before="100" w:beforeAutospacing="1" w:after="210" w:line="240" w:lineRule="auto"/>
    </w:pPr>
    <w:rPr>
      <w:rFonts w:eastAsia="Times New Roman" w:cs="Times New Roman"/>
      <w:sz w:val="24"/>
      <w:szCs w:val="24"/>
    </w:rPr>
  </w:style>
  <w:style w:type="paragraph" w:customStyle="1" w:styleId="purple">
    <w:name w:val="purple"/>
    <w:basedOn w:val="Normal"/>
    <w:rsid w:val="00C80421"/>
    <w:pPr>
      <w:spacing w:before="100" w:beforeAutospacing="1" w:after="210" w:line="240" w:lineRule="auto"/>
    </w:pPr>
    <w:rPr>
      <w:rFonts w:eastAsia="Times New Roman" w:cs="Times New Roman"/>
      <w:sz w:val="24"/>
      <w:szCs w:val="24"/>
    </w:rPr>
  </w:style>
  <w:style w:type="paragraph" w:customStyle="1" w:styleId="pink">
    <w:name w:val="pink"/>
    <w:basedOn w:val="Normal"/>
    <w:rsid w:val="00C80421"/>
    <w:pPr>
      <w:spacing w:before="100" w:beforeAutospacing="1" w:after="210" w:line="240" w:lineRule="auto"/>
    </w:pPr>
    <w:rPr>
      <w:rFonts w:eastAsia="Times New Roman" w:cs="Times New Roman"/>
      <w:sz w:val="24"/>
      <w:szCs w:val="24"/>
    </w:rPr>
  </w:style>
  <w:style w:type="paragraph" w:customStyle="1" w:styleId="green">
    <w:name w:val="green"/>
    <w:basedOn w:val="Normal"/>
    <w:rsid w:val="00C80421"/>
    <w:pPr>
      <w:spacing w:before="100" w:beforeAutospacing="1" w:after="210" w:line="240" w:lineRule="auto"/>
    </w:pPr>
    <w:rPr>
      <w:rFonts w:eastAsia="Times New Roman" w:cs="Times New Roman"/>
      <w:sz w:val="24"/>
      <w:szCs w:val="24"/>
    </w:rPr>
  </w:style>
  <w:style w:type="paragraph" w:customStyle="1" w:styleId="blue">
    <w:name w:val="blue"/>
    <w:basedOn w:val="Normal"/>
    <w:rsid w:val="00C80421"/>
    <w:pPr>
      <w:spacing w:before="100" w:beforeAutospacing="1" w:after="210" w:line="240" w:lineRule="auto"/>
    </w:pPr>
    <w:rPr>
      <w:rFonts w:eastAsia="Times New Roman" w:cs="Times New Roman"/>
      <w:sz w:val="24"/>
      <w:szCs w:val="24"/>
    </w:rPr>
  </w:style>
  <w:style w:type="paragraph" w:customStyle="1" w:styleId="logobox">
    <w:name w:val="logobox"/>
    <w:basedOn w:val="Normal"/>
    <w:rsid w:val="00C80421"/>
    <w:pPr>
      <w:spacing w:before="100" w:beforeAutospacing="1" w:after="210" w:line="240" w:lineRule="auto"/>
    </w:pPr>
    <w:rPr>
      <w:rFonts w:eastAsia="Times New Roman" w:cs="Times New Roman"/>
      <w:sz w:val="24"/>
      <w:szCs w:val="24"/>
    </w:rPr>
  </w:style>
  <w:style w:type="paragraph" w:customStyle="1" w:styleId="details">
    <w:name w:val="details"/>
    <w:basedOn w:val="Normal"/>
    <w:rsid w:val="00C80421"/>
    <w:pPr>
      <w:spacing w:before="100" w:beforeAutospacing="1" w:after="210" w:line="240" w:lineRule="auto"/>
    </w:pPr>
    <w:rPr>
      <w:rFonts w:eastAsia="Times New Roman" w:cs="Times New Roman"/>
      <w:sz w:val="24"/>
      <w:szCs w:val="24"/>
    </w:rPr>
  </w:style>
  <w:style w:type="paragraph" w:customStyle="1" w:styleId="offer1">
    <w:name w:val="offer1"/>
    <w:basedOn w:val="Normal"/>
    <w:rsid w:val="00C80421"/>
    <w:pPr>
      <w:spacing w:before="100" w:beforeAutospacing="1" w:after="210" w:line="240" w:lineRule="auto"/>
    </w:pPr>
    <w:rPr>
      <w:rFonts w:eastAsia="Times New Roman" w:cs="Times New Roman"/>
      <w:sz w:val="24"/>
      <w:szCs w:val="24"/>
    </w:rPr>
  </w:style>
  <w:style w:type="paragraph" w:customStyle="1" w:styleId="offer2">
    <w:name w:val="offer2"/>
    <w:basedOn w:val="Normal"/>
    <w:rsid w:val="00C80421"/>
    <w:pPr>
      <w:spacing w:before="100" w:beforeAutospacing="1" w:after="210" w:line="240" w:lineRule="auto"/>
    </w:pPr>
    <w:rPr>
      <w:rFonts w:eastAsia="Times New Roman" w:cs="Times New Roman"/>
      <w:sz w:val="24"/>
      <w:szCs w:val="24"/>
    </w:rPr>
  </w:style>
  <w:style w:type="paragraph" w:customStyle="1" w:styleId="offer3">
    <w:name w:val="offer3"/>
    <w:basedOn w:val="Normal"/>
    <w:rsid w:val="00C80421"/>
    <w:pPr>
      <w:spacing w:before="100" w:beforeAutospacing="1" w:after="210" w:line="240" w:lineRule="auto"/>
    </w:pPr>
    <w:rPr>
      <w:rFonts w:eastAsia="Times New Roman" w:cs="Times New Roman"/>
      <w:sz w:val="24"/>
      <w:szCs w:val="24"/>
    </w:rPr>
  </w:style>
  <w:style w:type="paragraph" w:customStyle="1" w:styleId="offer4">
    <w:name w:val="offer4"/>
    <w:basedOn w:val="Normal"/>
    <w:rsid w:val="00C80421"/>
    <w:pPr>
      <w:spacing w:before="100" w:beforeAutospacing="1" w:after="210" w:line="240" w:lineRule="auto"/>
    </w:pPr>
    <w:rPr>
      <w:rFonts w:eastAsia="Times New Roman" w:cs="Times New Roman"/>
      <w:sz w:val="24"/>
      <w:szCs w:val="24"/>
    </w:rPr>
  </w:style>
  <w:style w:type="paragraph" w:customStyle="1" w:styleId="Title1">
    <w:name w:val="Title1"/>
    <w:basedOn w:val="Normal"/>
    <w:rsid w:val="00C80421"/>
    <w:pPr>
      <w:spacing w:before="100" w:beforeAutospacing="1" w:after="210" w:line="240" w:lineRule="auto"/>
    </w:pPr>
    <w:rPr>
      <w:rFonts w:eastAsia="Times New Roman" w:cs="Times New Roman"/>
      <w:sz w:val="24"/>
      <w:szCs w:val="24"/>
    </w:rPr>
  </w:style>
  <w:style w:type="paragraph" w:customStyle="1" w:styleId="info">
    <w:name w:val="info"/>
    <w:basedOn w:val="Normal"/>
    <w:rsid w:val="00C80421"/>
    <w:pPr>
      <w:spacing w:before="100" w:beforeAutospacing="1" w:after="210" w:line="240" w:lineRule="auto"/>
    </w:pPr>
    <w:rPr>
      <w:rFonts w:eastAsia="Times New Roman" w:cs="Times New Roman"/>
      <w:sz w:val="24"/>
      <w:szCs w:val="24"/>
    </w:rPr>
  </w:style>
  <w:style w:type="paragraph" w:customStyle="1" w:styleId="site-boxcta">
    <w:name w:val="site-boxcta"/>
    <w:basedOn w:val="Normal"/>
    <w:rsid w:val="00C80421"/>
    <w:pPr>
      <w:spacing w:before="100" w:beforeAutospacing="1" w:after="210" w:line="240" w:lineRule="auto"/>
    </w:pPr>
    <w:rPr>
      <w:rFonts w:eastAsia="Times New Roman" w:cs="Times New Roman"/>
      <w:sz w:val="24"/>
      <w:szCs w:val="24"/>
    </w:rPr>
  </w:style>
  <w:style w:type="paragraph" w:customStyle="1" w:styleId="errors">
    <w:name w:val="errors"/>
    <w:basedOn w:val="Normal"/>
    <w:rsid w:val="00C80421"/>
    <w:pPr>
      <w:spacing w:before="100" w:beforeAutospacing="1" w:after="210" w:line="240" w:lineRule="auto"/>
    </w:pPr>
    <w:rPr>
      <w:rFonts w:eastAsia="Times New Roman" w:cs="Times New Roman"/>
      <w:sz w:val="24"/>
      <w:szCs w:val="24"/>
    </w:rPr>
  </w:style>
  <w:style w:type="paragraph" w:customStyle="1" w:styleId="search-box">
    <w:name w:val="search-box"/>
    <w:basedOn w:val="Normal"/>
    <w:rsid w:val="00C80421"/>
    <w:pPr>
      <w:spacing w:before="100" w:beforeAutospacing="1" w:after="210" w:line="240" w:lineRule="auto"/>
    </w:pPr>
    <w:rPr>
      <w:rFonts w:eastAsia="Times New Roman" w:cs="Times New Roman"/>
      <w:sz w:val="24"/>
      <w:szCs w:val="24"/>
    </w:rPr>
  </w:style>
  <w:style w:type="paragraph" w:customStyle="1" w:styleId="para">
    <w:name w:val="para"/>
    <w:basedOn w:val="Normal"/>
    <w:rsid w:val="00C80421"/>
    <w:pPr>
      <w:spacing w:before="100" w:beforeAutospacing="1" w:after="210" w:line="240" w:lineRule="auto"/>
    </w:pPr>
    <w:rPr>
      <w:rFonts w:eastAsia="Times New Roman" w:cs="Times New Roman"/>
      <w:sz w:val="24"/>
      <w:szCs w:val="24"/>
    </w:rPr>
  </w:style>
  <w:style w:type="paragraph" w:customStyle="1" w:styleId="dev-help">
    <w:name w:val="dev-help"/>
    <w:basedOn w:val="Normal"/>
    <w:rsid w:val="00C80421"/>
    <w:pPr>
      <w:spacing w:before="100" w:beforeAutospacing="1" w:after="210" w:line="240" w:lineRule="auto"/>
    </w:pPr>
    <w:rPr>
      <w:rFonts w:eastAsia="Times New Roman" w:cs="Times New Roman"/>
      <w:sz w:val="24"/>
      <w:szCs w:val="24"/>
    </w:rPr>
  </w:style>
  <w:style w:type="paragraph" w:customStyle="1" w:styleId="Header1">
    <w:name w:val="Header1"/>
    <w:basedOn w:val="Normal"/>
    <w:rsid w:val="00C80421"/>
    <w:pPr>
      <w:spacing w:before="100" w:beforeAutospacing="1" w:after="210" w:line="240" w:lineRule="auto"/>
    </w:pPr>
    <w:rPr>
      <w:rFonts w:eastAsia="Times New Roman" w:cs="Times New Roman"/>
      <w:sz w:val="24"/>
      <w:szCs w:val="24"/>
    </w:rPr>
  </w:style>
  <w:style w:type="paragraph" w:customStyle="1" w:styleId="subscription-div">
    <w:name w:val="subscription-div"/>
    <w:basedOn w:val="Normal"/>
    <w:rsid w:val="00C80421"/>
    <w:pPr>
      <w:spacing w:before="100" w:beforeAutospacing="1" w:after="210" w:line="240" w:lineRule="auto"/>
    </w:pPr>
    <w:rPr>
      <w:rFonts w:eastAsia="Times New Roman" w:cs="Times New Roman"/>
      <w:sz w:val="24"/>
      <w:szCs w:val="24"/>
    </w:rPr>
  </w:style>
  <w:style w:type="paragraph" w:customStyle="1" w:styleId="tokenhint">
    <w:name w:val="tokenhint"/>
    <w:basedOn w:val="Normal"/>
    <w:rsid w:val="00C80421"/>
    <w:pPr>
      <w:spacing w:before="100" w:beforeAutospacing="1" w:after="210" w:line="240" w:lineRule="auto"/>
    </w:pPr>
    <w:rPr>
      <w:rFonts w:eastAsia="Times New Roman" w:cs="Times New Roman"/>
      <w:sz w:val="24"/>
      <w:szCs w:val="24"/>
    </w:rPr>
  </w:style>
  <w:style w:type="paragraph" w:customStyle="1" w:styleId="tos-link">
    <w:name w:val="tos-link"/>
    <w:basedOn w:val="Normal"/>
    <w:rsid w:val="00C80421"/>
    <w:pPr>
      <w:spacing w:before="100" w:beforeAutospacing="1" w:after="210" w:line="240" w:lineRule="auto"/>
    </w:pPr>
    <w:rPr>
      <w:rFonts w:eastAsia="Times New Roman" w:cs="Times New Roman"/>
      <w:sz w:val="24"/>
      <w:szCs w:val="24"/>
    </w:rPr>
  </w:style>
  <w:style w:type="paragraph" w:customStyle="1" w:styleId="signup-notification">
    <w:name w:val="signup-notification"/>
    <w:basedOn w:val="Normal"/>
    <w:rsid w:val="00C80421"/>
    <w:pPr>
      <w:spacing w:before="100" w:beforeAutospacing="1" w:after="210" w:line="240" w:lineRule="auto"/>
    </w:pPr>
    <w:rPr>
      <w:rFonts w:eastAsia="Times New Roman" w:cs="Times New Roman"/>
      <w:sz w:val="24"/>
      <w:szCs w:val="24"/>
    </w:rPr>
  </w:style>
  <w:style w:type="paragraph" w:customStyle="1" w:styleId="bas-terms-of-use">
    <w:name w:val="bas-terms-of-use"/>
    <w:basedOn w:val="Normal"/>
    <w:rsid w:val="00C80421"/>
    <w:pPr>
      <w:spacing w:before="100" w:beforeAutospacing="1" w:after="210" w:line="240" w:lineRule="auto"/>
    </w:pPr>
    <w:rPr>
      <w:rFonts w:eastAsia="Times New Roman" w:cs="Times New Roman"/>
      <w:sz w:val="24"/>
      <w:szCs w:val="24"/>
    </w:rPr>
  </w:style>
  <w:style w:type="paragraph" w:customStyle="1" w:styleId="dev-onpage-left-content">
    <w:name w:val="dev-onpage-left-content"/>
    <w:basedOn w:val="Normal"/>
    <w:rsid w:val="00C80421"/>
    <w:pPr>
      <w:spacing w:before="100" w:beforeAutospacing="1" w:after="210" w:line="240" w:lineRule="auto"/>
    </w:pPr>
    <w:rPr>
      <w:rFonts w:eastAsia="Times New Roman" w:cs="Times New Roman"/>
      <w:sz w:val="24"/>
      <w:szCs w:val="24"/>
    </w:rPr>
  </w:style>
  <w:style w:type="paragraph" w:customStyle="1" w:styleId="dev-onpage-video-wrapper">
    <w:name w:val="dev-onpage-video-wrapper"/>
    <w:basedOn w:val="Normal"/>
    <w:rsid w:val="00C80421"/>
    <w:pPr>
      <w:spacing w:before="100" w:beforeAutospacing="1" w:after="210" w:line="240" w:lineRule="auto"/>
    </w:pPr>
    <w:rPr>
      <w:rFonts w:eastAsia="Times New Roman" w:cs="Times New Roman"/>
      <w:sz w:val="24"/>
      <w:szCs w:val="24"/>
    </w:rPr>
  </w:style>
  <w:style w:type="paragraph" w:customStyle="1" w:styleId="site-arrowboxcta">
    <w:name w:val="site-arrowboxcta"/>
    <w:basedOn w:val="Normal"/>
    <w:rsid w:val="00C80421"/>
    <w:pPr>
      <w:spacing w:before="100" w:beforeAutospacing="1" w:after="210" w:line="240" w:lineRule="auto"/>
    </w:pPr>
    <w:rPr>
      <w:rFonts w:eastAsia="Times New Roman" w:cs="Times New Roman"/>
      <w:sz w:val="24"/>
      <w:szCs w:val="24"/>
    </w:rPr>
  </w:style>
  <w:style w:type="paragraph" w:customStyle="1" w:styleId="muted">
    <w:name w:val="muted"/>
    <w:basedOn w:val="Normal"/>
    <w:rsid w:val="00C80421"/>
    <w:pPr>
      <w:spacing w:before="100" w:beforeAutospacing="1" w:after="210" w:line="240" w:lineRule="auto"/>
    </w:pPr>
    <w:rPr>
      <w:rFonts w:eastAsia="Times New Roman" w:cs="Times New Roman"/>
      <w:sz w:val="24"/>
      <w:szCs w:val="24"/>
    </w:rPr>
  </w:style>
  <w:style w:type="paragraph" w:customStyle="1" w:styleId="oss-entitiesdiv">
    <w:name w:val="oss-entities&gt;div"/>
    <w:basedOn w:val="Normal"/>
    <w:rsid w:val="00C80421"/>
    <w:pPr>
      <w:spacing w:before="100" w:beforeAutospacing="1" w:after="210" w:line="240" w:lineRule="auto"/>
    </w:pPr>
    <w:rPr>
      <w:rFonts w:eastAsia="Times New Roman" w:cs="Times New Roman"/>
      <w:sz w:val="24"/>
      <w:szCs w:val="24"/>
    </w:rPr>
  </w:style>
  <w:style w:type="paragraph" w:customStyle="1" w:styleId="s-0">
    <w:name w:val="s-0"/>
    <w:basedOn w:val="Normal"/>
    <w:rsid w:val="00C80421"/>
    <w:pPr>
      <w:spacing w:before="100" w:beforeAutospacing="1" w:after="210" w:line="240" w:lineRule="auto"/>
    </w:pPr>
    <w:rPr>
      <w:rFonts w:eastAsia="Times New Roman" w:cs="Times New Roman"/>
      <w:sz w:val="24"/>
      <w:szCs w:val="24"/>
    </w:rPr>
  </w:style>
  <w:style w:type="paragraph" w:customStyle="1" w:styleId="slideshow-chunk">
    <w:name w:val="slideshow-chunk"/>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
    <w:name w:val="slideshow-control&gt;div&gt;div"/>
    <w:basedOn w:val="Normal"/>
    <w:rsid w:val="00C80421"/>
    <w:pPr>
      <w:spacing w:before="100" w:beforeAutospacing="1" w:after="210" w:line="240" w:lineRule="auto"/>
    </w:pPr>
    <w:rPr>
      <w:rFonts w:eastAsia="Times New Roman" w:cs="Times New Roman"/>
      <w:sz w:val="24"/>
      <w:szCs w:val="24"/>
    </w:rPr>
  </w:style>
  <w:style w:type="paragraph" w:customStyle="1" w:styleId="dev-center-hero-aside">
    <w:name w:val="dev-center-hero-aside"/>
    <w:basedOn w:val="Normal"/>
    <w:rsid w:val="00C80421"/>
    <w:pPr>
      <w:spacing w:before="100" w:beforeAutospacing="1" w:after="210" w:line="240" w:lineRule="auto"/>
    </w:pPr>
    <w:rPr>
      <w:rFonts w:eastAsia="Times New Roman" w:cs="Times New Roman"/>
      <w:sz w:val="24"/>
      <w:szCs w:val="24"/>
    </w:rPr>
  </w:style>
  <w:style w:type="paragraph" w:customStyle="1" w:styleId="content-blocks-threediva">
    <w:name w:val="content-blocks-three&gt;div&gt;a"/>
    <w:basedOn w:val="Normal"/>
    <w:rsid w:val="00C80421"/>
    <w:pPr>
      <w:spacing w:before="100" w:beforeAutospacing="1" w:after="210" w:line="240" w:lineRule="auto"/>
    </w:pPr>
    <w:rPr>
      <w:rFonts w:eastAsia="Times New Roman" w:cs="Times New Roman"/>
      <w:sz w:val="24"/>
      <w:szCs w:val="24"/>
    </w:rPr>
  </w:style>
  <w:style w:type="paragraph" w:customStyle="1" w:styleId="dev-content-aside">
    <w:name w:val="dev-content-aside"/>
    <w:basedOn w:val="Normal"/>
    <w:rsid w:val="00C80421"/>
    <w:pPr>
      <w:spacing w:before="100" w:beforeAutospacing="1" w:after="210" w:line="240" w:lineRule="auto"/>
    </w:pPr>
    <w:rPr>
      <w:rFonts w:eastAsia="Times New Roman" w:cs="Times New Roman"/>
      <w:sz w:val="24"/>
      <w:szCs w:val="24"/>
    </w:rPr>
  </w:style>
  <w:style w:type="paragraph" w:customStyle="1" w:styleId="rss-icon">
    <w:name w:val="rss-icon"/>
    <w:basedOn w:val="Normal"/>
    <w:rsid w:val="00C80421"/>
    <w:pPr>
      <w:spacing w:before="100" w:beforeAutospacing="1" w:after="210" w:line="240" w:lineRule="auto"/>
    </w:pPr>
    <w:rPr>
      <w:rFonts w:eastAsia="Times New Roman" w:cs="Times New Roman"/>
      <w:sz w:val="24"/>
      <w:szCs w:val="24"/>
    </w:rPr>
  </w:style>
  <w:style w:type="paragraph" w:customStyle="1" w:styleId="scenarios-freetrial-wrapper">
    <w:name w:val="scenarios-freetrial-wrapper"/>
    <w:basedOn w:val="Normal"/>
    <w:rsid w:val="00C80421"/>
    <w:pPr>
      <w:spacing w:before="100" w:beforeAutospacing="1" w:after="210" w:line="240" w:lineRule="auto"/>
    </w:pPr>
    <w:rPr>
      <w:rFonts w:eastAsia="Times New Roman" w:cs="Times New Roman"/>
      <w:sz w:val="24"/>
      <w:szCs w:val="24"/>
    </w:rPr>
  </w:style>
  <w:style w:type="paragraph" w:customStyle="1" w:styleId="right-banner">
    <w:name w:val="right-banner"/>
    <w:basedOn w:val="Normal"/>
    <w:rsid w:val="00C80421"/>
    <w:pPr>
      <w:spacing w:before="100" w:beforeAutospacing="1" w:after="210" w:line="240" w:lineRule="auto"/>
    </w:pPr>
    <w:rPr>
      <w:rFonts w:eastAsia="Times New Roman" w:cs="Times New Roman"/>
      <w:sz w:val="24"/>
      <w:szCs w:val="24"/>
    </w:rPr>
  </w:style>
  <w:style w:type="paragraph" w:customStyle="1" w:styleId="sub">
    <w:name w:val="sub"/>
    <w:basedOn w:val="Normal"/>
    <w:rsid w:val="00C80421"/>
    <w:pPr>
      <w:spacing w:before="100" w:beforeAutospacing="1" w:after="210" w:line="240" w:lineRule="auto"/>
    </w:pPr>
    <w:rPr>
      <w:rFonts w:eastAsia="Times New Roman" w:cs="Times New Roman"/>
      <w:sz w:val="24"/>
      <w:szCs w:val="24"/>
    </w:rPr>
  </w:style>
  <w:style w:type="paragraph" w:customStyle="1" w:styleId="questiona">
    <w:name w:val="question&gt;a"/>
    <w:basedOn w:val="Normal"/>
    <w:rsid w:val="00C80421"/>
    <w:pPr>
      <w:spacing w:before="100" w:beforeAutospacing="1" w:after="210" w:line="240" w:lineRule="auto"/>
    </w:pPr>
    <w:rPr>
      <w:rFonts w:eastAsia="Times New Roman" w:cs="Times New Roman"/>
      <w:sz w:val="24"/>
      <w:szCs w:val="24"/>
    </w:rPr>
  </w:style>
  <w:style w:type="paragraph" w:customStyle="1" w:styleId="questionaspan">
    <w:name w:val="question&gt;a&gt;span"/>
    <w:basedOn w:val="Normal"/>
    <w:rsid w:val="00C80421"/>
    <w:pPr>
      <w:spacing w:before="100" w:beforeAutospacing="1" w:after="210" w:line="240" w:lineRule="auto"/>
    </w:pPr>
    <w:rPr>
      <w:rFonts w:eastAsia="Times New Roman" w:cs="Times New Roman"/>
      <w:sz w:val="24"/>
      <w:szCs w:val="24"/>
    </w:rPr>
  </w:style>
  <w:style w:type="paragraph" w:customStyle="1" w:styleId="section">
    <w:name w:val="section"/>
    <w:basedOn w:val="Normal"/>
    <w:rsid w:val="00C80421"/>
    <w:pPr>
      <w:spacing w:before="100" w:beforeAutospacing="1" w:after="210" w:line="240" w:lineRule="auto"/>
    </w:pPr>
    <w:rPr>
      <w:rFonts w:eastAsia="Times New Roman" w:cs="Times New Roman"/>
      <w:sz w:val="24"/>
      <w:szCs w:val="24"/>
    </w:rPr>
  </w:style>
  <w:style w:type="paragraph" w:customStyle="1" w:styleId="site-arrowlink">
    <w:name w:val="site-arrowlink"/>
    <w:basedOn w:val="Normal"/>
    <w:rsid w:val="00C80421"/>
    <w:pPr>
      <w:spacing w:before="100" w:beforeAutospacing="1" w:after="210" w:line="240" w:lineRule="auto"/>
    </w:pPr>
    <w:rPr>
      <w:rFonts w:eastAsia="Times New Roman" w:cs="Times New Roman"/>
      <w:sz w:val="24"/>
      <w:szCs w:val="24"/>
    </w:rPr>
  </w:style>
  <w:style w:type="paragraph" w:customStyle="1" w:styleId="back-link">
    <w:name w:val="back-link"/>
    <w:basedOn w:val="Normal"/>
    <w:rsid w:val="00C80421"/>
    <w:pPr>
      <w:spacing w:before="100" w:beforeAutospacing="1" w:after="210" w:line="240" w:lineRule="auto"/>
    </w:pPr>
    <w:rPr>
      <w:rFonts w:eastAsia="Times New Roman" w:cs="Times New Roman"/>
      <w:sz w:val="24"/>
      <w:szCs w:val="24"/>
    </w:rPr>
  </w:style>
  <w:style w:type="paragraph" w:customStyle="1" w:styleId="app-description">
    <w:name w:val="app-description"/>
    <w:basedOn w:val="Normal"/>
    <w:rsid w:val="00C80421"/>
    <w:pPr>
      <w:spacing w:before="100" w:beforeAutospacing="1" w:after="210" w:line="240" w:lineRule="auto"/>
    </w:pPr>
    <w:rPr>
      <w:rFonts w:eastAsia="Times New Roman" w:cs="Times New Roman"/>
      <w:sz w:val="24"/>
      <w:szCs w:val="24"/>
    </w:rPr>
  </w:style>
  <w:style w:type="paragraph" w:customStyle="1" w:styleId="app-short-description">
    <w:name w:val="app-short-description"/>
    <w:basedOn w:val="Normal"/>
    <w:rsid w:val="00C80421"/>
    <w:pPr>
      <w:spacing w:before="100" w:beforeAutospacing="1" w:after="210" w:line="240" w:lineRule="auto"/>
    </w:pPr>
    <w:rPr>
      <w:rFonts w:eastAsia="Times New Roman" w:cs="Times New Roman"/>
      <w:sz w:val="24"/>
      <w:szCs w:val="24"/>
    </w:rPr>
  </w:style>
  <w:style w:type="paragraph" w:customStyle="1" w:styleId="app-long-description">
    <w:name w:val="app-long-description"/>
    <w:basedOn w:val="Normal"/>
    <w:rsid w:val="00C80421"/>
    <w:pPr>
      <w:spacing w:before="100" w:beforeAutospacing="1" w:after="210" w:line="240" w:lineRule="auto"/>
    </w:pPr>
    <w:rPr>
      <w:rFonts w:eastAsia="Times New Roman" w:cs="Times New Roman"/>
      <w:sz w:val="24"/>
      <w:szCs w:val="24"/>
    </w:rPr>
  </w:style>
  <w:style w:type="paragraph" w:customStyle="1" w:styleId="minimize-description">
    <w:name w:val="minimize-description"/>
    <w:basedOn w:val="Normal"/>
    <w:rsid w:val="00C80421"/>
    <w:pPr>
      <w:spacing w:before="100" w:beforeAutospacing="1" w:after="210" w:line="240" w:lineRule="auto"/>
    </w:pPr>
    <w:rPr>
      <w:rFonts w:eastAsia="Times New Roman" w:cs="Times New Roman"/>
      <w:sz w:val="24"/>
      <w:szCs w:val="24"/>
    </w:rPr>
  </w:style>
  <w:style w:type="paragraph" w:customStyle="1" w:styleId="app-plans">
    <w:name w:val="app-plans"/>
    <w:basedOn w:val="Normal"/>
    <w:rsid w:val="00C80421"/>
    <w:pPr>
      <w:spacing w:before="100" w:beforeAutospacing="1" w:after="210" w:line="240" w:lineRule="auto"/>
    </w:pPr>
    <w:rPr>
      <w:rFonts w:eastAsia="Times New Roman" w:cs="Times New Roman"/>
      <w:sz w:val="24"/>
      <w:szCs w:val="24"/>
    </w:rPr>
  </w:style>
  <w:style w:type="paragraph" w:customStyle="1" w:styleId="app-plan">
    <w:name w:val="app-plan"/>
    <w:basedOn w:val="Normal"/>
    <w:rsid w:val="00C80421"/>
    <w:pPr>
      <w:spacing w:before="100" w:beforeAutospacing="1" w:after="210" w:line="240" w:lineRule="auto"/>
    </w:pPr>
    <w:rPr>
      <w:rFonts w:eastAsia="Times New Roman" w:cs="Times New Roman"/>
      <w:sz w:val="24"/>
      <w:szCs w:val="24"/>
    </w:rPr>
  </w:style>
  <w:style w:type="paragraph" w:customStyle="1" w:styleId="app-planul">
    <w:name w:val="app-plan&gt;ul"/>
    <w:basedOn w:val="Normal"/>
    <w:rsid w:val="00C80421"/>
    <w:pPr>
      <w:spacing w:before="100" w:beforeAutospacing="1" w:after="210" w:line="240" w:lineRule="auto"/>
    </w:pPr>
    <w:rPr>
      <w:rFonts w:eastAsia="Times New Roman" w:cs="Times New Roman"/>
      <w:sz w:val="24"/>
      <w:szCs w:val="24"/>
    </w:rPr>
  </w:style>
  <w:style w:type="paragraph" w:customStyle="1" w:styleId="app-planulli">
    <w:name w:val="app-plan&gt;ul&gt;li"/>
    <w:basedOn w:val="Normal"/>
    <w:rsid w:val="00C80421"/>
    <w:pPr>
      <w:spacing w:before="100" w:beforeAutospacing="1" w:after="210" w:line="240" w:lineRule="auto"/>
    </w:pPr>
    <w:rPr>
      <w:rFonts w:eastAsia="Times New Roman" w:cs="Times New Roman"/>
      <w:sz w:val="24"/>
      <w:szCs w:val="24"/>
    </w:rPr>
  </w:style>
  <w:style w:type="paragraph" w:customStyle="1" w:styleId="app-planulliul">
    <w:name w:val="app-plan&gt;ul&gt;li&gt;ul"/>
    <w:basedOn w:val="Normal"/>
    <w:rsid w:val="00C80421"/>
    <w:pPr>
      <w:spacing w:before="100" w:beforeAutospacing="1" w:after="210" w:line="240" w:lineRule="auto"/>
    </w:pPr>
    <w:rPr>
      <w:rFonts w:eastAsia="Times New Roman" w:cs="Times New Roman"/>
      <w:sz w:val="24"/>
      <w:szCs w:val="24"/>
    </w:rPr>
  </w:style>
  <w:style w:type="paragraph" w:customStyle="1" w:styleId="app-slideshow">
    <w:name w:val="app-slideshow"/>
    <w:basedOn w:val="Normal"/>
    <w:rsid w:val="00C80421"/>
    <w:pPr>
      <w:spacing w:before="100" w:beforeAutospacing="1" w:after="210" w:line="240" w:lineRule="auto"/>
    </w:pPr>
    <w:rPr>
      <w:rFonts w:eastAsia="Times New Roman" w:cs="Times New Roman"/>
      <w:sz w:val="24"/>
      <w:szCs w:val="24"/>
    </w:rPr>
  </w:style>
  <w:style w:type="paragraph" w:customStyle="1" w:styleId="offer-btn-activate">
    <w:name w:val="offer-btn-activate"/>
    <w:basedOn w:val="Normal"/>
    <w:rsid w:val="00C80421"/>
    <w:pPr>
      <w:spacing w:before="100" w:beforeAutospacing="1" w:after="210" w:line="240" w:lineRule="auto"/>
    </w:pPr>
    <w:rPr>
      <w:rFonts w:eastAsia="Times New Roman" w:cs="Times New Roman"/>
      <w:sz w:val="24"/>
      <w:szCs w:val="24"/>
    </w:rPr>
  </w:style>
  <w:style w:type="paragraph" w:customStyle="1" w:styleId="offer-btn-buy">
    <w:name w:val="offer-btn-buy"/>
    <w:basedOn w:val="Normal"/>
    <w:rsid w:val="00C80421"/>
    <w:pPr>
      <w:spacing w:before="100" w:beforeAutospacing="1" w:after="210" w:line="240" w:lineRule="auto"/>
    </w:pPr>
    <w:rPr>
      <w:rFonts w:eastAsia="Times New Roman" w:cs="Times New Roman"/>
      <w:sz w:val="24"/>
      <w:szCs w:val="24"/>
    </w:rPr>
  </w:style>
  <w:style w:type="paragraph" w:customStyle="1" w:styleId="content-blocks-four">
    <w:name w:val="content-blocks-four"/>
    <w:basedOn w:val="Normal"/>
    <w:rsid w:val="00C80421"/>
    <w:pPr>
      <w:spacing w:before="100" w:beforeAutospacing="1" w:after="210" w:line="240" w:lineRule="auto"/>
    </w:pPr>
    <w:rPr>
      <w:rFonts w:eastAsia="Times New Roman" w:cs="Times New Roman"/>
      <w:sz w:val="24"/>
      <w:szCs w:val="24"/>
    </w:rPr>
  </w:style>
  <w:style w:type="paragraph" w:customStyle="1" w:styleId="footer-callout">
    <w:name w:val="footer-callout"/>
    <w:basedOn w:val="Normal"/>
    <w:rsid w:val="00C80421"/>
    <w:pPr>
      <w:spacing w:before="100" w:beforeAutospacing="1" w:after="210" w:line="240" w:lineRule="auto"/>
    </w:pPr>
    <w:rPr>
      <w:rFonts w:eastAsia="Times New Roman" w:cs="Times New Roman"/>
      <w:sz w:val="24"/>
      <w:szCs w:val="24"/>
    </w:rPr>
  </w:style>
  <w:style w:type="paragraph" w:customStyle="1" w:styleId="case-study-block">
    <w:name w:val="case-study-block"/>
    <w:basedOn w:val="Normal"/>
    <w:rsid w:val="00C80421"/>
    <w:pPr>
      <w:spacing w:before="100" w:beforeAutospacing="1" w:after="210" w:line="240" w:lineRule="auto"/>
    </w:pPr>
    <w:rPr>
      <w:rFonts w:eastAsia="Times New Roman" w:cs="Times New Roman"/>
      <w:sz w:val="24"/>
      <w:szCs w:val="24"/>
    </w:rPr>
  </w:style>
  <w:style w:type="paragraph" w:customStyle="1" w:styleId="active">
    <w:name w:val="active"/>
    <w:basedOn w:val="Normal"/>
    <w:rsid w:val="00C80421"/>
    <w:pPr>
      <w:spacing w:before="100" w:beforeAutospacing="1" w:after="210" w:line="240" w:lineRule="auto"/>
    </w:pPr>
    <w:rPr>
      <w:rFonts w:eastAsia="Times New Roman" w:cs="Times New Roman"/>
      <w:sz w:val="24"/>
      <w:szCs w:val="24"/>
    </w:rPr>
  </w:style>
  <w:style w:type="paragraph" w:customStyle="1" w:styleId="plan-option-selector">
    <w:name w:val="plan-option-selector"/>
    <w:basedOn w:val="Normal"/>
    <w:rsid w:val="00C80421"/>
    <w:pPr>
      <w:spacing w:before="100" w:beforeAutospacing="1" w:after="210" w:line="240" w:lineRule="auto"/>
    </w:pPr>
    <w:rPr>
      <w:rFonts w:eastAsia="Times New Roman" w:cs="Times New Roman"/>
      <w:sz w:val="24"/>
      <w:szCs w:val="24"/>
    </w:rPr>
  </w:style>
  <w:style w:type="paragraph" w:customStyle="1" w:styleId="plan-selector">
    <w:name w:val="plan-selector"/>
    <w:basedOn w:val="Normal"/>
    <w:rsid w:val="00C80421"/>
    <w:pPr>
      <w:spacing w:before="100" w:beforeAutospacing="1" w:after="210" w:line="240" w:lineRule="auto"/>
    </w:pPr>
    <w:rPr>
      <w:rFonts w:eastAsia="Times New Roman" w:cs="Times New Roman"/>
      <w:sz w:val="24"/>
      <w:szCs w:val="24"/>
    </w:rPr>
  </w:style>
  <w:style w:type="paragraph" w:customStyle="1" w:styleId="price-emphasis">
    <w:name w:val="price-emphasis"/>
    <w:basedOn w:val="Normal"/>
    <w:rsid w:val="00C80421"/>
    <w:pPr>
      <w:spacing w:before="100" w:beforeAutospacing="1" w:after="210" w:line="240" w:lineRule="auto"/>
    </w:pPr>
    <w:rPr>
      <w:rFonts w:eastAsia="Times New Roman" w:cs="Times New Roman"/>
      <w:sz w:val="24"/>
      <w:szCs w:val="24"/>
    </w:rPr>
  </w:style>
  <w:style w:type="paragraph" w:customStyle="1" w:styleId="page-body-sections">
    <w:name w:val="page-body-sections"/>
    <w:basedOn w:val="Normal"/>
    <w:rsid w:val="00C80421"/>
    <w:pPr>
      <w:spacing w:before="100" w:beforeAutospacing="1" w:after="210" w:line="240" w:lineRule="auto"/>
    </w:pPr>
    <w:rPr>
      <w:rFonts w:eastAsia="Times New Roman" w:cs="Times New Roman"/>
      <w:sz w:val="24"/>
      <w:szCs w:val="24"/>
    </w:rPr>
  </w:style>
  <w:style w:type="paragraph" w:customStyle="1" w:styleId="page-body">
    <w:name w:val="page-body"/>
    <w:basedOn w:val="Normal"/>
    <w:rsid w:val="00C80421"/>
    <w:pPr>
      <w:spacing w:before="100" w:beforeAutospacing="1" w:after="210" w:line="240" w:lineRule="auto"/>
    </w:pPr>
    <w:rPr>
      <w:rFonts w:eastAsia="Times New Roman" w:cs="Times New Roman"/>
      <w:sz w:val="24"/>
      <w:szCs w:val="24"/>
    </w:rPr>
  </w:style>
  <w:style w:type="paragraph" w:customStyle="1" w:styleId="col-left">
    <w:name w:val="col-left"/>
    <w:basedOn w:val="Normal"/>
    <w:rsid w:val="00C80421"/>
    <w:pPr>
      <w:spacing w:before="100" w:beforeAutospacing="1" w:after="210" w:line="240" w:lineRule="auto"/>
    </w:pPr>
    <w:rPr>
      <w:rFonts w:eastAsia="Times New Roman" w:cs="Times New Roman"/>
      <w:sz w:val="24"/>
      <w:szCs w:val="24"/>
    </w:rPr>
  </w:style>
  <w:style w:type="paragraph" w:customStyle="1" w:styleId="col-right">
    <w:name w:val="col-right"/>
    <w:basedOn w:val="Normal"/>
    <w:rsid w:val="00C80421"/>
    <w:pPr>
      <w:spacing w:before="100" w:beforeAutospacing="1" w:after="210" w:line="240" w:lineRule="auto"/>
    </w:pPr>
    <w:rPr>
      <w:rFonts w:eastAsia="Times New Roman" w:cs="Times New Roman"/>
      <w:sz w:val="24"/>
      <w:szCs w:val="24"/>
    </w:rPr>
  </w:style>
  <w:style w:type="paragraph" w:customStyle="1" w:styleId="select-event-type">
    <w:name w:val="select-event-type"/>
    <w:basedOn w:val="Normal"/>
    <w:rsid w:val="00C80421"/>
    <w:pPr>
      <w:spacing w:before="100" w:beforeAutospacing="1" w:after="210" w:line="240" w:lineRule="auto"/>
    </w:pPr>
    <w:rPr>
      <w:rFonts w:eastAsia="Times New Roman" w:cs="Times New Roman"/>
      <w:sz w:val="24"/>
      <w:szCs w:val="24"/>
    </w:rPr>
  </w:style>
  <w:style w:type="paragraph" w:customStyle="1" w:styleId="select-country">
    <w:name w:val="select-country"/>
    <w:basedOn w:val="Normal"/>
    <w:rsid w:val="00C80421"/>
    <w:pPr>
      <w:spacing w:before="100" w:beforeAutospacing="1" w:after="210" w:line="240" w:lineRule="auto"/>
    </w:pPr>
    <w:rPr>
      <w:rFonts w:eastAsia="Times New Roman" w:cs="Times New Roman"/>
      <w:sz w:val="24"/>
      <w:szCs w:val="24"/>
    </w:rPr>
  </w:style>
  <w:style w:type="paragraph" w:customStyle="1" w:styleId="select-date">
    <w:name w:val="select-date"/>
    <w:basedOn w:val="Normal"/>
    <w:rsid w:val="00C80421"/>
    <w:pPr>
      <w:spacing w:before="100" w:beforeAutospacing="1" w:after="210" w:line="240" w:lineRule="auto"/>
    </w:pPr>
    <w:rPr>
      <w:rFonts w:eastAsia="Times New Roman" w:cs="Times New Roman"/>
      <w:sz w:val="24"/>
      <w:szCs w:val="24"/>
    </w:rPr>
  </w:style>
  <w:style w:type="paragraph" w:customStyle="1" w:styleId="free-trial-arrowlink">
    <w:name w:val="free-trial-arrowlink"/>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section-float-left">
    <w:name w:val="section-float-left"/>
    <w:basedOn w:val="Normal"/>
    <w:rsid w:val="00C80421"/>
    <w:pPr>
      <w:spacing w:before="100" w:beforeAutospacing="1" w:after="210" w:line="240" w:lineRule="auto"/>
    </w:pPr>
    <w:rPr>
      <w:rFonts w:eastAsia="Times New Roman" w:cs="Times New Roman"/>
      <w:sz w:val="24"/>
      <w:szCs w:val="24"/>
    </w:rPr>
  </w:style>
  <w:style w:type="paragraph" w:customStyle="1" w:styleId="section-float-right">
    <w:name w:val="section-float-right"/>
    <w:basedOn w:val="Normal"/>
    <w:rsid w:val="00C80421"/>
    <w:pPr>
      <w:spacing w:before="100" w:beforeAutospacing="1" w:after="210" w:line="240" w:lineRule="auto"/>
    </w:pPr>
    <w:rPr>
      <w:rFonts w:eastAsia="Times New Roman" w:cs="Times New Roman"/>
      <w:sz w:val="24"/>
      <w:szCs w:val="24"/>
    </w:rPr>
  </w:style>
  <w:style w:type="paragraph" w:customStyle="1" w:styleId="List1">
    <w:name w:val="List1"/>
    <w:basedOn w:val="Normal"/>
    <w:rsid w:val="00C80421"/>
    <w:pPr>
      <w:spacing w:before="100" w:beforeAutospacing="1" w:after="210" w:line="240" w:lineRule="auto"/>
    </w:pPr>
    <w:rPr>
      <w:rFonts w:eastAsia="Times New Roman" w:cs="Times New Roman"/>
      <w:sz w:val="24"/>
      <w:szCs w:val="24"/>
    </w:rPr>
  </w:style>
  <w:style w:type="paragraph" w:customStyle="1" w:styleId="solutions-blocks">
    <w:name w:val="solutions-block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
    <w:name w:val="solutions-hover-content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div">
    <w:name w:val="solutions-hover-contents&gt;div"/>
    <w:basedOn w:val="Normal"/>
    <w:rsid w:val="00C80421"/>
    <w:pPr>
      <w:spacing w:before="100" w:beforeAutospacing="1" w:after="210" w:line="240" w:lineRule="auto"/>
    </w:pPr>
    <w:rPr>
      <w:rFonts w:eastAsia="Times New Roman" w:cs="Times New Roman"/>
      <w:sz w:val="24"/>
      <w:szCs w:val="24"/>
    </w:rPr>
  </w:style>
  <w:style w:type="paragraph" w:customStyle="1" w:styleId="home-hero-slideshow">
    <w:name w:val="home-hero-slideshow"/>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play-btn">
    <w:name w:val="play-btn"/>
    <w:basedOn w:val="Normal"/>
    <w:rsid w:val="00C80421"/>
    <w:pPr>
      <w:spacing w:before="100" w:beforeAutospacing="1" w:after="210" w:line="240" w:lineRule="auto"/>
    </w:pPr>
    <w:rPr>
      <w:rFonts w:eastAsia="Times New Roman" w:cs="Times New Roman"/>
      <w:sz w:val="24"/>
      <w:szCs w:val="24"/>
    </w:rPr>
  </w:style>
  <w:style w:type="paragraph" w:customStyle="1" w:styleId="blog-posts">
    <w:name w:val="blog-posts"/>
    <w:basedOn w:val="Normal"/>
    <w:rsid w:val="00C80421"/>
    <w:pPr>
      <w:spacing w:before="100" w:beforeAutospacing="1" w:after="210" w:line="240" w:lineRule="auto"/>
    </w:pPr>
    <w:rPr>
      <w:rFonts w:eastAsia="Times New Roman" w:cs="Times New Roman"/>
      <w:sz w:val="24"/>
      <w:szCs w:val="24"/>
    </w:rPr>
  </w:style>
  <w:style w:type="paragraph" w:customStyle="1" w:styleId="blog-sidebar">
    <w:name w:val="blog-sidebar"/>
    <w:basedOn w:val="Normal"/>
    <w:rsid w:val="00C80421"/>
    <w:pPr>
      <w:spacing w:before="100" w:beforeAutospacing="1" w:after="210" w:line="240" w:lineRule="auto"/>
    </w:pPr>
    <w:rPr>
      <w:rFonts w:eastAsia="Times New Roman" w:cs="Times New Roman"/>
      <w:sz w:val="24"/>
      <w:szCs w:val="24"/>
    </w:rPr>
  </w:style>
  <w:style w:type="paragraph" w:customStyle="1" w:styleId="hero-center-content">
    <w:name w:val="hero-center-content"/>
    <w:basedOn w:val="Normal"/>
    <w:rsid w:val="00C80421"/>
    <w:pPr>
      <w:spacing w:before="100" w:beforeAutospacing="1" w:after="210" w:line="240" w:lineRule="auto"/>
    </w:pPr>
    <w:rPr>
      <w:rFonts w:eastAsia="Times New Roman" w:cs="Times New Roman"/>
      <w:sz w:val="24"/>
      <w:szCs w:val="24"/>
    </w:rPr>
  </w:style>
  <w:style w:type="paragraph" w:customStyle="1" w:styleId="service-icon">
    <w:name w:val="service-icon"/>
    <w:basedOn w:val="Normal"/>
    <w:rsid w:val="00C80421"/>
    <w:pPr>
      <w:spacing w:before="100" w:beforeAutospacing="1" w:after="210" w:line="240" w:lineRule="auto"/>
    </w:pPr>
    <w:rPr>
      <w:rFonts w:eastAsia="Times New Roman" w:cs="Times New Roman"/>
      <w:sz w:val="24"/>
      <w:szCs w:val="24"/>
    </w:rPr>
  </w:style>
  <w:style w:type="paragraph" w:customStyle="1" w:styleId="cbf-dev">
    <w:name w:val="cbf-dev"/>
    <w:basedOn w:val="Normal"/>
    <w:rsid w:val="00C80421"/>
    <w:pPr>
      <w:spacing w:before="100" w:beforeAutospacing="1" w:after="210" w:line="240" w:lineRule="auto"/>
    </w:pPr>
    <w:rPr>
      <w:rFonts w:eastAsia="Times New Roman" w:cs="Times New Roman"/>
      <w:sz w:val="24"/>
      <w:szCs w:val="24"/>
    </w:rPr>
  </w:style>
  <w:style w:type="paragraph" w:customStyle="1" w:styleId="color-blocks">
    <w:name w:val="color-blocks"/>
    <w:basedOn w:val="Normal"/>
    <w:rsid w:val="00C80421"/>
    <w:pPr>
      <w:spacing w:before="100" w:beforeAutospacing="1" w:after="210" w:line="240" w:lineRule="auto"/>
    </w:pPr>
    <w:rPr>
      <w:rFonts w:eastAsia="Times New Roman" w:cs="Times New Roman"/>
      <w:sz w:val="24"/>
      <w:szCs w:val="24"/>
    </w:rPr>
  </w:style>
  <w:style w:type="paragraph" w:customStyle="1" w:styleId="color-block">
    <w:name w:val="color-block"/>
    <w:basedOn w:val="Normal"/>
    <w:rsid w:val="00C80421"/>
    <w:pPr>
      <w:spacing w:before="100" w:beforeAutospacing="1" w:after="210" w:line="240" w:lineRule="auto"/>
    </w:pPr>
    <w:rPr>
      <w:rFonts w:eastAsia="Times New Roman" w:cs="Times New Roman"/>
      <w:sz w:val="24"/>
      <w:szCs w:val="24"/>
    </w:rPr>
  </w:style>
  <w:style w:type="paragraph" w:customStyle="1" w:styleId="faq-question-expander">
    <w:name w:val="faq-question-expander"/>
    <w:basedOn w:val="Normal"/>
    <w:rsid w:val="00C80421"/>
    <w:pPr>
      <w:spacing w:before="100" w:beforeAutospacing="1" w:after="210" w:line="240" w:lineRule="auto"/>
    </w:pPr>
    <w:rPr>
      <w:rFonts w:eastAsia="Times New Roman" w:cs="Times New Roman"/>
      <w:sz w:val="24"/>
      <w:szCs w:val="24"/>
    </w:rPr>
  </w:style>
  <w:style w:type="paragraph" w:customStyle="1" w:styleId="floating-nav">
    <w:name w:val="floating-nav"/>
    <w:basedOn w:val="Normal"/>
    <w:rsid w:val="00C80421"/>
    <w:pPr>
      <w:spacing w:before="100" w:beforeAutospacing="1" w:after="210" w:line="240" w:lineRule="auto"/>
    </w:pPr>
    <w:rPr>
      <w:rFonts w:eastAsia="Times New Roman" w:cs="Times New Roman"/>
      <w:sz w:val="24"/>
      <w:szCs w:val="24"/>
    </w:rPr>
  </w:style>
  <w:style w:type="paragraph" w:customStyle="1" w:styleId="abstract">
    <w:name w:val="abstract"/>
    <w:basedOn w:val="Normal"/>
    <w:rsid w:val="00C80421"/>
    <w:pPr>
      <w:spacing w:before="100" w:beforeAutospacing="1" w:after="210" w:line="240" w:lineRule="auto"/>
    </w:pPr>
    <w:rPr>
      <w:rFonts w:eastAsia="Times New Roman" w:cs="Times New Roman"/>
      <w:sz w:val="24"/>
      <w:szCs w:val="24"/>
    </w:rPr>
  </w:style>
  <w:style w:type="paragraph" w:customStyle="1" w:styleId="dev-callout-content">
    <w:name w:val="dev-callout-content"/>
    <w:basedOn w:val="Normal"/>
    <w:rsid w:val="00C80421"/>
    <w:pPr>
      <w:spacing w:before="100" w:beforeAutospacing="1" w:after="210" w:line="240" w:lineRule="auto"/>
    </w:pPr>
    <w:rPr>
      <w:rFonts w:eastAsia="Times New Roman" w:cs="Times New Roman"/>
      <w:sz w:val="24"/>
      <w:szCs w:val="24"/>
    </w:rPr>
  </w:style>
  <w:style w:type="paragraph" w:customStyle="1" w:styleId="discover-more">
    <w:name w:val="discover-more"/>
    <w:basedOn w:val="Normal"/>
    <w:rsid w:val="00C80421"/>
    <w:pPr>
      <w:spacing w:before="100" w:beforeAutospacing="1" w:after="210" w:line="240" w:lineRule="auto"/>
    </w:pPr>
    <w:rPr>
      <w:rFonts w:eastAsia="Times New Roman" w:cs="Times New Roman"/>
      <w:sz w:val="24"/>
      <w:szCs w:val="24"/>
    </w:rPr>
  </w:style>
  <w:style w:type="paragraph" w:customStyle="1" w:styleId="article-information">
    <w:name w:val="article-information"/>
    <w:basedOn w:val="Normal"/>
    <w:rsid w:val="00C80421"/>
    <w:pPr>
      <w:spacing w:before="100" w:beforeAutospacing="1" w:after="210" w:line="240" w:lineRule="auto"/>
    </w:pPr>
    <w:rPr>
      <w:rFonts w:eastAsia="Times New Roman" w:cs="Times New Roman"/>
      <w:sz w:val="24"/>
      <w:szCs w:val="24"/>
    </w:rPr>
  </w:style>
  <w:style w:type="paragraph" w:customStyle="1" w:styleId="fb-like">
    <w:name w:val="fb-like"/>
    <w:basedOn w:val="Normal"/>
    <w:rsid w:val="00C80421"/>
    <w:pPr>
      <w:spacing w:before="100" w:beforeAutospacing="1" w:after="210" w:line="240" w:lineRule="auto"/>
    </w:pPr>
    <w:rPr>
      <w:rFonts w:eastAsia="Times New Roman" w:cs="Times New Roman"/>
      <w:sz w:val="24"/>
      <w:szCs w:val="24"/>
    </w:rPr>
  </w:style>
  <w:style w:type="paragraph" w:customStyle="1" w:styleId="azure-standard-select">
    <w:name w:val="azure-standard-select"/>
    <w:basedOn w:val="Normal"/>
    <w:rsid w:val="00C80421"/>
    <w:pPr>
      <w:spacing w:before="100" w:beforeAutospacing="1" w:after="210" w:line="240" w:lineRule="auto"/>
    </w:pPr>
    <w:rPr>
      <w:rFonts w:eastAsia="Times New Roman" w:cs="Times New Roman"/>
      <w:sz w:val="24"/>
      <w:szCs w:val="24"/>
    </w:rPr>
  </w:style>
  <w:style w:type="paragraph" w:customStyle="1" w:styleId="download-link">
    <w:name w:val="download-link"/>
    <w:basedOn w:val="Normal"/>
    <w:rsid w:val="00C80421"/>
    <w:pPr>
      <w:spacing w:before="100" w:beforeAutospacing="1" w:after="210" w:line="240" w:lineRule="auto"/>
    </w:pPr>
    <w:rPr>
      <w:rFonts w:eastAsia="Times New Roman" w:cs="Times New Roman"/>
      <w:sz w:val="24"/>
      <w:szCs w:val="24"/>
    </w:rPr>
  </w:style>
  <w:style w:type="paragraph" w:customStyle="1" w:styleId="advanced">
    <w:name w:val="advanced"/>
    <w:basedOn w:val="Normal"/>
    <w:rsid w:val="00C80421"/>
    <w:pPr>
      <w:spacing w:before="100" w:beforeAutospacing="1" w:after="210" w:line="240" w:lineRule="auto"/>
    </w:pPr>
    <w:rPr>
      <w:rFonts w:eastAsia="Times New Roman" w:cs="Times New Roman"/>
      <w:sz w:val="24"/>
      <w:szCs w:val="24"/>
    </w:rPr>
  </w:style>
  <w:style w:type="paragraph" w:customStyle="1" w:styleId="fallback">
    <w:name w:val="fallback"/>
    <w:basedOn w:val="Normal"/>
    <w:rsid w:val="00C80421"/>
    <w:pPr>
      <w:spacing w:before="100" w:beforeAutospacing="1" w:after="210" w:line="240" w:lineRule="auto"/>
    </w:pPr>
    <w:rPr>
      <w:rFonts w:eastAsia="Times New Roman" w:cs="Times New Roman"/>
      <w:sz w:val="24"/>
      <w:szCs w:val="24"/>
    </w:rPr>
  </w:style>
  <w:style w:type="paragraph" w:customStyle="1" w:styleId="slider-type">
    <w:name w:val="slider-type"/>
    <w:basedOn w:val="Normal"/>
    <w:rsid w:val="00C80421"/>
    <w:pPr>
      <w:spacing w:before="100" w:beforeAutospacing="1" w:after="210" w:line="240" w:lineRule="auto"/>
    </w:pPr>
    <w:rPr>
      <w:rFonts w:eastAsia="Times New Roman" w:cs="Times New Roman"/>
      <w:sz w:val="24"/>
      <w:szCs w:val="24"/>
    </w:rPr>
  </w:style>
  <w:style w:type="paragraph" w:customStyle="1" w:styleId="selector-name">
    <w:name w:val="selector-name"/>
    <w:basedOn w:val="Normal"/>
    <w:rsid w:val="00C80421"/>
    <w:pPr>
      <w:spacing w:before="100" w:beforeAutospacing="1" w:after="210" w:line="240" w:lineRule="auto"/>
    </w:pPr>
    <w:rPr>
      <w:rFonts w:eastAsia="Times New Roman" w:cs="Times New Roman"/>
      <w:sz w:val="24"/>
      <w:szCs w:val="24"/>
    </w:rPr>
  </w:style>
  <w:style w:type="paragraph" w:customStyle="1" w:styleId="selector-abbr">
    <w:name w:val="selector-abbr"/>
    <w:basedOn w:val="Normal"/>
    <w:rsid w:val="00C80421"/>
    <w:pPr>
      <w:spacing w:before="100" w:beforeAutospacing="1" w:after="210" w:line="240" w:lineRule="auto"/>
    </w:pPr>
    <w:rPr>
      <w:rFonts w:eastAsia="Times New Roman" w:cs="Times New Roman"/>
      <w:sz w:val="24"/>
      <w:szCs w:val="24"/>
    </w:rPr>
  </w:style>
  <w:style w:type="paragraph" w:customStyle="1" w:styleId="calculator-main">
    <w:name w:val="calculator-main"/>
    <w:basedOn w:val="Normal"/>
    <w:rsid w:val="00C80421"/>
    <w:pPr>
      <w:spacing w:before="100" w:beforeAutospacing="1" w:after="210" w:line="240" w:lineRule="auto"/>
    </w:pPr>
    <w:rPr>
      <w:rFonts w:eastAsia="Times New Roman" w:cs="Times New Roman"/>
      <w:sz w:val="24"/>
      <w:szCs w:val="24"/>
    </w:rPr>
  </w:style>
  <w:style w:type="paragraph" w:customStyle="1" w:styleId="savings">
    <w:name w:val="savings"/>
    <w:basedOn w:val="Normal"/>
    <w:rsid w:val="00C80421"/>
    <w:pPr>
      <w:spacing w:before="100" w:beforeAutospacing="1" w:after="210" w:line="240" w:lineRule="auto"/>
    </w:pPr>
    <w:rPr>
      <w:rFonts w:eastAsia="Times New Roman" w:cs="Times New Roman"/>
      <w:sz w:val="24"/>
      <w:szCs w:val="24"/>
    </w:rPr>
  </w:style>
  <w:style w:type="paragraph" w:customStyle="1" w:styleId="content-blocksdiv">
    <w:name w:val="content-blocks&gt;div"/>
    <w:basedOn w:val="Normal"/>
    <w:rsid w:val="00C80421"/>
    <w:pPr>
      <w:spacing w:before="100" w:beforeAutospacing="1" w:after="210" w:line="240" w:lineRule="auto"/>
    </w:pPr>
    <w:rPr>
      <w:rFonts w:eastAsia="Times New Roman" w:cs="Times New Roman"/>
      <w:sz w:val="24"/>
      <w:szCs w:val="24"/>
    </w:rPr>
  </w:style>
  <w:style w:type="paragraph" w:customStyle="1" w:styleId="video-blocks">
    <w:name w:val="video-blocks"/>
    <w:basedOn w:val="Normal"/>
    <w:rsid w:val="00C80421"/>
    <w:pPr>
      <w:spacing w:before="100" w:beforeAutospacing="1" w:after="210" w:line="240" w:lineRule="auto"/>
    </w:pPr>
    <w:rPr>
      <w:rFonts w:eastAsia="Times New Roman" w:cs="Times New Roman"/>
      <w:sz w:val="24"/>
      <w:szCs w:val="24"/>
    </w:rPr>
  </w:style>
  <w:style w:type="paragraph" w:customStyle="1" w:styleId="background-mask">
    <w:name w:val="background-mask"/>
    <w:basedOn w:val="Normal"/>
    <w:rsid w:val="00C80421"/>
    <w:pPr>
      <w:spacing w:before="100" w:beforeAutospacing="1" w:after="210" w:line="240" w:lineRule="auto"/>
    </w:pPr>
    <w:rPr>
      <w:rFonts w:eastAsia="Times New Roman" w:cs="Times New Roman"/>
      <w:sz w:val="24"/>
      <w:szCs w:val="24"/>
    </w:rPr>
  </w:style>
  <w:style w:type="paragraph" w:customStyle="1" w:styleId="tagline-link">
    <w:name w:val="tagline-link"/>
    <w:basedOn w:val="Normal"/>
    <w:rsid w:val="00C80421"/>
    <w:pPr>
      <w:spacing w:before="100" w:beforeAutospacing="1" w:after="210" w:line="240" w:lineRule="auto"/>
    </w:pPr>
    <w:rPr>
      <w:rFonts w:eastAsia="Times New Roman" w:cs="Times New Roman"/>
      <w:sz w:val="24"/>
      <w:szCs w:val="24"/>
    </w:rPr>
  </w:style>
  <w:style w:type="paragraph" w:customStyle="1" w:styleId="article">
    <w:name w:val="article"/>
    <w:basedOn w:val="Normal"/>
    <w:rsid w:val="00C80421"/>
    <w:pPr>
      <w:spacing w:before="100" w:beforeAutospacing="1" w:after="210" w:line="240" w:lineRule="auto"/>
    </w:pPr>
    <w:rPr>
      <w:rFonts w:eastAsia="Times New Roman" w:cs="Times New Roman"/>
      <w:sz w:val="24"/>
      <w:szCs w:val="24"/>
    </w:rPr>
  </w:style>
  <w:style w:type="paragraph" w:customStyle="1" w:styleId="floating-jump-to-nav">
    <w:name w:val="floating-jump-to-nav"/>
    <w:basedOn w:val="Normal"/>
    <w:rsid w:val="00C80421"/>
    <w:pPr>
      <w:spacing w:before="100" w:beforeAutospacing="1" w:after="210" w:line="240" w:lineRule="auto"/>
    </w:pPr>
    <w:rPr>
      <w:rFonts w:eastAsia="Times New Roman" w:cs="Times New Roman"/>
      <w:sz w:val="24"/>
      <w:szCs w:val="24"/>
    </w:rPr>
  </w:style>
  <w:style w:type="paragraph" w:customStyle="1" w:styleId="overflow-article-div">
    <w:name w:val="overflow-article-div"/>
    <w:basedOn w:val="Normal"/>
    <w:rsid w:val="00C80421"/>
    <w:pPr>
      <w:spacing w:before="100" w:beforeAutospacing="1" w:after="210" w:line="240" w:lineRule="auto"/>
    </w:pPr>
    <w:rPr>
      <w:rFonts w:eastAsia="Times New Roman" w:cs="Times New Roman"/>
      <w:sz w:val="24"/>
      <w:szCs w:val="24"/>
    </w:rPr>
  </w:style>
  <w:style w:type="paragraph" w:customStyle="1" w:styleId="article-group">
    <w:name w:val="article-group"/>
    <w:basedOn w:val="Normal"/>
    <w:rsid w:val="00C80421"/>
    <w:pPr>
      <w:spacing w:before="100" w:beforeAutospacing="1" w:after="210" w:line="240" w:lineRule="auto"/>
    </w:pPr>
    <w:rPr>
      <w:rFonts w:eastAsia="Times New Roman" w:cs="Times New Roman"/>
      <w:sz w:val="24"/>
      <w:szCs w:val="24"/>
    </w:rPr>
  </w:style>
  <w:style w:type="paragraph" w:customStyle="1" w:styleId="horz-rule">
    <w:name w:val="horz-rule"/>
    <w:basedOn w:val="Normal"/>
    <w:rsid w:val="00C80421"/>
    <w:pPr>
      <w:spacing w:before="100" w:beforeAutospacing="1" w:after="210" w:line="240" w:lineRule="auto"/>
    </w:pPr>
    <w:rPr>
      <w:rFonts w:eastAsia="Times New Roman" w:cs="Times New Roman"/>
      <w:sz w:val="24"/>
      <w:szCs w:val="24"/>
    </w:rPr>
  </w:style>
  <w:style w:type="paragraph" w:customStyle="1" w:styleId="seemorelink">
    <w:name w:val="seemorelink"/>
    <w:basedOn w:val="Normal"/>
    <w:rsid w:val="00C80421"/>
    <w:pPr>
      <w:spacing w:before="100" w:beforeAutospacing="1" w:after="210" w:line="240" w:lineRule="auto"/>
    </w:pPr>
    <w:rPr>
      <w:rFonts w:eastAsia="Times New Roman" w:cs="Times New Roman"/>
      <w:sz w:val="24"/>
      <w:szCs w:val="24"/>
    </w:rPr>
  </w:style>
  <w:style w:type="paragraph" w:customStyle="1" w:styleId="seelesslink">
    <w:name w:val="seelesslink"/>
    <w:basedOn w:val="Normal"/>
    <w:rsid w:val="00C80421"/>
    <w:pPr>
      <w:spacing w:before="100" w:beforeAutospacing="1" w:after="210" w:line="240" w:lineRule="auto"/>
    </w:pPr>
    <w:rPr>
      <w:rFonts w:eastAsia="Times New Roman" w:cs="Times New Roman"/>
      <w:sz w:val="24"/>
      <w:szCs w:val="24"/>
    </w:rPr>
  </w:style>
  <w:style w:type="paragraph" w:customStyle="1" w:styleId="group-toggle">
    <w:name w:val="group-toggle"/>
    <w:basedOn w:val="Normal"/>
    <w:rsid w:val="00C80421"/>
    <w:pPr>
      <w:spacing w:before="100" w:beforeAutospacing="1" w:after="210" w:line="240" w:lineRule="auto"/>
    </w:pPr>
    <w:rPr>
      <w:rFonts w:eastAsia="Times New Roman" w:cs="Times New Roman"/>
      <w:sz w:val="24"/>
      <w:szCs w:val="24"/>
    </w:rPr>
  </w:style>
  <w:style w:type="paragraph" w:customStyle="1" w:styleId="select-language">
    <w:name w:val="select-language"/>
    <w:basedOn w:val="Normal"/>
    <w:rsid w:val="00C80421"/>
    <w:pPr>
      <w:spacing w:before="100" w:beforeAutospacing="1" w:after="210" w:line="240" w:lineRule="auto"/>
    </w:pPr>
    <w:rPr>
      <w:rFonts w:eastAsia="Times New Roman" w:cs="Times New Roman"/>
      <w:sz w:val="24"/>
      <w:szCs w:val="24"/>
    </w:rPr>
  </w:style>
  <w:style w:type="paragraph" w:customStyle="1" w:styleId="gallery-frame">
    <w:name w:val="gallery-frame"/>
    <w:basedOn w:val="Normal"/>
    <w:rsid w:val="00C80421"/>
    <w:pPr>
      <w:spacing w:before="100" w:beforeAutospacing="1" w:after="210" w:line="240" w:lineRule="auto"/>
    </w:pPr>
    <w:rPr>
      <w:rFonts w:eastAsia="Times New Roman" w:cs="Times New Roman"/>
      <w:sz w:val="24"/>
      <w:szCs w:val="24"/>
    </w:rPr>
  </w:style>
  <w:style w:type="paragraph" w:customStyle="1" w:styleId="hero-content">
    <w:name w:val="hero-content"/>
    <w:basedOn w:val="Normal"/>
    <w:rsid w:val="00C80421"/>
    <w:pPr>
      <w:spacing w:before="100" w:beforeAutospacing="1" w:after="210" w:line="240" w:lineRule="auto"/>
    </w:pPr>
    <w:rPr>
      <w:rFonts w:eastAsia="Times New Roman" w:cs="Times New Roman"/>
      <w:sz w:val="24"/>
      <w:szCs w:val="24"/>
    </w:rPr>
  </w:style>
  <w:style w:type="paragraph" w:customStyle="1" w:styleId="tabs">
    <w:name w:val="tabs"/>
    <w:basedOn w:val="Normal"/>
    <w:rsid w:val="00C80421"/>
    <w:pPr>
      <w:spacing w:before="100" w:beforeAutospacing="1" w:after="210" w:line="240" w:lineRule="auto"/>
    </w:pPr>
    <w:rPr>
      <w:rFonts w:eastAsia="Times New Roman" w:cs="Times New Roman"/>
      <w:sz w:val="24"/>
      <w:szCs w:val="24"/>
    </w:rPr>
  </w:style>
  <w:style w:type="paragraph" w:customStyle="1" w:styleId="sectiondiv">
    <w:name w:val="section&gt;div"/>
    <w:basedOn w:val="Normal"/>
    <w:rsid w:val="00C80421"/>
    <w:pPr>
      <w:spacing w:before="100" w:beforeAutospacing="1" w:after="210" w:line="240" w:lineRule="auto"/>
    </w:pPr>
    <w:rPr>
      <w:rFonts w:eastAsia="Times New Roman" w:cs="Times New Roman"/>
      <w:sz w:val="24"/>
      <w:szCs w:val="24"/>
    </w:rPr>
  </w:style>
  <w:style w:type="paragraph" w:customStyle="1" w:styleId="services">
    <w:name w:val="services"/>
    <w:basedOn w:val="Normal"/>
    <w:rsid w:val="00C80421"/>
    <w:pPr>
      <w:spacing w:before="100" w:beforeAutospacing="1" w:after="210" w:line="240" w:lineRule="auto"/>
    </w:pPr>
    <w:rPr>
      <w:rFonts w:eastAsia="Times New Roman" w:cs="Times New Roman"/>
      <w:sz w:val="24"/>
      <w:szCs w:val="24"/>
    </w:rPr>
  </w:style>
  <w:style w:type="paragraph" w:customStyle="1" w:styleId="three-col-floatdiv">
    <w:name w:val="three-col-float&gt;div"/>
    <w:basedOn w:val="Normal"/>
    <w:rsid w:val="00C80421"/>
    <w:pPr>
      <w:spacing w:before="100" w:beforeAutospacing="1" w:after="210" w:line="240" w:lineRule="auto"/>
    </w:pPr>
    <w:rPr>
      <w:rFonts w:eastAsia="Times New Roman" w:cs="Times New Roman"/>
      <w:sz w:val="24"/>
      <w:szCs w:val="24"/>
    </w:rPr>
  </w:style>
  <w:style w:type="paragraph" w:customStyle="1" w:styleId="three-col-float">
    <w:name w:val="three-col-float"/>
    <w:basedOn w:val="Normal"/>
    <w:rsid w:val="00C80421"/>
    <w:pPr>
      <w:spacing w:before="100" w:beforeAutospacing="1" w:after="210" w:line="240" w:lineRule="auto"/>
    </w:pPr>
    <w:rPr>
      <w:rFonts w:eastAsia="Times New Roman" w:cs="Times New Roman"/>
      <w:sz w:val="24"/>
      <w:szCs w:val="24"/>
    </w:rPr>
  </w:style>
  <w:style w:type="paragraph" w:customStyle="1" w:styleId="close-btn">
    <w:name w:val="close-btn"/>
    <w:basedOn w:val="Normal"/>
    <w:rsid w:val="00C80421"/>
    <w:pPr>
      <w:spacing w:before="100" w:beforeAutospacing="1" w:after="210" w:line="240" w:lineRule="auto"/>
    </w:pPr>
    <w:rPr>
      <w:rFonts w:eastAsia="Times New Roman" w:cs="Times New Roman"/>
      <w:sz w:val="24"/>
      <w:szCs w:val="24"/>
    </w:rPr>
  </w:style>
  <w:style w:type="paragraph" w:customStyle="1" w:styleId="vwrap">
    <w:name w:val="vwrap"/>
    <w:basedOn w:val="Normal"/>
    <w:rsid w:val="00C80421"/>
    <w:pPr>
      <w:spacing w:before="100" w:beforeAutospacing="1" w:after="210" w:line="240" w:lineRule="auto"/>
    </w:pPr>
    <w:rPr>
      <w:rFonts w:eastAsia="Times New Roman" w:cs="Times New Roman"/>
      <w:sz w:val="24"/>
      <w:szCs w:val="24"/>
    </w:rPr>
  </w:style>
  <w:style w:type="paragraph" w:customStyle="1" w:styleId="virtual-machines">
    <w:name w:val="virtual-machines"/>
    <w:basedOn w:val="Normal"/>
    <w:rsid w:val="00C80421"/>
    <w:pPr>
      <w:spacing w:before="100" w:beforeAutospacing="1" w:after="210" w:line="240" w:lineRule="auto"/>
    </w:pPr>
    <w:rPr>
      <w:rFonts w:eastAsia="Times New Roman" w:cs="Times New Roman"/>
      <w:sz w:val="24"/>
      <w:szCs w:val="24"/>
    </w:rPr>
  </w:style>
  <w:style w:type="paragraph" w:customStyle="1" w:styleId="cloud-services">
    <w:name w:val="cloud-services"/>
    <w:basedOn w:val="Normal"/>
    <w:rsid w:val="00C80421"/>
    <w:pPr>
      <w:spacing w:before="100" w:beforeAutospacing="1" w:after="210" w:line="240" w:lineRule="auto"/>
    </w:pPr>
    <w:rPr>
      <w:rFonts w:eastAsia="Times New Roman" w:cs="Times New Roman"/>
      <w:sz w:val="24"/>
      <w:szCs w:val="24"/>
    </w:rPr>
  </w:style>
  <w:style w:type="paragraph" w:customStyle="1" w:styleId="websites">
    <w:name w:val="websites"/>
    <w:basedOn w:val="Normal"/>
    <w:rsid w:val="00C80421"/>
    <w:pPr>
      <w:spacing w:before="100" w:beforeAutospacing="1" w:after="210" w:line="240" w:lineRule="auto"/>
    </w:pPr>
    <w:rPr>
      <w:rFonts w:eastAsia="Times New Roman" w:cs="Times New Roman"/>
      <w:sz w:val="24"/>
      <w:szCs w:val="24"/>
    </w:rPr>
  </w:style>
  <w:style w:type="paragraph" w:customStyle="1" w:styleId="mobile-services">
    <w:name w:val="mobile-services"/>
    <w:basedOn w:val="Normal"/>
    <w:rsid w:val="00C80421"/>
    <w:pPr>
      <w:spacing w:before="100" w:beforeAutospacing="1" w:after="210" w:line="240" w:lineRule="auto"/>
    </w:pPr>
    <w:rPr>
      <w:rFonts w:eastAsia="Times New Roman" w:cs="Times New Roman"/>
      <w:sz w:val="24"/>
      <w:szCs w:val="24"/>
    </w:rPr>
  </w:style>
  <w:style w:type="paragraph" w:customStyle="1" w:styleId="storage">
    <w:name w:val="storage"/>
    <w:basedOn w:val="Normal"/>
    <w:rsid w:val="00C80421"/>
    <w:pPr>
      <w:spacing w:before="100" w:beforeAutospacing="1" w:after="210" w:line="240" w:lineRule="auto"/>
    </w:pPr>
    <w:rPr>
      <w:rFonts w:eastAsia="Times New Roman" w:cs="Times New Roman"/>
      <w:sz w:val="24"/>
      <w:szCs w:val="24"/>
    </w:rPr>
  </w:style>
  <w:style w:type="paragraph" w:customStyle="1" w:styleId="sql-database">
    <w:name w:val="sql-database"/>
    <w:basedOn w:val="Normal"/>
    <w:rsid w:val="00C80421"/>
    <w:pPr>
      <w:spacing w:before="100" w:beforeAutospacing="1" w:after="210" w:line="240" w:lineRule="auto"/>
    </w:pPr>
    <w:rPr>
      <w:rFonts w:eastAsia="Times New Roman" w:cs="Times New Roman"/>
      <w:sz w:val="24"/>
      <w:szCs w:val="24"/>
    </w:rPr>
  </w:style>
  <w:style w:type="paragraph" w:customStyle="1" w:styleId="sql-reporting">
    <w:name w:val="sql-reporting"/>
    <w:basedOn w:val="Normal"/>
    <w:rsid w:val="00C80421"/>
    <w:pPr>
      <w:spacing w:before="100" w:beforeAutospacing="1" w:after="210" w:line="240" w:lineRule="auto"/>
    </w:pPr>
    <w:rPr>
      <w:rFonts w:eastAsia="Times New Roman" w:cs="Times New Roman"/>
      <w:sz w:val="24"/>
      <w:szCs w:val="24"/>
    </w:rPr>
  </w:style>
  <w:style w:type="paragraph" w:customStyle="1" w:styleId="backup">
    <w:name w:val="backup"/>
    <w:basedOn w:val="Normal"/>
    <w:rsid w:val="00C80421"/>
    <w:pPr>
      <w:spacing w:before="100" w:beforeAutospacing="1" w:after="210" w:line="240" w:lineRule="auto"/>
    </w:pPr>
    <w:rPr>
      <w:rFonts w:eastAsia="Times New Roman" w:cs="Times New Roman"/>
      <w:sz w:val="24"/>
      <w:szCs w:val="24"/>
    </w:rPr>
  </w:style>
  <w:style w:type="paragraph" w:customStyle="1" w:styleId="hdinsight">
    <w:name w:val="hdinsight"/>
    <w:basedOn w:val="Normal"/>
    <w:rsid w:val="00C80421"/>
    <w:pPr>
      <w:spacing w:before="100" w:beforeAutospacing="1" w:after="210" w:line="240" w:lineRule="auto"/>
    </w:pPr>
    <w:rPr>
      <w:rFonts w:eastAsia="Times New Roman" w:cs="Times New Roman"/>
      <w:sz w:val="24"/>
      <w:szCs w:val="24"/>
    </w:rPr>
  </w:style>
  <w:style w:type="paragraph" w:customStyle="1" w:styleId="recovery-manager">
    <w:name w:val="recovery-manager"/>
    <w:basedOn w:val="Normal"/>
    <w:rsid w:val="00C80421"/>
    <w:pPr>
      <w:spacing w:before="100" w:beforeAutospacing="1" w:after="210" w:line="240" w:lineRule="auto"/>
    </w:pPr>
    <w:rPr>
      <w:rFonts w:eastAsia="Times New Roman" w:cs="Times New Roman"/>
      <w:sz w:val="24"/>
      <w:szCs w:val="24"/>
    </w:rPr>
  </w:style>
  <w:style w:type="paragraph" w:customStyle="1" w:styleId="media-services">
    <w:name w:val="media-services"/>
    <w:basedOn w:val="Normal"/>
    <w:rsid w:val="00C80421"/>
    <w:pPr>
      <w:spacing w:before="100" w:beforeAutospacing="1" w:after="210" w:line="240" w:lineRule="auto"/>
    </w:pPr>
    <w:rPr>
      <w:rFonts w:eastAsia="Times New Roman" w:cs="Times New Roman"/>
      <w:sz w:val="24"/>
      <w:szCs w:val="24"/>
    </w:rPr>
  </w:style>
  <w:style w:type="paragraph" w:customStyle="1" w:styleId="active-directory">
    <w:name w:val="active-directory"/>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
    <w:name w:val="multi-factor-authentication"/>
    <w:basedOn w:val="Normal"/>
    <w:rsid w:val="00C80421"/>
    <w:pPr>
      <w:spacing w:before="100" w:beforeAutospacing="1" w:after="210" w:line="240" w:lineRule="auto"/>
    </w:pPr>
    <w:rPr>
      <w:rFonts w:eastAsia="Times New Roman" w:cs="Times New Roman"/>
      <w:sz w:val="24"/>
      <w:szCs w:val="24"/>
    </w:rPr>
  </w:style>
  <w:style w:type="paragraph" w:customStyle="1" w:styleId="service-bus">
    <w:name w:val="service-bus"/>
    <w:basedOn w:val="Normal"/>
    <w:rsid w:val="00C80421"/>
    <w:pPr>
      <w:spacing w:before="100" w:beforeAutospacing="1" w:after="210" w:line="240" w:lineRule="auto"/>
    </w:pPr>
    <w:rPr>
      <w:rFonts w:eastAsia="Times New Roman" w:cs="Times New Roman"/>
      <w:sz w:val="24"/>
      <w:szCs w:val="24"/>
    </w:rPr>
  </w:style>
  <w:style w:type="paragraph" w:customStyle="1" w:styleId="notification-hubs">
    <w:name w:val="notification-hubs"/>
    <w:basedOn w:val="Normal"/>
    <w:rsid w:val="00C80421"/>
    <w:pPr>
      <w:spacing w:before="100" w:beforeAutospacing="1" w:after="210" w:line="240" w:lineRule="auto"/>
    </w:pPr>
    <w:rPr>
      <w:rFonts w:eastAsia="Times New Roman" w:cs="Times New Roman"/>
      <w:sz w:val="24"/>
      <w:szCs w:val="24"/>
    </w:rPr>
  </w:style>
  <w:style w:type="paragraph" w:customStyle="1" w:styleId="cache">
    <w:name w:val="cache"/>
    <w:basedOn w:val="Normal"/>
    <w:rsid w:val="00C80421"/>
    <w:pPr>
      <w:spacing w:before="100" w:beforeAutospacing="1" w:after="210" w:line="240" w:lineRule="auto"/>
    </w:pPr>
    <w:rPr>
      <w:rFonts w:eastAsia="Times New Roman" w:cs="Times New Roman"/>
      <w:sz w:val="24"/>
      <w:szCs w:val="24"/>
    </w:rPr>
  </w:style>
  <w:style w:type="paragraph" w:customStyle="1" w:styleId="biztalk-services">
    <w:name w:val="biztalk-services"/>
    <w:basedOn w:val="Normal"/>
    <w:rsid w:val="00C80421"/>
    <w:pPr>
      <w:spacing w:before="100" w:beforeAutospacing="1" w:after="210" w:line="240" w:lineRule="auto"/>
    </w:pPr>
    <w:rPr>
      <w:rFonts w:eastAsia="Times New Roman" w:cs="Times New Roman"/>
      <w:sz w:val="24"/>
      <w:szCs w:val="24"/>
    </w:rPr>
  </w:style>
  <w:style w:type="paragraph" w:customStyle="1" w:styleId="virtual-network">
    <w:name w:val="virtual-network"/>
    <w:basedOn w:val="Normal"/>
    <w:rsid w:val="00C80421"/>
    <w:pPr>
      <w:spacing w:before="100" w:beforeAutospacing="1" w:after="210" w:line="240" w:lineRule="auto"/>
    </w:pPr>
    <w:rPr>
      <w:rFonts w:eastAsia="Times New Roman" w:cs="Times New Roman"/>
      <w:sz w:val="24"/>
      <w:szCs w:val="24"/>
    </w:rPr>
  </w:style>
  <w:style w:type="paragraph" w:customStyle="1" w:styleId="traffic-manager">
    <w:name w:val="traffic-manager"/>
    <w:basedOn w:val="Normal"/>
    <w:rsid w:val="00C80421"/>
    <w:pPr>
      <w:spacing w:before="100" w:beforeAutospacing="1" w:after="210" w:line="240" w:lineRule="auto"/>
    </w:pPr>
    <w:rPr>
      <w:rFonts w:eastAsia="Times New Roman" w:cs="Times New Roman"/>
      <w:sz w:val="24"/>
      <w:szCs w:val="24"/>
    </w:rPr>
  </w:style>
  <w:style w:type="paragraph" w:customStyle="1" w:styleId="scheduler">
    <w:name w:val="scheduler"/>
    <w:basedOn w:val="Normal"/>
    <w:rsid w:val="00C80421"/>
    <w:pPr>
      <w:spacing w:before="100" w:beforeAutospacing="1" w:after="210" w:line="240" w:lineRule="auto"/>
    </w:pPr>
    <w:rPr>
      <w:rFonts w:eastAsia="Times New Roman" w:cs="Times New Roman"/>
      <w:sz w:val="24"/>
      <w:szCs w:val="24"/>
    </w:rPr>
  </w:style>
  <w:style w:type="paragraph" w:customStyle="1" w:styleId="vso">
    <w:name w:val="vso"/>
    <w:basedOn w:val="Normal"/>
    <w:rsid w:val="00C80421"/>
    <w:pPr>
      <w:spacing w:before="100" w:beforeAutospacing="1" w:after="210" w:line="240" w:lineRule="auto"/>
    </w:pPr>
    <w:rPr>
      <w:rFonts w:eastAsia="Times New Roman" w:cs="Times New Roman"/>
      <w:sz w:val="24"/>
      <w:szCs w:val="24"/>
    </w:rPr>
  </w:style>
  <w:style w:type="paragraph" w:customStyle="1" w:styleId="solution-cta-link">
    <w:name w:val="solution-cta-link"/>
    <w:basedOn w:val="Normal"/>
    <w:rsid w:val="00C80421"/>
    <w:pPr>
      <w:spacing w:before="100" w:beforeAutospacing="1" w:after="210" w:line="240" w:lineRule="auto"/>
    </w:pPr>
    <w:rPr>
      <w:rFonts w:eastAsia="Times New Roman" w:cs="Times New Roman"/>
      <w:sz w:val="24"/>
      <w:szCs w:val="24"/>
    </w:rPr>
  </w:style>
  <w:style w:type="paragraph" w:customStyle="1" w:styleId="divvideo">
    <w:name w:val="divvideo"/>
    <w:basedOn w:val="Normal"/>
    <w:rsid w:val="00C80421"/>
    <w:pPr>
      <w:spacing w:before="100" w:beforeAutospacing="1" w:after="210" w:line="240" w:lineRule="auto"/>
    </w:pPr>
    <w:rPr>
      <w:rFonts w:eastAsia="Times New Roman" w:cs="Times New Roman"/>
      <w:sz w:val="24"/>
      <w:szCs w:val="24"/>
    </w:rPr>
  </w:style>
  <w:style w:type="paragraph" w:customStyle="1" w:styleId="divvideodiv">
    <w:name w:val="divvideo&gt;div"/>
    <w:basedOn w:val="Normal"/>
    <w:rsid w:val="00C80421"/>
    <w:pPr>
      <w:spacing w:before="100" w:beforeAutospacing="1" w:after="210" w:line="240" w:lineRule="auto"/>
    </w:pPr>
    <w:rPr>
      <w:rFonts w:eastAsia="Times New Roman" w:cs="Times New Roman"/>
      <w:sz w:val="24"/>
      <w:szCs w:val="24"/>
    </w:rPr>
  </w:style>
  <w:style w:type="paragraph" w:customStyle="1" w:styleId="divvideolength">
    <w:name w:val="divvideolength"/>
    <w:basedOn w:val="Normal"/>
    <w:rsid w:val="00C80421"/>
    <w:pPr>
      <w:spacing w:before="100" w:beforeAutospacing="1" w:after="210" w:line="240" w:lineRule="auto"/>
    </w:pPr>
    <w:rPr>
      <w:rFonts w:eastAsia="Times New Roman" w:cs="Times New Roman"/>
      <w:sz w:val="24"/>
      <w:szCs w:val="24"/>
    </w:rPr>
  </w:style>
  <w:style w:type="paragraph" w:customStyle="1" w:styleId="legend">
    <w:name w:val="legend"/>
    <w:basedOn w:val="Normal"/>
    <w:rsid w:val="00C80421"/>
    <w:pPr>
      <w:spacing w:before="100" w:beforeAutospacing="1" w:after="210" w:line="240" w:lineRule="auto"/>
    </w:pPr>
    <w:rPr>
      <w:rFonts w:eastAsia="Times New Roman" w:cs="Times New Roman"/>
      <w:sz w:val="24"/>
      <w:szCs w:val="24"/>
    </w:rPr>
  </w:style>
  <w:style w:type="paragraph" w:customStyle="1" w:styleId="default">
    <w:name w:val="default"/>
    <w:basedOn w:val="Normal"/>
    <w:rsid w:val="00C80421"/>
    <w:pPr>
      <w:spacing w:before="100" w:beforeAutospacing="1" w:after="210" w:line="240" w:lineRule="auto"/>
    </w:pPr>
    <w:rPr>
      <w:rFonts w:eastAsia="Times New Roman" w:cs="Times New Roman"/>
      <w:sz w:val="24"/>
      <w:szCs w:val="24"/>
    </w:rPr>
  </w:style>
  <w:style w:type="paragraph" w:customStyle="1" w:styleId="guide-stepsdiv">
    <w:name w:val="guide-steps&gt;div"/>
    <w:basedOn w:val="Normal"/>
    <w:rsid w:val="00C80421"/>
    <w:pPr>
      <w:spacing w:before="100" w:beforeAutospacing="1" w:after="210" w:line="240" w:lineRule="auto"/>
    </w:pPr>
    <w:rPr>
      <w:rFonts w:eastAsia="Times New Roman" w:cs="Times New Roman"/>
      <w:sz w:val="24"/>
      <w:szCs w:val="24"/>
    </w:rPr>
  </w:style>
  <w:style w:type="paragraph" w:customStyle="1" w:styleId="thumbnails">
    <w:name w:val="thumbnails"/>
    <w:basedOn w:val="Normal"/>
    <w:rsid w:val="00C80421"/>
    <w:pPr>
      <w:spacing w:before="100" w:beforeAutospacing="1" w:after="210" w:line="240" w:lineRule="auto"/>
    </w:pPr>
    <w:rPr>
      <w:rFonts w:eastAsia="Times New Roman" w:cs="Times New Roman"/>
      <w:sz w:val="24"/>
      <w:szCs w:val="24"/>
    </w:rPr>
  </w:style>
  <w:style w:type="paragraph" w:customStyle="1" w:styleId="img">
    <w:name w:val="img"/>
    <w:basedOn w:val="Normal"/>
    <w:rsid w:val="00C80421"/>
    <w:pPr>
      <w:spacing w:before="100" w:beforeAutospacing="1" w:after="210" w:line="240" w:lineRule="auto"/>
    </w:pPr>
    <w:rPr>
      <w:rFonts w:eastAsia="Times New Roman" w:cs="Times New Roman"/>
      <w:sz w:val="24"/>
      <w:szCs w:val="24"/>
    </w:rPr>
  </w:style>
  <w:style w:type="paragraph" w:customStyle="1" w:styleId="step-links">
    <w:name w:val="step-links"/>
    <w:basedOn w:val="Normal"/>
    <w:rsid w:val="00C80421"/>
    <w:pPr>
      <w:spacing w:before="100" w:beforeAutospacing="1" w:after="210" w:line="240" w:lineRule="auto"/>
    </w:pPr>
    <w:rPr>
      <w:rFonts w:eastAsia="Times New Roman" w:cs="Times New Roman"/>
      <w:sz w:val="24"/>
      <w:szCs w:val="24"/>
    </w:rPr>
  </w:style>
  <w:style w:type="paragraph" w:customStyle="1" w:styleId="previous">
    <w:name w:val="previous"/>
    <w:basedOn w:val="Normal"/>
    <w:rsid w:val="00C80421"/>
    <w:pPr>
      <w:spacing w:before="100" w:beforeAutospacing="1" w:after="210" w:line="240" w:lineRule="auto"/>
    </w:pPr>
    <w:rPr>
      <w:rFonts w:eastAsia="Times New Roman" w:cs="Times New Roman"/>
      <w:sz w:val="24"/>
      <w:szCs w:val="24"/>
    </w:rPr>
  </w:style>
  <w:style w:type="paragraph" w:customStyle="1" w:styleId="next">
    <w:name w:val="next"/>
    <w:basedOn w:val="Normal"/>
    <w:rsid w:val="00C80421"/>
    <w:pPr>
      <w:spacing w:before="100" w:beforeAutospacing="1" w:after="210" w:line="240" w:lineRule="auto"/>
    </w:pPr>
    <w:rPr>
      <w:rFonts w:eastAsia="Times New Roman" w:cs="Times New Roman"/>
      <w:sz w:val="24"/>
      <w:szCs w:val="24"/>
    </w:rPr>
  </w:style>
  <w:style w:type="paragraph" w:customStyle="1" w:styleId="view-all">
    <w:name w:val="view-all"/>
    <w:basedOn w:val="Normal"/>
    <w:rsid w:val="00C80421"/>
    <w:pPr>
      <w:spacing w:before="100" w:beforeAutospacing="1" w:after="210" w:line="240" w:lineRule="auto"/>
    </w:pPr>
    <w:rPr>
      <w:rFonts w:eastAsia="Times New Roman" w:cs="Times New Roman"/>
      <w:sz w:val="24"/>
      <w:szCs w:val="24"/>
    </w:rPr>
  </w:style>
  <w:style w:type="paragraph" w:customStyle="1" w:styleId="slideshow-control">
    <w:name w:val="slideshow-control"/>
    <w:basedOn w:val="Normal"/>
    <w:rsid w:val="00C80421"/>
    <w:pPr>
      <w:spacing w:before="100" w:beforeAutospacing="1" w:after="210" w:line="240" w:lineRule="auto"/>
    </w:pPr>
    <w:rPr>
      <w:rFonts w:eastAsia="Times New Roman" w:cs="Times New Roman"/>
      <w:sz w:val="24"/>
      <w:szCs w:val="24"/>
    </w:rPr>
  </w:style>
  <w:style w:type="paragraph" w:customStyle="1" w:styleId="s4">
    <w:name w:val="s4"/>
    <w:basedOn w:val="Normal"/>
    <w:rsid w:val="00C80421"/>
    <w:pPr>
      <w:spacing w:before="100" w:beforeAutospacing="1" w:after="210" w:line="240" w:lineRule="auto"/>
    </w:pPr>
    <w:rPr>
      <w:rFonts w:eastAsia="Times New Roman" w:cs="Times New Roman"/>
      <w:sz w:val="24"/>
      <w:szCs w:val="24"/>
    </w:rPr>
  </w:style>
  <w:style w:type="paragraph" w:customStyle="1" w:styleId="s5">
    <w:name w:val="s5"/>
    <w:basedOn w:val="Normal"/>
    <w:rsid w:val="00C80421"/>
    <w:pPr>
      <w:spacing w:before="100" w:beforeAutospacing="1" w:after="210" w:line="240" w:lineRule="auto"/>
    </w:pPr>
    <w:rPr>
      <w:rFonts w:eastAsia="Times New Roman" w:cs="Times New Roman"/>
      <w:sz w:val="24"/>
      <w:szCs w:val="24"/>
    </w:rPr>
  </w:style>
  <w:style w:type="paragraph" w:customStyle="1" w:styleId="s6">
    <w:name w:val="s6"/>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
    <w:name w:val="wa-scriptcenter-control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main">
    <w:name w:val="wa-scriptcenter-contentmain"/>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
    <w:name w:val="wa-scriptcenter-contentaside"/>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
    <w:name w:val="wa-scriptcenter-script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furtherreading">
    <w:name w:val="wa-scriptcenter-furtherreading"/>
    <w:basedOn w:val="Normal"/>
    <w:rsid w:val="00C80421"/>
    <w:pPr>
      <w:spacing w:before="100" w:beforeAutospacing="1" w:after="210" w:line="240" w:lineRule="auto"/>
    </w:pPr>
    <w:rPr>
      <w:rFonts w:eastAsia="Times New Roman" w:cs="Times New Roman"/>
      <w:sz w:val="24"/>
      <w:szCs w:val="24"/>
    </w:rPr>
  </w:style>
  <w:style w:type="paragraph" w:customStyle="1" w:styleId="wa-box">
    <w:name w:val="wa-box"/>
    <w:basedOn w:val="Normal"/>
    <w:rsid w:val="00C80421"/>
    <w:pPr>
      <w:spacing w:before="100" w:beforeAutospacing="1" w:after="210" w:line="240" w:lineRule="auto"/>
    </w:pPr>
    <w:rPr>
      <w:rFonts w:eastAsia="Times New Roman" w:cs="Times New Roman"/>
      <w:sz w:val="24"/>
      <w:szCs w:val="24"/>
    </w:rPr>
  </w:style>
  <w:style w:type="paragraph" w:customStyle="1" w:styleId="wa-box-active">
    <w:name w:val="wa-box-active"/>
    <w:basedOn w:val="Normal"/>
    <w:rsid w:val="00C80421"/>
    <w:pPr>
      <w:spacing w:before="100" w:beforeAutospacing="1" w:after="210" w:line="240" w:lineRule="auto"/>
    </w:pPr>
    <w:rPr>
      <w:rFonts w:eastAsia="Times New Roman" w:cs="Times New Roman"/>
      <w:sz w:val="24"/>
      <w:szCs w:val="24"/>
    </w:rPr>
  </w:style>
  <w:style w:type="paragraph" w:customStyle="1" w:styleId="wa-box-disabled">
    <w:name w:val="wa-box-disabled"/>
    <w:basedOn w:val="Normal"/>
    <w:rsid w:val="00C80421"/>
    <w:pPr>
      <w:spacing w:before="100" w:beforeAutospacing="1" w:after="210" w:line="240" w:lineRule="auto"/>
    </w:pPr>
    <w:rPr>
      <w:rFonts w:eastAsia="Times New Roman" w:cs="Times New Roman"/>
      <w:sz w:val="24"/>
      <w:szCs w:val="24"/>
    </w:rPr>
  </w:style>
  <w:style w:type="paragraph" w:customStyle="1" w:styleId="wa-faq-answer">
    <w:name w:val="wa-faq-answer"/>
    <w:basedOn w:val="Normal"/>
    <w:rsid w:val="00C80421"/>
    <w:pPr>
      <w:spacing w:before="100" w:beforeAutospacing="1" w:after="210" w:line="240" w:lineRule="auto"/>
    </w:pPr>
    <w:rPr>
      <w:rFonts w:eastAsia="Times New Roman" w:cs="Times New Roman"/>
      <w:sz w:val="24"/>
      <w:szCs w:val="24"/>
    </w:rPr>
  </w:style>
  <w:style w:type="paragraph" w:customStyle="1" w:styleId="wa-tab">
    <w:name w:val="wa-tab"/>
    <w:basedOn w:val="Normal"/>
    <w:rsid w:val="00C80421"/>
    <w:pPr>
      <w:spacing w:before="100" w:beforeAutospacing="1" w:after="210" w:line="240" w:lineRule="auto"/>
    </w:pPr>
    <w:rPr>
      <w:rFonts w:eastAsia="Times New Roman" w:cs="Times New Roman"/>
      <w:sz w:val="24"/>
      <w:szCs w:val="24"/>
    </w:rPr>
  </w:style>
  <w:style w:type="paragraph" w:customStyle="1" w:styleId="wa-tab-active">
    <w:name w:val="wa-tab-active"/>
    <w:basedOn w:val="Normal"/>
    <w:rsid w:val="00C80421"/>
    <w:pPr>
      <w:spacing w:before="100" w:beforeAutospacing="1" w:after="210" w:line="240" w:lineRule="auto"/>
    </w:pPr>
    <w:rPr>
      <w:rFonts w:eastAsia="Times New Roman" w:cs="Times New Roman"/>
      <w:sz w:val="24"/>
      <w:szCs w:val="24"/>
    </w:rPr>
  </w:style>
  <w:style w:type="paragraph" w:customStyle="1" w:styleId="hide">
    <w:name w:val="hide"/>
    <w:basedOn w:val="Normal"/>
    <w:rsid w:val="00C80421"/>
    <w:pPr>
      <w:spacing w:before="100" w:beforeAutospacing="1" w:after="210" w:line="240" w:lineRule="auto"/>
    </w:pPr>
    <w:rPr>
      <w:rFonts w:eastAsia="Times New Roman" w:cs="Times New Roman"/>
      <w:sz w:val="24"/>
      <w:szCs w:val="24"/>
    </w:rPr>
  </w:style>
  <w:style w:type="paragraph" w:customStyle="1" w:styleId="toggle">
    <w:name w:val="toggle"/>
    <w:basedOn w:val="Normal"/>
    <w:rsid w:val="00C80421"/>
    <w:pPr>
      <w:spacing w:before="100" w:beforeAutospacing="1" w:after="210" w:line="240" w:lineRule="auto"/>
    </w:pPr>
    <w:rPr>
      <w:rFonts w:eastAsia="Times New Roman" w:cs="Times New Roman"/>
      <w:sz w:val="24"/>
      <w:szCs w:val="24"/>
    </w:rPr>
  </w:style>
  <w:style w:type="paragraph" w:customStyle="1" w:styleId="tri-block-title">
    <w:name w:val="tri-block-title"/>
    <w:basedOn w:val="Normal"/>
    <w:rsid w:val="00C80421"/>
    <w:pPr>
      <w:spacing w:before="100" w:beforeAutospacing="1" w:after="210" w:line="240" w:lineRule="auto"/>
    </w:pPr>
    <w:rPr>
      <w:rFonts w:eastAsia="Times New Roman" w:cs="Times New Roman"/>
      <w:sz w:val="24"/>
      <w:szCs w:val="24"/>
    </w:rPr>
  </w:style>
  <w:style w:type="paragraph" w:customStyle="1" w:styleId="wa-resourceblocks-header">
    <w:name w:val="wa-resourceblocks-header"/>
    <w:basedOn w:val="Normal"/>
    <w:rsid w:val="00C80421"/>
    <w:pPr>
      <w:spacing w:before="100" w:beforeAutospacing="1" w:after="210" w:line="240" w:lineRule="auto"/>
    </w:pPr>
    <w:rPr>
      <w:rFonts w:eastAsia="Times New Roman" w:cs="Times New Roman"/>
      <w:sz w:val="24"/>
      <w:szCs w:val="24"/>
    </w:rPr>
  </w:style>
  <w:style w:type="paragraph" w:customStyle="1" w:styleId="pagination-ellipses">
    <w:name w:val="pagination-ellipses"/>
    <w:basedOn w:val="Normal"/>
    <w:rsid w:val="00C80421"/>
    <w:pPr>
      <w:spacing w:before="100" w:beforeAutospacing="1" w:after="210" w:line="240" w:lineRule="auto"/>
    </w:pPr>
    <w:rPr>
      <w:rFonts w:eastAsia="Times New Roman" w:cs="Times New Roman"/>
      <w:sz w:val="24"/>
      <w:szCs w:val="24"/>
    </w:rPr>
  </w:style>
  <w:style w:type="paragraph" w:customStyle="1" w:styleId="pagination-prev">
    <w:name w:val="pagination-prev"/>
    <w:basedOn w:val="Normal"/>
    <w:rsid w:val="00C80421"/>
    <w:pPr>
      <w:spacing w:before="100" w:beforeAutospacing="1" w:after="210" w:line="240" w:lineRule="auto"/>
    </w:pPr>
    <w:rPr>
      <w:rFonts w:eastAsia="Times New Roman" w:cs="Times New Roman"/>
      <w:sz w:val="24"/>
      <w:szCs w:val="24"/>
    </w:rPr>
  </w:style>
  <w:style w:type="paragraph" w:customStyle="1" w:styleId="pagination-next">
    <w:name w:val="pagination-next"/>
    <w:basedOn w:val="Normal"/>
    <w:rsid w:val="00C80421"/>
    <w:pPr>
      <w:spacing w:before="100" w:beforeAutospacing="1" w:after="210" w:line="240" w:lineRule="auto"/>
    </w:pPr>
    <w:rPr>
      <w:rFonts w:eastAsia="Times New Roman" w:cs="Times New Roman"/>
      <w:sz w:val="24"/>
      <w:szCs w:val="24"/>
    </w:rPr>
  </w:style>
  <w:style w:type="paragraph" w:customStyle="1" w:styleId="disabled">
    <w:name w:val="disabled"/>
    <w:basedOn w:val="Normal"/>
    <w:rsid w:val="00C80421"/>
    <w:pPr>
      <w:spacing w:before="100" w:beforeAutospacing="1" w:after="210" w:line="240" w:lineRule="auto"/>
    </w:pPr>
    <w:rPr>
      <w:rFonts w:eastAsia="Times New Roman" w:cs="Times New Roman"/>
      <w:sz w:val="24"/>
      <w:szCs w:val="24"/>
    </w:rPr>
  </w:style>
  <w:style w:type="paragraph" w:customStyle="1" w:styleId="wa-resourceblock-header">
    <w:name w:val="wa-resourceblock-header"/>
    <w:basedOn w:val="Normal"/>
    <w:rsid w:val="00C80421"/>
    <w:pPr>
      <w:spacing w:before="100" w:beforeAutospacing="1" w:after="210" w:line="240" w:lineRule="auto"/>
    </w:pPr>
    <w:rPr>
      <w:rFonts w:eastAsia="Times New Roman" w:cs="Times New Roman"/>
      <w:sz w:val="24"/>
      <w:szCs w:val="24"/>
    </w:rPr>
  </w:style>
  <w:style w:type="paragraph" w:customStyle="1" w:styleId="wa-step-next">
    <w:name w:val="wa-step-next"/>
    <w:basedOn w:val="Normal"/>
    <w:rsid w:val="00C80421"/>
    <w:pPr>
      <w:spacing w:before="100" w:beforeAutospacing="1" w:after="210" w:line="240" w:lineRule="auto"/>
    </w:pPr>
    <w:rPr>
      <w:rFonts w:eastAsia="Times New Roman" w:cs="Times New Roman"/>
      <w:sz w:val="24"/>
      <w:szCs w:val="24"/>
    </w:rPr>
  </w:style>
  <w:style w:type="paragraph" w:customStyle="1" w:styleId="wa-step-prev">
    <w:name w:val="wa-step-prev"/>
    <w:basedOn w:val="Normal"/>
    <w:rsid w:val="00C80421"/>
    <w:pPr>
      <w:spacing w:before="100" w:beforeAutospacing="1" w:after="210" w:line="240" w:lineRule="auto"/>
    </w:pPr>
    <w:rPr>
      <w:rFonts w:eastAsia="Times New Roman" w:cs="Times New Roman"/>
      <w:sz w:val="24"/>
      <w:szCs w:val="24"/>
    </w:rPr>
  </w:style>
  <w:style w:type="paragraph" w:customStyle="1" w:styleId="wa-customerstorydetail-visual">
    <w:name w:val="wa-customerstorydetail-visual"/>
    <w:basedOn w:val="Normal"/>
    <w:rsid w:val="00C80421"/>
    <w:pPr>
      <w:spacing w:before="100" w:beforeAutospacing="1" w:after="210" w:line="240" w:lineRule="auto"/>
    </w:pPr>
    <w:rPr>
      <w:rFonts w:eastAsia="Times New Roman" w:cs="Times New Roman"/>
      <w:sz w:val="24"/>
      <w:szCs w:val="24"/>
    </w:rPr>
  </w:style>
  <w:style w:type="paragraph" w:customStyle="1" w:styleId="posted-date">
    <w:name w:val="posted-date"/>
    <w:basedOn w:val="Normal"/>
    <w:rsid w:val="00C80421"/>
    <w:pPr>
      <w:spacing w:before="100" w:beforeAutospacing="1" w:after="210" w:line="240" w:lineRule="auto"/>
    </w:pPr>
    <w:rPr>
      <w:rFonts w:eastAsia="Times New Roman" w:cs="Times New Roman"/>
      <w:sz w:val="24"/>
      <w:szCs w:val="24"/>
    </w:rPr>
  </w:style>
  <w:style w:type="paragraph" w:customStyle="1" w:styleId="wa-gallery-storeplans">
    <w:name w:val="wa-gallery-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a">
    <w:name w:val="wa-section-spacerhorizontal&gt;a"/>
    <w:basedOn w:val="Normal"/>
    <w:rsid w:val="00C80421"/>
    <w:pPr>
      <w:spacing w:before="100" w:beforeAutospacing="1" w:after="210" w:line="240" w:lineRule="auto"/>
    </w:pPr>
    <w:rPr>
      <w:rFonts w:eastAsia="Times New Roman" w:cs="Times New Roman"/>
      <w:sz w:val="24"/>
      <w:szCs w:val="24"/>
    </w:rPr>
  </w:style>
  <w:style w:type="paragraph" w:customStyle="1" w:styleId="yellow">
    <w:name w:val="yellow"/>
    <w:basedOn w:val="Normal"/>
    <w:rsid w:val="00C80421"/>
    <w:pPr>
      <w:spacing w:before="100" w:beforeAutospacing="1" w:after="210" w:line="240" w:lineRule="auto"/>
    </w:pPr>
    <w:rPr>
      <w:rFonts w:eastAsia="Times New Roman" w:cs="Times New Roman"/>
      <w:sz w:val="24"/>
      <w:szCs w:val="24"/>
    </w:rPr>
  </w:style>
  <w:style w:type="paragraph" w:customStyle="1" w:styleId="tri-block-image-links">
    <w:name w:val="tri-block-image-links"/>
    <w:basedOn w:val="Normal"/>
    <w:rsid w:val="00C80421"/>
    <w:pPr>
      <w:spacing w:before="100" w:beforeAutospacing="1" w:after="210" w:line="240" w:lineRule="auto"/>
    </w:pPr>
    <w:rPr>
      <w:rFonts w:eastAsia="Times New Roman" w:cs="Times New Roman"/>
      <w:sz w:val="24"/>
      <w:szCs w:val="24"/>
    </w:rPr>
  </w:style>
  <w:style w:type="paragraph" w:customStyle="1" w:styleId="partner-logo">
    <w:name w:val="partner-logo"/>
    <w:basedOn w:val="Normal"/>
    <w:rsid w:val="00C80421"/>
    <w:pPr>
      <w:spacing w:before="100" w:beforeAutospacing="1" w:after="210" w:line="240" w:lineRule="auto"/>
    </w:pPr>
    <w:rPr>
      <w:rFonts w:eastAsia="Times New Roman" w:cs="Times New Roman"/>
      <w:sz w:val="24"/>
      <w:szCs w:val="24"/>
    </w:rPr>
  </w:style>
  <w:style w:type="paragraph" w:customStyle="1" w:styleId="logo">
    <w:name w:val="logo"/>
    <w:basedOn w:val="Normal"/>
    <w:rsid w:val="00C80421"/>
    <w:pPr>
      <w:spacing w:before="100" w:beforeAutospacing="1" w:after="210" w:line="240" w:lineRule="auto"/>
    </w:pPr>
    <w:rPr>
      <w:rFonts w:eastAsia="Times New Roman" w:cs="Times New Roman"/>
      <w:sz w:val="24"/>
      <w:szCs w:val="24"/>
    </w:rPr>
  </w:style>
  <w:style w:type="paragraph" w:customStyle="1" w:styleId="label">
    <w:name w:val="label"/>
    <w:basedOn w:val="Normal"/>
    <w:rsid w:val="00C80421"/>
    <w:pPr>
      <w:spacing w:before="100" w:beforeAutospacing="1" w:after="210" w:line="240" w:lineRule="auto"/>
    </w:pPr>
    <w:rPr>
      <w:rFonts w:eastAsia="Times New Roman" w:cs="Times New Roman"/>
      <w:sz w:val="24"/>
      <w:szCs w:val="24"/>
    </w:rPr>
  </w:style>
  <w:style w:type="paragraph" w:customStyle="1" w:styleId="time">
    <w:name w:val="time"/>
    <w:basedOn w:val="Normal"/>
    <w:rsid w:val="00C80421"/>
    <w:pPr>
      <w:spacing w:before="100" w:beforeAutospacing="1" w:after="210" w:line="240" w:lineRule="auto"/>
    </w:pPr>
    <w:rPr>
      <w:rFonts w:eastAsia="Times New Roman" w:cs="Times New Roman"/>
      <w:sz w:val="24"/>
      <w:szCs w:val="24"/>
    </w:rPr>
  </w:style>
  <w:style w:type="paragraph" w:customStyle="1" w:styleId="selector-os">
    <w:name w:val="selector-os"/>
    <w:basedOn w:val="Normal"/>
    <w:rsid w:val="00C80421"/>
    <w:pPr>
      <w:spacing w:before="100" w:beforeAutospacing="1" w:after="210" w:line="240" w:lineRule="auto"/>
    </w:pPr>
    <w:rPr>
      <w:rFonts w:eastAsia="Times New Roman" w:cs="Times New Roman"/>
      <w:sz w:val="24"/>
      <w:szCs w:val="24"/>
    </w:rPr>
  </w:style>
  <w:style w:type="paragraph" w:customStyle="1" w:styleId="c1">
    <w:name w:val="c1"/>
    <w:basedOn w:val="Normal"/>
    <w:rsid w:val="00C80421"/>
    <w:pPr>
      <w:spacing w:before="100" w:beforeAutospacing="1" w:after="210" w:line="240" w:lineRule="auto"/>
    </w:pPr>
    <w:rPr>
      <w:rFonts w:eastAsia="Times New Roman" w:cs="Times New Roman"/>
      <w:sz w:val="24"/>
      <w:szCs w:val="24"/>
    </w:rPr>
  </w:style>
  <w:style w:type="paragraph" w:customStyle="1" w:styleId="c2">
    <w:name w:val="c2"/>
    <w:basedOn w:val="Normal"/>
    <w:rsid w:val="00C80421"/>
    <w:pPr>
      <w:spacing w:before="100" w:beforeAutospacing="1" w:after="210" w:line="240" w:lineRule="auto"/>
    </w:pPr>
    <w:rPr>
      <w:rFonts w:eastAsia="Times New Roman" w:cs="Times New Roman"/>
      <w:sz w:val="24"/>
      <w:szCs w:val="24"/>
    </w:rPr>
  </w:style>
  <w:style w:type="paragraph" w:customStyle="1" w:styleId="c3">
    <w:name w:val="c3"/>
    <w:basedOn w:val="Normal"/>
    <w:rsid w:val="00C80421"/>
    <w:pPr>
      <w:spacing w:before="100" w:beforeAutospacing="1" w:after="210" w:line="240" w:lineRule="auto"/>
    </w:pPr>
    <w:rPr>
      <w:rFonts w:eastAsia="Times New Roman" w:cs="Times New Roman"/>
      <w:sz w:val="24"/>
      <w:szCs w:val="24"/>
    </w:rPr>
  </w:style>
  <w:style w:type="paragraph" w:customStyle="1" w:styleId="c4">
    <w:name w:val="c4"/>
    <w:basedOn w:val="Normal"/>
    <w:rsid w:val="00C80421"/>
    <w:pPr>
      <w:spacing w:before="100" w:beforeAutospacing="1" w:after="210" w:line="240" w:lineRule="auto"/>
    </w:pPr>
    <w:rPr>
      <w:rFonts w:eastAsia="Times New Roman" w:cs="Times New Roman"/>
      <w:sz w:val="24"/>
      <w:szCs w:val="24"/>
    </w:rPr>
  </w:style>
  <w:style w:type="paragraph" w:customStyle="1" w:styleId="c5">
    <w:name w:val="c5"/>
    <w:basedOn w:val="Normal"/>
    <w:rsid w:val="00C80421"/>
    <w:pPr>
      <w:spacing w:before="100" w:beforeAutospacing="1" w:after="210" w:line="240" w:lineRule="auto"/>
    </w:pPr>
    <w:rPr>
      <w:rFonts w:eastAsia="Times New Roman" w:cs="Times New Roman"/>
      <w:sz w:val="24"/>
      <w:szCs w:val="24"/>
    </w:rPr>
  </w:style>
  <w:style w:type="paragraph" w:customStyle="1" w:styleId="c6">
    <w:name w:val="c6"/>
    <w:basedOn w:val="Normal"/>
    <w:rsid w:val="00C80421"/>
    <w:pPr>
      <w:spacing w:before="100" w:beforeAutospacing="1" w:after="210" w:line="240" w:lineRule="auto"/>
    </w:pPr>
    <w:rPr>
      <w:rFonts w:eastAsia="Times New Roman" w:cs="Times New Roman"/>
      <w:sz w:val="24"/>
      <w:szCs w:val="24"/>
    </w:rPr>
  </w:style>
  <w:style w:type="paragraph" w:customStyle="1" w:styleId="c8">
    <w:name w:val="c8"/>
    <w:basedOn w:val="Normal"/>
    <w:rsid w:val="00C80421"/>
    <w:pPr>
      <w:spacing w:before="100" w:beforeAutospacing="1" w:after="210" w:line="240" w:lineRule="auto"/>
    </w:pPr>
    <w:rPr>
      <w:rFonts w:eastAsia="Times New Roman" w:cs="Times New Roman"/>
      <w:sz w:val="24"/>
      <w:szCs w:val="24"/>
    </w:rPr>
  </w:style>
  <w:style w:type="paragraph" w:customStyle="1" w:styleId="c9">
    <w:name w:val="c9"/>
    <w:basedOn w:val="Normal"/>
    <w:rsid w:val="00C80421"/>
    <w:pPr>
      <w:spacing w:before="100" w:beforeAutospacing="1" w:after="210" w:line="240" w:lineRule="auto"/>
    </w:pPr>
    <w:rPr>
      <w:rFonts w:eastAsia="Times New Roman" w:cs="Times New Roman"/>
      <w:sz w:val="24"/>
      <w:szCs w:val="24"/>
    </w:rPr>
  </w:style>
  <w:style w:type="paragraph" w:customStyle="1" w:styleId="cno">
    <w:name w:val="cno"/>
    <w:basedOn w:val="Normal"/>
    <w:rsid w:val="00C80421"/>
    <w:pPr>
      <w:spacing w:before="100" w:beforeAutospacing="1" w:after="210" w:line="240" w:lineRule="auto"/>
    </w:pPr>
    <w:rPr>
      <w:rFonts w:eastAsia="Times New Roman" w:cs="Times New Roman"/>
      <w:sz w:val="24"/>
      <w:szCs w:val="24"/>
    </w:rPr>
  </w:style>
  <w:style w:type="paragraph" w:customStyle="1" w:styleId="cnoa">
    <w:name w:val="cno&gt;a"/>
    <w:basedOn w:val="Normal"/>
    <w:rsid w:val="00C80421"/>
    <w:pPr>
      <w:spacing w:before="100" w:beforeAutospacing="1" w:after="210" w:line="240" w:lineRule="auto"/>
    </w:pPr>
    <w:rPr>
      <w:rFonts w:eastAsia="Times New Roman" w:cs="Times New Roman"/>
      <w:sz w:val="24"/>
      <w:szCs w:val="24"/>
    </w:rPr>
  </w:style>
  <w:style w:type="paragraph" w:customStyle="1" w:styleId="plus">
    <w:name w:val="plus"/>
    <w:basedOn w:val="Normal"/>
    <w:rsid w:val="00C80421"/>
    <w:pPr>
      <w:spacing w:before="100" w:beforeAutospacing="1" w:after="210" w:line="240" w:lineRule="auto"/>
    </w:pPr>
    <w:rPr>
      <w:rFonts w:eastAsia="Times New Roman" w:cs="Times New Roman"/>
      <w:sz w:val="24"/>
      <w:szCs w:val="24"/>
    </w:rPr>
  </w:style>
  <w:style w:type="paragraph" w:customStyle="1" w:styleId="block">
    <w:name w:val="block"/>
    <w:basedOn w:val="Normal"/>
    <w:rsid w:val="00C80421"/>
    <w:pPr>
      <w:spacing w:before="100" w:beforeAutospacing="1" w:after="210" w:line="240" w:lineRule="auto"/>
    </w:pPr>
    <w:rPr>
      <w:rFonts w:eastAsia="Times New Roman" w:cs="Times New Roman"/>
      <w:sz w:val="24"/>
      <w:szCs w:val="24"/>
    </w:rPr>
  </w:style>
  <w:style w:type="paragraph" w:customStyle="1" w:styleId="app-links">
    <w:name w:val="app-links"/>
    <w:basedOn w:val="Normal"/>
    <w:rsid w:val="00C80421"/>
    <w:pPr>
      <w:spacing w:before="100" w:beforeAutospacing="1" w:after="210" w:line="240" w:lineRule="auto"/>
    </w:pPr>
    <w:rPr>
      <w:rFonts w:eastAsia="Times New Roman" w:cs="Times New Roman"/>
      <w:sz w:val="24"/>
      <w:szCs w:val="24"/>
    </w:rPr>
  </w:style>
  <w:style w:type="paragraph" w:customStyle="1" w:styleId="purchase">
    <w:name w:val="purchase"/>
    <w:basedOn w:val="Normal"/>
    <w:rsid w:val="00C80421"/>
    <w:pPr>
      <w:spacing w:before="100" w:beforeAutospacing="1" w:after="210" w:line="240" w:lineRule="auto"/>
    </w:pPr>
    <w:rPr>
      <w:rFonts w:eastAsia="Times New Roman" w:cs="Times New Roman"/>
      <w:sz w:val="24"/>
      <w:szCs w:val="24"/>
    </w:rPr>
  </w:style>
  <w:style w:type="paragraph" w:customStyle="1" w:styleId="store-slideshow">
    <w:name w:val="store-slideshow"/>
    <w:basedOn w:val="Normal"/>
    <w:rsid w:val="00C80421"/>
    <w:pPr>
      <w:spacing w:before="100" w:beforeAutospacing="1" w:after="210" w:line="240" w:lineRule="auto"/>
    </w:pPr>
    <w:rPr>
      <w:rFonts w:eastAsia="Times New Roman" w:cs="Times New Roman"/>
      <w:sz w:val="24"/>
      <w:szCs w:val="24"/>
    </w:rPr>
  </w:style>
  <w:style w:type="paragraph" w:customStyle="1" w:styleId="triangle">
    <w:name w:val="triangle"/>
    <w:basedOn w:val="Normal"/>
    <w:rsid w:val="00C80421"/>
    <w:pPr>
      <w:spacing w:before="100" w:beforeAutospacing="1" w:after="210" w:line="240" w:lineRule="auto"/>
    </w:pPr>
    <w:rPr>
      <w:rFonts w:eastAsia="Times New Roman" w:cs="Times New Roman"/>
      <w:sz w:val="24"/>
      <w:szCs w:val="24"/>
    </w:rPr>
  </w:style>
  <w:style w:type="paragraph" w:customStyle="1" w:styleId="currency-label">
    <w:name w:val="currency-label"/>
    <w:basedOn w:val="Normal"/>
    <w:rsid w:val="00C80421"/>
    <w:pPr>
      <w:spacing w:before="100" w:beforeAutospacing="1" w:after="210" w:line="240" w:lineRule="auto"/>
    </w:pPr>
    <w:rPr>
      <w:rFonts w:eastAsia="Times New Roman" w:cs="Times New Roman"/>
      <w:sz w:val="24"/>
      <w:szCs w:val="24"/>
    </w:rPr>
  </w:style>
  <w:style w:type="paragraph" w:customStyle="1" w:styleId="section-boxes">
    <w:name w:val="section-boxes"/>
    <w:basedOn w:val="Normal"/>
    <w:rsid w:val="00C80421"/>
    <w:pPr>
      <w:spacing w:before="100" w:beforeAutospacing="1" w:after="210" w:line="240" w:lineRule="auto"/>
    </w:pPr>
    <w:rPr>
      <w:rFonts w:eastAsia="Times New Roman" w:cs="Times New Roman"/>
      <w:sz w:val="24"/>
      <w:szCs w:val="24"/>
    </w:rPr>
  </w:style>
  <w:style w:type="paragraph" w:customStyle="1" w:styleId="box">
    <w:name w:val="box"/>
    <w:basedOn w:val="Normal"/>
    <w:rsid w:val="00C80421"/>
    <w:pPr>
      <w:spacing w:before="100" w:beforeAutospacing="1" w:after="210" w:line="240" w:lineRule="auto"/>
    </w:pPr>
    <w:rPr>
      <w:rFonts w:eastAsia="Times New Roman" w:cs="Times New Roman"/>
      <w:sz w:val="24"/>
      <w:szCs w:val="24"/>
    </w:rPr>
  </w:style>
  <w:style w:type="paragraph" w:customStyle="1" w:styleId="event">
    <w:name w:val="event"/>
    <w:basedOn w:val="Normal"/>
    <w:rsid w:val="00C80421"/>
    <w:pPr>
      <w:spacing w:before="100" w:beforeAutospacing="1" w:after="210" w:line="240" w:lineRule="auto"/>
    </w:pPr>
    <w:rPr>
      <w:rFonts w:eastAsia="Times New Roman" w:cs="Times New Roman"/>
      <w:sz w:val="24"/>
      <w:szCs w:val="24"/>
    </w:rPr>
  </w:style>
  <w:style w:type="paragraph" w:customStyle="1" w:styleId="hero-title">
    <w:name w:val="hero-title"/>
    <w:basedOn w:val="Normal"/>
    <w:rsid w:val="00C80421"/>
    <w:pPr>
      <w:spacing w:before="100" w:beforeAutospacing="1" w:after="210" w:line="240" w:lineRule="auto"/>
    </w:pPr>
    <w:rPr>
      <w:rFonts w:eastAsia="Times New Roman" w:cs="Times New Roman"/>
      <w:sz w:val="24"/>
      <w:szCs w:val="24"/>
    </w:rPr>
  </w:style>
  <w:style w:type="paragraph" w:customStyle="1" w:styleId="banner-1">
    <w:name w:val="banner-1"/>
    <w:basedOn w:val="Normal"/>
    <w:rsid w:val="00C80421"/>
    <w:pPr>
      <w:spacing w:before="100" w:beforeAutospacing="1" w:after="210" w:line="240" w:lineRule="auto"/>
    </w:pPr>
    <w:rPr>
      <w:rFonts w:eastAsia="Times New Roman" w:cs="Times New Roman"/>
      <w:sz w:val="24"/>
      <w:szCs w:val="24"/>
    </w:rPr>
  </w:style>
  <w:style w:type="paragraph" w:customStyle="1" w:styleId="banner-2">
    <w:name w:val="banner-2"/>
    <w:basedOn w:val="Normal"/>
    <w:rsid w:val="00C80421"/>
    <w:pPr>
      <w:spacing w:before="100" w:beforeAutospacing="1" w:after="210" w:line="240" w:lineRule="auto"/>
    </w:pPr>
    <w:rPr>
      <w:rFonts w:eastAsia="Times New Roman" w:cs="Times New Roman"/>
      <w:sz w:val="24"/>
      <w:szCs w:val="24"/>
    </w:rPr>
  </w:style>
  <w:style w:type="paragraph" w:customStyle="1" w:styleId="banner-3">
    <w:name w:val="banner-3"/>
    <w:basedOn w:val="Normal"/>
    <w:rsid w:val="00C80421"/>
    <w:pPr>
      <w:spacing w:before="100" w:beforeAutospacing="1" w:after="210" w:line="240" w:lineRule="auto"/>
    </w:pPr>
    <w:rPr>
      <w:rFonts w:eastAsia="Times New Roman" w:cs="Times New Roman"/>
      <w:sz w:val="24"/>
      <w:szCs w:val="24"/>
    </w:rPr>
  </w:style>
  <w:style w:type="paragraph" w:customStyle="1" w:styleId="banner-4">
    <w:name w:val="banner-4"/>
    <w:basedOn w:val="Normal"/>
    <w:rsid w:val="00C80421"/>
    <w:pPr>
      <w:spacing w:before="100" w:beforeAutospacing="1" w:after="210" w:line="240" w:lineRule="auto"/>
    </w:pPr>
    <w:rPr>
      <w:rFonts w:eastAsia="Times New Roman" w:cs="Times New Roman"/>
      <w:sz w:val="24"/>
      <w:szCs w:val="24"/>
    </w:rPr>
  </w:style>
  <w:style w:type="paragraph" w:customStyle="1" w:styleId="banner-5">
    <w:name w:val="banner-5"/>
    <w:basedOn w:val="Normal"/>
    <w:rsid w:val="00C80421"/>
    <w:pPr>
      <w:spacing w:before="100" w:beforeAutospacing="1" w:after="210" w:line="240" w:lineRule="auto"/>
    </w:pPr>
    <w:rPr>
      <w:rFonts w:eastAsia="Times New Roman" w:cs="Times New Roman"/>
      <w:sz w:val="24"/>
      <w:szCs w:val="24"/>
    </w:rPr>
  </w:style>
  <w:style w:type="paragraph" w:customStyle="1" w:styleId="banner-6">
    <w:name w:val="banner-6"/>
    <w:basedOn w:val="Normal"/>
    <w:rsid w:val="00C80421"/>
    <w:pPr>
      <w:spacing w:before="100" w:beforeAutospacing="1" w:after="210" w:line="240" w:lineRule="auto"/>
    </w:pPr>
    <w:rPr>
      <w:rFonts w:eastAsia="Times New Roman" w:cs="Times New Roman"/>
      <w:sz w:val="24"/>
      <w:szCs w:val="24"/>
    </w:rPr>
  </w:style>
  <w:style w:type="paragraph" w:customStyle="1" w:styleId="case-study-thumb">
    <w:name w:val="case-study-thumb"/>
    <w:basedOn w:val="Normal"/>
    <w:rsid w:val="00C80421"/>
    <w:pPr>
      <w:spacing w:before="100" w:beforeAutospacing="1" w:after="210" w:line="240" w:lineRule="auto"/>
    </w:pPr>
    <w:rPr>
      <w:rFonts w:eastAsia="Times New Roman" w:cs="Times New Roman"/>
      <w:sz w:val="24"/>
      <w:szCs w:val="24"/>
    </w:rPr>
  </w:style>
  <w:style w:type="paragraph" w:customStyle="1" w:styleId="footnote">
    <w:name w:val="footnote"/>
    <w:basedOn w:val="Normal"/>
    <w:rsid w:val="00C80421"/>
    <w:pPr>
      <w:spacing w:before="100" w:beforeAutospacing="1" w:after="210" w:line="240" w:lineRule="auto"/>
    </w:pPr>
    <w:rPr>
      <w:rFonts w:eastAsia="Times New Roman" w:cs="Times New Roman"/>
      <w:sz w:val="24"/>
      <w:szCs w:val="24"/>
    </w:rPr>
  </w:style>
  <w:style w:type="paragraph" w:customStyle="1" w:styleId="service-blocks">
    <w:name w:val="service-blocks"/>
    <w:basedOn w:val="Normal"/>
    <w:rsid w:val="00C80421"/>
    <w:pPr>
      <w:spacing w:before="100" w:beforeAutospacing="1" w:after="210" w:line="240" w:lineRule="auto"/>
    </w:pPr>
    <w:rPr>
      <w:rFonts w:eastAsia="Times New Roman" w:cs="Times New Roman"/>
      <w:sz w:val="24"/>
      <w:szCs w:val="24"/>
    </w:rPr>
  </w:style>
  <w:style w:type="paragraph" w:customStyle="1" w:styleId="arrow">
    <w:name w:val="arrow"/>
    <w:basedOn w:val="Normal"/>
    <w:rsid w:val="00C80421"/>
    <w:pPr>
      <w:spacing w:before="100" w:beforeAutospacing="1" w:after="210" w:line="240" w:lineRule="auto"/>
    </w:pPr>
    <w:rPr>
      <w:rFonts w:eastAsia="Times New Roman" w:cs="Times New Roman"/>
      <w:sz w:val="24"/>
      <w:szCs w:val="24"/>
    </w:rPr>
  </w:style>
  <w:style w:type="paragraph" w:customStyle="1" w:styleId="left-cont">
    <w:name w:val="left-cont"/>
    <w:basedOn w:val="Normal"/>
    <w:rsid w:val="00C80421"/>
    <w:pPr>
      <w:spacing w:before="100" w:beforeAutospacing="1" w:after="210" w:line="240" w:lineRule="auto"/>
    </w:pPr>
    <w:rPr>
      <w:rFonts w:eastAsia="Times New Roman" w:cs="Times New Roman"/>
      <w:sz w:val="24"/>
      <w:szCs w:val="24"/>
    </w:rPr>
  </w:style>
  <w:style w:type="paragraph" w:customStyle="1" w:styleId="video">
    <w:name w:val="video"/>
    <w:basedOn w:val="Normal"/>
    <w:rsid w:val="00C80421"/>
    <w:pPr>
      <w:spacing w:before="100" w:beforeAutospacing="1" w:after="210" w:line="240" w:lineRule="auto"/>
    </w:pPr>
    <w:rPr>
      <w:rFonts w:eastAsia="Times New Roman" w:cs="Times New Roman"/>
      <w:sz w:val="24"/>
      <w:szCs w:val="24"/>
    </w:rPr>
  </w:style>
  <w:style w:type="paragraph" w:customStyle="1" w:styleId="gallery-vid">
    <w:name w:val="gallery-vid"/>
    <w:basedOn w:val="Normal"/>
    <w:rsid w:val="00C80421"/>
    <w:pPr>
      <w:spacing w:before="100" w:beforeAutospacing="1" w:after="210" w:line="240" w:lineRule="auto"/>
    </w:pPr>
    <w:rPr>
      <w:rFonts w:eastAsia="Times New Roman" w:cs="Times New Roman"/>
      <w:sz w:val="24"/>
      <w:szCs w:val="24"/>
    </w:rPr>
  </w:style>
  <w:style w:type="paragraph" w:customStyle="1" w:styleId="gallery-img">
    <w:name w:val="gallery-img"/>
    <w:basedOn w:val="Normal"/>
    <w:rsid w:val="00C80421"/>
    <w:pPr>
      <w:spacing w:before="100" w:beforeAutospacing="1" w:after="210" w:line="240" w:lineRule="auto"/>
    </w:pPr>
    <w:rPr>
      <w:rFonts w:eastAsia="Times New Roman" w:cs="Times New Roman"/>
      <w:sz w:val="24"/>
      <w:szCs w:val="24"/>
    </w:rPr>
  </w:style>
  <w:style w:type="paragraph" w:customStyle="1" w:styleId="iaas">
    <w:name w:val="iaas"/>
    <w:basedOn w:val="Normal"/>
    <w:rsid w:val="00C80421"/>
    <w:pPr>
      <w:spacing w:before="100" w:beforeAutospacing="1" w:after="210" w:line="240" w:lineRule="auto"/>
    </w:pPr>
    <w:rPr>
      <w:rFonts w:eastAsia="Times New Roman" w:cs="Times New Roman"/>
      <w:sz w:val="24"/>
      <w:szCs w:val="24"/>
    </w:rPr>
  </w:style>
  <w:style w:type="paragraph" w:customStyle="1" w:styleId="integration">
    <w:name w:val="integration"/>
    <w:basedOn w:val="Normal"/>
    <w:rsid w:val="00C80421"/>
    <w:pPr>
      <w:spacing w:before="100" w:beforeAutospacing="1" w:after="210" w:line="240" w:lineRule="auto"/>
    </w:pPr>
    <w:rPr>
      <w:rFonts w:eastAsia="Times New Roman" w:cs="Times New Roman"/>
      <w:sz w:val="24"/>
      <w:szCs w:val="24"/>
    </w:rPr>
  </w:style>
  <w:style w:type="paragraph" w:customStyle="1" w:styleId="media">
    <w:name w:val="media"/>
    <w:basedOn w:val="Normal"/>
    <w:rsid w:val="00C80421"/>
    <w:pPr>
      <w:spacing w:before="100" w:beforeAutospacing="1" w:after="210" w:line="240" w:lineRule="auto"/>
    </w:pPr>
    <w:rPr>
      <w:rFonts w:eastAsia="Times New Roman" w:cs="Times New Roman"/>
      <w:sz w:val="24"/>
      <w:szCs w:val="24"/>
    </w:rPr>
  </w:style>
  <w:style w:type="paragraph" w:customStyle="1" w:styleId="mobile-gaming">
    <w:name w:val="mobile-gaming"/>
    <w:basedOn w:val="Normal"/>
    <w:rsid w:val="00C80421"/>
    <w:pPr>
      <w:spacing w:before="100" w:beforeAutospacing="1" w:after="210" w:line="240" w:lineRule="auto"/>
    </w:pPr>
    <w:rPr>
      <w:rFonts w:eastAsia="Times New Roman" w:cs="Times New Roman"/>
      <w:sz w:val="24"/>
      <w:szCs w:val="24"/>
    </w:rPr>
  </w:style>
  <w:style w:type="paragraph" w:customStyle="1" w:styleId="azure">
    <w:name w:val="azure"/>
    <w:basedOn w:val="Normal"/>
    <w:rsid w:val="00C80421"/>
    <w:pPr>
      <w:spacing w:before="100" w:beforeAutospacing="1" w:after="210" w:line="240" w:lineRule="auto"/>
    </w:pPr>
    <w:rPr>
      <w:rFonts w:eastAsia="Times New Roman" w:cs="Times New Roman"/>
      <w:sz w:val="24"/>
      <w:szCs w:val="24"/>
    </w:rPr>
  </w:style>
  <w:style w:type="paragraph" w:customStyle="1" w:styleId="buttons">
    <w:name w:val="buttons"/>
    <w:basedOn w:val="Normal"/>
    <w:rsid w:val="00C80421"/>
    <w:pPr>
      <w:spacing w:before="100" w:beforeAutospacing="1" w:after="210" w:line="240" w:lineRule="auto"/>
    </w:pPr>
    <w:rPr>
      <w:rFonts w:eastAsia="Times New Roman" w:cs="Times New Roman"/>
      <w:sz w:val="24"/>
      <w:szCs w:val="24"/>
    </w:rPr>
  </w:style>
  <w:style w:type="paragraph" w:customStyle="1" w:styleId="evidence">
    <w:name w:val="evidence"/>
    <w:basedOn w:val="Normal"/>
    <w:rsid w:val="00C80421"/>
    <w:pPr>
      <w:spacing w:before="100" w:beforeAutospacing="1" w:after="210" w:line="240" w:lineRule="auto"/>
    </w:pPr>
    <w:rPr>
      <w:rFonts w:eastAsia="Times New Roman" w:cs="Times New Roman"/>
      <w:sz w:val="24"/>
      <w:szCs w:val="24"/>
    </w:rPr>
  </w:style>
  <w:style w:type="paragraph" w:customStyle="1" w:styleId="customers">
    <w:name w:val="customers"/>
    <w:basedOn w:val="Normal"/>
    <w:rsid w:val="00C80421"/>
    <w:pPr>
      <w:spacing w:before="100" w:beforeAutospacing="1" w:after="210" w:line="240" w:lineRule="auto"/>
    </w:pPr>
    <w:rPr>
      <w:rFonts w:eastAsia="Times New Roman" w:cs="Times New Roman"/>
      <w:sz w:val="24"/>
      <w:szCs w:val="24"/>
    </w:rPr>
  </w:style>
  <w:style w:type="paragraph" w:customStyle="1" w:styleId="divvideotitle">
    <w:name w:val="divvideotitle"/>
    <w:basedOn w:val="Normal"/>
    <w:rsid w:val="00C80421"/>
    <w:pPr>
      <w:spacing w:before="100" w:beforeAutospacing="1" w:after="210" w:line="240" w:lineRule="auto"/>
    </w:pPr>
    <w:rPr>
      <w:rFonts w:eastAsia="Times New Roman" w:cs="Times New Roman"/>
      <w:sz w:val="24"/>
      <w:szCs w:val="24"/>
    </w:rPr>
  </w:style>
  <w:style w:type="paragraph" w:customStyle="1" w:styleId="divvideodescription">
    <w:name w:val="divvideodescription"/>
    <w:basedOn w:val="Normal"/>
    <w:rsid w:val="00C80421"/>
    <w:pPr>
      <w:spacing w:before="100" w:beforeAutospacing="1" w:after="210" w:line="240" w:lineRule="auto"/>
    </w:pPr>
    <w:rPr>
      <w:rFonts w:eastAsia="Times New Roman" w:cs="Times New Roman"/>
      <w:sz w:val="24"/>
      <w:szCs w:val="24"/>
    </w:rPr>
  </w:style>
  <w:style w:type="paragraph" w:customStyle="1" w:styleId="divvideopublishdate">
    <w:name w:val="divvideopublishdate"/>
    <w:basedOn w:val="Normal"/>
    <w:rsid w:val="00C80421"/>
    <w:pPr>
      <w:spacing w:before="100" w:beforeAutospacing="1" w:after="210" w:line="240" w:lineRule="auto"/>
    </w:pPr>
    <w:rPr>
      <w:rFonts w:eastAsia="Times New Roman" w:cs="Times New Roman"/>
      <w:sz w:val="24"/>
      <w:szCs w:val="24"/>
    </w:rPr>
  </w:style>
  <w:style w:type="paragraph" w:customStyle="1" w:styleId="content">
    <w:name w:val="content"/>
    <w:basedOn w:val="Normal"/>
    <w:rsid w:val="00C80421"/>
    <w:pPr>
      <w:spacing w:before="100" w:beforeAutospacing="1" w:after="210" w:line="240" w:lineRule="auto"/>
    </w:pPr>
    <w:rPr>
      <w:rFonts w:eastAsia="Times New Roman" w:cs="Times New Roman"/>
      <w:sz w:val="24"/>
      <w:szCs w:val="24"/>
    </w:rPr>
  </w:style>
  <w:style w:type="paragraph" w:customStyle="1" w:styleId="Caption1">
    <w:name w:val="Captio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
    <w:name w:val="wa-scriptcenter-control"/>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
    <w:name w:val="wa-scriptcenter-script"/>
    <w:basedOn w:val="Normal"/>
    <w:rsid w:val="00C80421"/>
    <w:pPr>
      <w:spacing w:before="100" w:beforeAutospacing="1" w:after="210" w:line="240" w:lineRule="auto"/>
    </w:pPr>
    <w:rPr>
      <w:rFonts w:eastAsia="Times New Roman" w:cs="Times New Roman"/>
      <w:sz w:val="24"/>
      <w:szCs w:val="24"/>
    </w:rPr>
  </w:style>
  <w:style w:type="paragraph" w:customStyle="1" w:styleId="author">
    <w:name w:val="author"/>
    <w:basedOn w:val="Normal"/>
    <w:rsid w:val="00C80421"/>
    <w:pPr>
      <w:spacing w:before="100" w:beforeAutospacing="1" w:after="210" w:line="240" w:lineRule="auto"/>
    </w:pPr>
    <w:rPr>
      <w:rFonts w:eastAsia="Times New Roman" w:cs="Times New Roman"/>
      <w:sz w:val="24"/>
      <w:szCs w:val="24"/>
    </w:rPr>
  </w:style>
  <w:style w:type="paragraph" w:customStyle="1" w:styleId="minus">
    <w:name w:val="minus"/>
    <w:basedOn w:val="Normal"/>
    <w:rsid w:val="00C80421"/>
    <w:pPr>
      <w:spacing w:before="100" w:beforeAutospacing="1" w:after="210" w:line="240" w:lineRule="auto"/>
    </w:pPr>
    <w:rPr>
      <w:rFonts w:eastAsia="Times New Roman" w:cs="Times New Roman"/>
      <w:sz w:val="24"/>
      <w:szCs w:val="24"/>
    </w:rPr>
  </w:style>
  <w:style w:type="paragraph" w:customStyle="1" w:styleId="hourly-price">
    <w:name w:val="hourly-price"/>
    <w:basedOn w:val="Normal"/>
    <w:rsid w:val="00C80421"/>
    <w:pPr>
      <w:spacing w:before="100" w:beforeAutospacing="1" w:after="210" w:line="240" w:lineRule="auto"/>
    </w:pPr>
    <w:rPr>
      <w:rFonts w:eastAsia="Times New Roman" w:cs="Times New Roman"/>
      <w:sz w:val="24"/>
      <w:szCs w:val="24"/>
    </w:rPr>
  </w:style>
  <w:style w:type="paragraph" w:customStyle="1" w:styleId="more-resources-h">
    <w:name w:val="more-resources-h"/>
    <w:basedOn w:val="Normal"/>
    <w:rsid w:val="00C80421"/>
    <w:pPr>
      <w:spacing w:before="100" w:beforeAutospacing="1" w:after="210" w:line="240" w:lineRule="auto"/>
    </w:pPr>
    <w:rPr>
      <w:rFonts w:eastAsia="Times New Roman" w:cs="Times New Roman"/>
      <w:sz w:val="24"/>
      <w:szCs w:val="24"/>
    </w:rPr>
  </w:style>
  <w:style w:type="paragraph" w:customStyle="1" w:styleId="wa-gallery-storeplans-details">
    <w:name w:val="wa-gallery-storeplans-details"/>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
    <w:name w:val="wa-gallery-storeplans-price"/>
    <w:basedOn w:val="Normal"/>
    <w:rsid w:val="00C80421"/>
    <w:pPr>
      <w:spacing w:before="100" w:beforeAutospacing="1" w:after="210" w:line="240" w:lineRule="auto"/>
    </w:pPr>
    <w:rPr>
      <w:rFonts w:eastAsia="Times New Roman" w:cs="Times New Roman"/>
      <w:sz w:val="24"/>
      <w:szCs w:val="24"/>
    </w:rPr>
  </w:style>
  <w:style w:type="paragraph" w:customStyle="1" w:styleId="app-title">
    <w:name w:val="app-title"/>
    <w:basedOn w:val="Normal"/>
    <w:rsid w:val="00C80421"/>
    <w:pPr>
      <w:spacing w:before="100" w:beforeAutospacing="1" w:after="210" w:line="240" w:lineRule="auto"/>
    </w:pPr>
    <w:rPr>
      <w:rFonts w:eastAsia="Times New Roman" w:cs="Times New Roman"/>
      <w:sz w:val="24"/>
      <w:szCs w:val="24"/>
    </w:rPr>
  </w:style>
  <w:style w:type="paragraph" w:customStyle="1" w:styleId="short-description">
    <w:name w:val="short-description"/>
    <w:basedOn w:val="Normal"/>
    <w:rsid w:val="00C80421"/>
    <w:pPr>
      <w:spacing w:before="100" w:beforeAutospacing="1" w:after="210" w:line="240" w:lineRule="auto"/>
    </w:pPr>
    <w:rPr>
      <w:rFonts w:eastAsia="Times New Roman" w:cs="Times New Roman"/>
      <w:sz w:val="24"/>
      <w:szCs w:val="24"/>
    </w:rPr>
  </w:style>
  <w:style w:type="paragraph" w:customStyle="1" w:styleId="spacer">
    <w:name w:val="spacer"/>
    <w:basedOn w:val="Normal"/>
    <w:rsid w:val="00C80421"/>
    <w:pPr>
      <w:spacing w:before="100" w:beforeAutospacing="1" w:after="210" w:line="240" w:lineRule="auto"/>
    </w:pPr>
    <w:rPr>
      <w:rFonts w:eastAsia="Times New Roman" w:cs="Times New Roman"/>
      <w:sz w:val="24"/>
      <w:szCs w:val="24"/>
    </w:rPr>
  </w:style>
  <w:style w:type="paragraph" w:customStyle="1" w:styleId="price">
    <w:name w:val="price"/>
    <w:basedOn w:val="Normal"/>
    <w:rsid w:val="00C80421"/>
    <w:pPr>
      <w:spacing w:before="100" w:beforeAutospacing="1" w:after="210" w:line="240" w:lineRule="auto"/>
    </w:pPr>
    <w:rPr>
      <w:rFonts w:eastAsia="Times New Roman" w:cs="Times New Roman"/>
      <w:sz w:val="24"/>
      <w:szCs w:val="24"/>
    </w:rPr>
  </w:style>
  <w:style w:type="paragraph" w:customStyle="1" w:styleId="thumbnail">
    <w:name w:val="thumbnail"/>
    <w:basedOn w:val="Normal"/>
    <w:rsid w:val="00C80421"/>
    <w:pPr>
      <w:spacing w:before="100" w:beforeAutospacing="1" w:after="210" w:line="240" w:lineRule="auto"/>
    </w:pPr>
    <w:rPr>
      <w:rFonts w:eastAsia="Times New Roman" w:cs="Times New Roman"/>
      <w:sz w:val="24"/>
      <w:szCs w:val="24"/>
    </w:rPr>
  </w:style>
  <w:style w:type="paragraph" w:customStyle="1" w:styleId="relwrap">
    <w:name w:val="relwrap"/>
    <w:basedOn w:val="Normal"/>
    <w:rsid w:val="00C80421"/>
    <w:pPr>
      <w:spacing w:before="100" w:beforeAutospacing="1" w:after="210" w:line="240" w:lineRule="auto"/>
    </w:pPr>
    <w:rPr>
      <w:rFonts w:eastAsia="Times New Roman" w:cs="Times New Roman"/>
      <w:sz w:val="24"/>
      <w:szCs w:val="24"/>
    </w:rPr>
  </w:style>
  <w:style w:type="paragraph" w:customStyle="1" w:styleId="customer-link">
    <w:name w:val="customer-link"/>
    <w:basedOn w:val="Normal"/>
    <w:rsid w:val="00C80421"/>
    <w:pPr>
      <w:spacing w:before="100" w:beforeAutospacing="1" w:after="210" w:line="240" w:lineRule="auto"/>
    </w:pPr>
    <w:rPr>
      <w:rFonts w:eastAsia="Times New Roman" w:cs="Times New Roman"/>
      <w:sz w:val="24"/>
      <w:szCs w:val="24"/>
    </w:rPr>
  </w:style>
  <w:style w:type="paragraph" w:customStyle="1" w:styleId="step-1">
    <w:name w:val="step-1"/>
    <w:basedOn w:val="Normal"/>
    <w:rsid w:val="00C80421"/>
    <w:pPr>
      <w:spacing w:before="100" w:beforeAutospacing="1" w:after="210" w:line="240" w:lineRule="auto"/>
    </w:pPr>
    <w:rPr>
      <w:rFonts w:eastAsia="Times New Roman" w:cs="Times New Roman"/>
      <w:sz w:val="24"/>
      <w:szCs w:val="24"/>
    </w:rPr>
  </w:style>
  <w:style w:type="paragraph" w:customStyle="1" w:styleId="step-2">
    <w:name w:val="step-2"/>
    <w:basedOn w:val="Normal"/>
    <w:rsid w:val="00C80421"/>
    <w:pPr>
      <w:spacing w:before="100" w:beforeAutospacing="1" w:after="210" w:line="240" w:lineRule="auto"/>
    </w:pPr>
    <w:rPr>
      <w:rFonts w:eastAsia="Times New Roman" w:cs="Times New Roman"/>
      <w:sz w:val="24"/>
      <w:szCs w:val="24"/>
    </w:rPr>
  </w:style>
  <w:style w:type="paragraph" w:customStyle="1" w:styleId="step-3">
    <w:name w:val="step-3"/>
    <w:basedOn w:val="Normal"/>
    <w:rsid w:val="00C80421"/>
    <w:pPr>
      <w:spacing w:before="100" w:beforeAutospacing="1" w:after="210" w:line="240" w:lineRule="auto"/>
    </w:pPr>
    <w:rPr>
      <w:rFonts w:eastAsia="Times New Roman" w:cs="Times New Roman"/>
      <w:sz w:val="24"/>
      <w:szCs w:val="24"/>
    </w:rPr>
  </w:style>
  <w:style w:type="paragraph" w:customStyle="1" w:styleId="step-4">
    <w:name w:val="step-4"/>
    <w:basedOn w:val="Normal"/>
    <w:rsid w:val="00C80421"/>
    <w:pPr>
      <w:spacing w:before="100" w:beforeAutospacing="1" w:after="210" w:line="240" w:lineRule="auto"/>
    </w:pPr>
    <w:rPr>
      <w:rFonts w:eastAsia="Times New Roman" w:cs="Times New Roman"/>
      <w:sz w:val="24"/>
      <w:szCs w:val="24"/>
    </w:rPr>
  </w:style>
  <w:style w:type="paragraph" w:customStyle="1" w:styleId="step-5">
    <w:name w:val="step-5"/>
    <w:basedOn w:val="Normal"/>
    <w:rsid w:val="00C80421"/>
    <w:pPr>
      <w:spacing w:before="100" w:beforeAutospacing="1" w:after="210" w:line="240" w:lineRule="auto"/>
    </w:pPr>
    <w:rPr>
      <w:rFonts w:eastAsia="Times New Roman" w:cs="Times New Roman"/>
      <w:sz w:val="24"/>
      <w:szCs w:val="24"/>
    </w:rPr>
  </w:style>
  <w:style w:type="paragraph" w:customStyle="1" w:styleId="step-6">
    <w:name w:val="step-6"/>
    <w:basedOn w:val="Normal"/>
    <w:rsid w:val="00C80421"/>
    <w:pPr>
      <w:spacing w:before="100" w:beforeAutospacing="1" w:after="210" w:line="240" w:lineRule="auto"/>
    </w:pPr>
    <w:rPr>
      <w:rFonts w:eastAsia="Times New Roman" w:cs="Times New Roman"/>
      <w:sz w:val="24"/>
      <w:szCs w:val="24"/>
    </w:rPr>
  </w:style>
  <w:style w:type="paragraph" w:customStyle="1" w:styleId="b1">
    <w:name w:val="b1"/>
    <w:basedOn w:val="Normal"/>
    <w:rsid w:val="00C80421"/>
    <w:pPr>
      <w:spacing w:before="100" w:beforeAutospacing="1" w:after="210" w:line="240" w:lineRule="auto"/>
    </w:pPr>
    <w:rPr>
      <w:rFonts w:eastAsia="Times New Roman" w:cs="Times New Roman"/>
      <w:sz w:val="24"/>
      <w:szCs w:val="24"/>
    </w:rPr>
  </w:style>
  <w:style w:type="paragraph" w:customStyle="1" w:styleId="b2">
    <w:name w:val="b2"/>
    <w:basedOn w:val="Normal"/>
    <w:rsid w:val="00C80421"/>
    <w:pPr>
      <w:spacing w:before="100" w:beforeAutospacing="1" w:after="210" w:line="240" w:lineRule="auto"/>
    </w:pPr>
    <w:rPr>
      <w:rFonts w:eastAsia="Times New Roman" w:cs="Times New Roman"/>
      <w:sz w:val="24"/>
      <w:szCs w:val="24"/>
    </w:rPr>
  </w:style>
  <w:style w:type="paragraph" w:customStyle="1" w:styleId="b3">
    <w:name w:val="b3"/>
    <w:basedOn w:val="Normal"/>
    <w:rsid w:val="00C80421"/>
    <w:pPr>
      <w:spacing w:before="100" w:beforeAutospacing="1" w:after="210" w:line="240" w:lineRule="auto"/>
    </w:pPr>
    <w:rPr>
      <w:rFonts w:eastAsia="Times New Roman" w:cs="Times New Roman"/>
      <w:sz w:val="24"/>
      <w:szCs w:val="24"/>
    </w:rPr>
  </w:style>
  <w:style w:type="paragraph" w:customStyle="1" w:styleId="header-freetrial">
    <w:name w:val="header-freetrial"/>
    <w:basedOn w:val="Normal"/>
    <w:rsid w:val="00C80421"/>
    <w:pPr>
      <w:spacing w:before="100" w:beforeAutospacing="1" w:after="210" w:line="240" w:lineRule="auto"/>
    </w:pPr>
    <w:rPr>
      <w:rFonts w:eastAsia="Times New Roman" w:cs="Times New Roman"/>
      <w:sz w:val="24"/>
      <w:szCs w:val="24"/>
    </w:rPr>
  </w:style>
  <w:style w:type="paragraph" w:customStyle="1" w:styleId="trigger">
    <w:name w:val="trigger"/>
    <w:basedOn w:val="Normal"/>
    <w:rsid w:val="00C80421"/>
    <w:pPr>
      <w:spacing w:before="100" w:beforeAutospacing="1" w:after="210" w:line="240" w:lineRule="auto"/>
    </w:pPr>
    <w:rPr>
      <w:rFonts w:eastAsia="Times New Roman" w:cs="Times New Roman"/>
      <w:sz w:val="24"/>
      <w:szCs w:val="24"/>
    </w:rPr>
  </w:style>
  <w:style w:type="paragraph" w:customStyle="1" w:styleId="usd">
    <w:name w:val="usd"/>
    <w:basedOn w:val="Normal"/>
    <w:rsid w:val="00C80421"/>
    <w:pPr>
      <w:spacing w:before="100" w:beforeAutospacing="1" w:after="210" w:line="240" w:lineRule="auto"/>
    </w:pPr>
    <w:rPr>
      <w:rFonts w:eastAsia="Times New Roman" w:cs="Times New Roman"/>
      <w:sz w:val="24"/>
      <w:szCs w:val="24"/>
    </w:rPr>
  </w:style>
  <w:style w:type="paragraph" w:customStyle="1" w:styleId="dev-callout">
    <w:name w:val="dev-callout"/>
    <w:basedOn w:val="Normal"/>
    <w:rsid w:val="00C80421"/>
    <w:pPr>
      <w:spacing w:before="100" w:beforeAutospacing="1" w:after="210" w:line="240" w:lineRule="auto"/>
    </w:pPr>
    <w:rPr>
      <w:rFonts w:eastAsia="Times New Roman" w:cs="Times New Roman"/>
      <w:sz w:val="24"/>
      <w:szCs w:val="24"/>
    </w:rPr>
  </w:style>
  <w:style w:type="paragraph" w:customStyle="1" w:styleId="gray-btn">
    <w:name w:val="gray-btn"/>
    <w:basedOn w:val="Normal"/>
    <w:rsid w:val="00C80421"/>
    <w:pPr>
      <w:spacing w:before="100" w:beforeAutospacing="1" w:after="210" w:line="240" w:lineRule="auto"/>
    </w:pPr>
    <w:rPr>
      <w:rFonts w:eastAsia="Times New Roman" w:cs="Times New Roman"/>
      <w:sz w:val="24"/>
      <w:szCs w:val="24"/>
    </w:rPr>
  </w:style>
  <w:style w:type="paragraph" w:customStyle="1" w:styleId="rss">
    <w:name w:val="rss"/>
    <w:basedOn w:val="Normal"/>
    <w:rsid w:val="00C80421"/>
    <w:pPr>
      <w:spacing w:before="100" w:beforeAutospacing="1" w:after="210" w:line="240" w:lineRule="auto"/>
    </w:pPr>
    <w:rPr>
      <w:rFonts w:eastAsia="Times New Roman" w:cs="Times New Roman"/>
      <w:sz w:val="24"/>
      <w:szCs w:val="24"/>
    </w:rPr>
  </w:style>
  <w:style w:type="paragraph" w:customStyle="1" w:styleId="calendar">
    <w:name w:val="calendar"/>
    <w:basedOn w:val="Normal"/>
    <w:rsid w:val="00C80421"/>
    <w:pPr>
      <w:spacing w:before="100" w:beforeAutospacing="1" w:after="210" w:line="240" w:lineRule="auto"/>
    </w:pPr>
    <w:rPr>
      <w:rFonts w:eastAsia="Times New Roman" w:cs="Times New Roman"/>
      <w:sz w:val="24"/>
      <w:szCs w:val="24"/>
    </w:rPr>
  </w:style>
  <w:style w:type="paragraph" w:customStyle="1" w:styleId="live-chat">
    <w:name w:val="live-chat"/>
    <w:basedOn w:val="Normal"/>
    <w:rsid w:val="00C80421"/>
    <w:pPr>
      <w:spacing w:before="100" w:beforeAutospacing="1" w:after="210" w:line="240" w:lineRule="auto"/>
    </w:pPr>
    <w:rPr>
      <w:rFonts w:eastAsia="Times New Roman" w:cs="Times New Roman"/>
      <w:sz w:val="24"/>
      <w:szCs w:val="24"/>
    </w:rPr>
  </w:style>
  <w:style w:type="paragraph" w:customStyle="1" w:styleId="vs13">
    <w:name w:val="vs13"/>
    <w:basedOn w:val="Normal"/>
    <w:rsid w:val="00C80421"/>
    <w:pPr>
      <w:spacing w:before="100" w:beforeAutospacing="1" w:after="210" w:line="240" w:lineRule="auto"/>
    </w:pPr>
    <w:rPr>
      <w:rFonts w:eastAsia="Times New Roman" w:cs="Times New Roman"/>
      <w:sz w:val="24"/>
      <w:szCs w:val="24"/>
    </w:rPr>
  </w:style>
  <w:style w:type="paragraph" w:customStyle="1" w:styleId="select-event">
    <w:name w:val="select-event"/>
    <w:basedOn w:val="Normal"/>
    <w:rsid w:val="00C80421"/>
    <w:pPr>
      <w:spacing w:before="100" w:beforeAutospacing="1" w:after="210" w:line="240" w:lineRule="auto"/>
    </w:pPr>
    <w:rPr>
      <w:rFonts w:eastAsia="Times New Roman" w:cs="Times New Roman"/>
      <w:sz w:val="24"/>
      <w:szCs w:val="24"/>
    </w:rPr>
  </w:style>
  <w:style w:type="paragraph" w:customStyle="1" w:styleId="select-series">
    <w:name w:val="select-series"/>
    <w:basedOn w:val="Normal"/>
    <w:rsid w:val="00C80421"/>
    <w:pPr>
      <w:spacing w:before="100" w:beforeAutospacing="1" w:after="210" w:line="240" w:lineRule="auto"/>
    </w:pPr>
    <w:rPr>
      <w:rFonts w:eastAsia="Times New Roman" w:cs="Times New Roman"/>
      <w:sz w:val="24"/>
      <w:szCs w:val="24"/>
    </w:rPr>
  </w:style>
  <w:style w:type="paragraph" w:customStyle="1" w:styleId="series-separator">
    <w:name w:val="series-separator"/>
    <w:basedOn w:val="Normal"/>
    <w:rsid w:val="00C80421"/>
    <w:pPr>
      <w:spacing w:before="100" w:beforeAutospacing="1" w:after="210" w:line="240" w:lineRule="auto"/>
    </w:pPr>
    <w:rPr>
      <w:rFonts w:eastAsia="Times New Roman" w:cs="Times New Roman"/>
      <w:sz w:val="24"/>
      <w:szCs w:val="24"/>
    </w:rPr>
  </w:style>
  <w:style w:type="paragraph" w:customStyle="1" w:styleId="divseriesmeta">
    <w:name w:val="divseriesmeta"/>
    <w:basedOn w:val="Normal"/>
    <w:rsid w:val="00C80421"/>
    <w:pPr>
      <w:spacing w:before="100" w:beforeAutospacing="1" w:after="210" w:line="240" w:lineRule="auto"/>
    </w:pPr>
    <w:rPr>
      <w:rFonts w:eastAsia="Times New Roman" w:cs="Times New Roman"/>
      <w:sz w:val="24"/>
      <w:szCs w:val="24"/>
    </w:rPr>
  </w:style>
  <w:style w:type="paragraph" w:customStyle="1" w:styleId="divvideoseriesvideo">
    <w:name w:val="divvideoseriesvideo"/>
    <w:basedOn w:val="Normal"/>
    <w:rsid w:val="00C80421"/>
    <w:pPr>
      <w:spacing w:before="100" w:beforeAutospacing="1" w:after="210" w:line="240" w:lineRule="auto"/>
    </w:pPr>
    <w:rPr>
      <w:rFonts w:eastAsia="Times New Roman" w:cs="Times New Roman"/>
      <w:sz w:val="24"/>
      <w:szCs w:val="24"/>
    </w:rPr>
  </w:style>
  <w:style w:type="paragraph" w:customStyle="1" w:styleId="divthumbnail">
    <w:name w:val="divthumbnail"/>
    <w:basedOn w:val="Normal"/>
    <w:rsid w:val="00C80421"/>
    <w:pPr>
      <w:spacing w:before="100" w:beforeAutospacing="1" w:after="210" w:line="240" w:lineRule="auto"/>
    </w:pPr>
    <w:rPr>
      <w:rFonts w:eastAsia="Times New Roman" w:cs="Times New Roman"/>
      <w:sz w:val="24"/>
      <w:szCs w:val="24"/>
    </w:rPr>
  </w:style>
  <w:style w:type="paragraph" w:customStyle="1" w:styleId="diviframewrapper">
    <w:name w:val="diviframewrapper"/>
    <w:basedOn w:val="Normal"/>
    <w:rsid w:val="00C80421"/>
    <w:pPr>
      <w:spacing w:before="100" w:beforeAutospacing="1" w:after="210" w:line="240" w:lineRule="auto"/>
    </w:pPr>
    <w:rPr>
      <w:rFonts w:eastAsia="Times New Roman" w:cs="Times New Roman"/>
      <w:sz w:val="24"/>
      <w:szCs w:val="24"/>
    </w:rPr>
  </w:style>
  <w:style w:type="paragraph" w:customStyle="1" w:styleId="download">
    <w:name w:val="download"/>
    <w:basedOn w:val="Normal"/>
    <w:rsid w:val="00C80421"/>
    <w:pPr>
      <w:spacing w:before="100" w:beforeAutospacing="1" w:after="210" w:line="240" w:lineRule="auto"/>
    </w:pPr>
    <w:rPr>
      <w:rFonts w:eastAsia="Times New Roman" w:cs="Times New Roman"/>
      <w:sz w:val="24"/>
      <w:szCs w:val="24"/>
    </w:rPr>
  </w:style>
  <w:style w:type="paragraph" w:customStyle="1" w:styleId="divseriesdescription">
    <w:name w:val="divseriesdescription"/>
    <w:basedOn w:val="Normal"/>
    <w:rsid w:val="00C80421"/>
    <w:pPr>
      <w:spacing w:before="100" w:beforeAutospacing="1" w:after="210" w:line="240" w:lineRule="auto"/>
    </w:pPr>
    <w:rPr>
      <w:rFonts w:eastAsia="Times New Roman" w:cs="Times New Roman"/>
      <w:sz w:val="24"/>
      <w:szCs w:val="24"/>
    </w:rPr>
  </w:style>
  <w:style w:type="paragraph" w:customStyle="1" w:styleId="divserieslink">
    <w:name w:val="divserieslink"/>
    <w:basedOn w:val="Normal"/>
    <w:rsid w:val="00C80421"/>
    <w:pPr>
      <w:spacing w:before="100" w:beforeAutospacing="1" w:after="210" w:line="240" w:lineRule="auto"/>
    </w:pPr>
    <w:rPr>
      <w:rFonts w:eastAsia="Times New Roman" w:cs="Times New Roman"/>
      <w:sz w:val="24"/>
      <w:szCs w:val="24"/>
    </w:rPr>
  </w:style>
  <w:style w:type="paragraph" w:customStyle="1" w:styleId="divthumbnailmeta">
    <w:name w:val="divthumbnailmeta"/>
    <w:basedOn w:val="Normal"/>
    <w:rsid w:val="00C80421"/>
    <w:pPr>
      <w:spacing w:before="100" w:beforeAutospacing="1" w:after="210" w:line="240" w:lineRule="auto"/>
    </w:pPr>
    <w:rPr>
      <w:rFonts w:eastAsia="Times New Roman" w:cs="Times New Roman"/>
      <w:sz w:val="24"/>
      <w:szCs w:val="24"/>
    </w:rPr>
  </w:style>
  <w:style w:type="paragraph" w:customStyle="1" w:styleId="teaser">
    <w:name w:val="teaser"/>
    <w:basedOn w:val="Normal"/>
    <w:rsid w:val="00C80421"/>
    <w:pPr>
      <w:spacing w:before="100" w:beforeAutospacing="1" w:after="210" w:line="240" w:lineRule="auto"/>
    </w:pPr>
    <w:rPr>
      <w:rFonts w:eastAsia="Times New Roman" w:cs="Times New Roman"/>
      <w:sz w:val="24"/>
      <w:szCs w:val="24"/>
    </w:rPr>
  </w:style>
  <w:style w:type="paragraph" w:customStyle="1" w:styleId="spanresultsloading">
    <w:name w:val="spanresultsloading"/>
    <w:basedOn w:val="Normal"/>
    <w:rsid w:val="00C80421"/>
    <w:pPr>
      <w:spacing w:before="100" w:beforeAutospacing="1" w:after="210" w:line="240" w:lineRule="auto"/>
    </w:pPr>
    <w:rPr>
      <w:rFonts w:eastAsia="Times New Roman" w:cs="Times New Roman"/>
      <w:sz w:val="24"/>
      <w:szCs w:val="24"/>
    </w:rPr>
  </w:style>
  <w:style w:type="paragraph" w:customStyle="1" w:styleId="divmeta">
    <w:name w:val="divmeta"/>
    <w:basedOn w:val="Normal"/>
    <w:rsid w:val="00C80421"/>
    <w:pPr>
      <w:spacing w:before="100" w:beforeAutospacing="1" w:after="210" w:line="240" w:lineRule="auto"/>
    </w:pPr>
    <w:rPr>
      <w:rFonts w:eastAsia="Times New Roman" w:cs="Times New Roman"/>
      <w:sz w:val="24"/>
      <w:szCs w:val="24"/>
    </w:rPr>
  </w:style>
  <w:style w:type="paragraph" w:customStyle="1" w:styleId="social-buttons">
    <w:name w:val="social-buttons"/>
    <w:basedOn w:val="Normal"/>
    <w:rsid w:val="00C80421"/>
    <w:pPr>
      <w:spacing w:before="100" w:beforeAutospacing="1" w:after="210" w:line="240" w:lineRule="auto"/>
    </w:pPr>
    <w:rPr>
      <w:rFonts w:eastAsia="Times New Roman" w:cs="Times New Roman"/>
      <w:sz w:val="24"/>
      <w:szCs w:val="24"/>
    </w:rPr>
  </w:style>
  <w:style w:type="paragraph" w:customStyle="1" w:styleId="social-buttonsiframe">
    <w:name w:val="social-buttons&gt;iframe"/>
    <w:basedOn w:val="Normal"/>
    <w:rsid w:val="00C80421"/>
    <w:pPr>
      <w:spacing w:before="100" w:beforeAutospacing="1" w:after="210" w:line="240" w:lineRule="auto"/>
    </w:pPr>
    <w:rPr>
      <w:rFonts w:eastAsia="Times New Roman" w:cs="Times New Roman"/>
      <w:sz w:val="24"/>
      <w:szCs w:val="24"/>
    </w:rPr>
  </w:style>
  <w:style w:type="paragraph" w:customStyle="1" w:styleId="social-buttonsdiv">
    <w:name w:val="social-buttons&gt;div"/>
    <w:basedOn w:val="Normal"/>
    <w:rsid w:val="00C80421"/>
    <w:pPr>
      <w:spacing w:before="100" w:beforeAutospacing="1" w:after="210" w:line="240" w:lineRule="auto"/>
    </w:pPr>
    <w:rPr>
      <w:rFonts w:eastAsia="Times New Roman" w:cs="Times New Roman"/>
      <w:sz w:val="24"/>
      <w:szCs w:val="24"/>
    </w:rPr>
  </w:style>
  <w:style w:type="paragraph" w:customStyle="1" w:styleId="tab-panel">
    <w:name w:val="tab-panel"/>
    <w:basedOn w:val="Normal"/>
    <w:rsid w:val="00C80421"/>
    <w:pPr>
      <w:spacing w:before="100" w:beforeAutospacing="1" w:after="210" w:line="240" w:lineRule="auto"/>
    </w:pPr>
    <w:rPr>
      <w:rFonts w:eastAsia="Times New Roman" w:cs="Times New Roman"/>
      <w:sz w:val="24"/>
      <w:szCs w:val="24"/>
    </w:rPr>
  </w:style>
  <w:style w:type="paragraph" w:customStyle="1" w:styleId="service-picker">
    <w:name w:val="service-picker"/>
    <w:basedOn w:val="Normal"/>
    <w:rsid w:val="00C80421"/>
    <w:pPr>
      <w:spacing w:before="100" w:beforeAutospacing="1" w:after="210" w:line="240" w:lineRule="auto"/>
    </w:pPr>
    <w:rPr>
      <w:rFonts w:eastAsia="Times New Roman" w:cs="Times New Roman"/>
      <w:sz w:val="24"/>
      <w:szCs w:val="24"/>
    </w:rPr>
  </w:style>
  <w:style w:type="paragraph" w:customStyle="1" w:styleId="service-pickerp">
    <w:name w:val="service-picker&gt;p"/>
    <w:basedOn w:val="Normal"/>
    <w:rsid w:val="00C80421"/>
    <w:pPr>
      <w:spacing w:before="100" w:beforeAutospacing="1" w:after="210" w:line="240" w:lineRule="auto"/>
    </w:pPr>
    <w:rPr>
      <w:rFonts w:eastAsia="Times New Roman" w:cs="Times New Roman"/>
      <w:sz w:val="24"/>
      <w:szCs w:val="24"/>
    </w:rPr>
  </w:style>
  <w:style w:type="paragraph" w:customStyle="1" w:styleId="solution-picker">
    <w:name w:val="solution-picker"/>
    <w:basedOn w:val="Normal"/>
    <w:rsid w:val="00C80421"/>
    <w:pPr>
      <w:spacing w:before="100" w:beforeAutospacing="1" w:after="210" w:line="240" w:lineRule="auto"/>
    </w:pPr>
    <w:rPr>
      <w:rFonts w:eastAsia="Times New Roman" w:cs="Times New Roman"/>
      <w:sz w:val="24"/>
      <w:szCs w:val="24"/>
    </w:rPr>
  </w:style>
  <w:style w:type="paragraph" w:customStyle="1" w:styleId="videodiv">
    <w:name w:val="video&gt;div"/>
    <w:basedOn w:val="Normal"/>
    <w:rsid w:val="00C80421"/>
    <w:pPr>
      <w:spacing w:before="100" w:beforeAutospacing="1" w:after="210" w:line="240" w:lineRule="auto"/>
    </w:pPr>
    <w:rPr>
      <w:rFonts w:eastAsia="Times New Roman" w:cs="Times New Roman"/>
      <w:sz w:val="24"/>
      <w:szCs w:val="24"/>
    </w:rPr>
  </w:style>
  <w:style w:type="paragraph" w:customStyle="1" w:styleId="divsocial">
    <w:name w:val="divsocial"/>
    <w:basedOn w:val="Normal"/>
    <w:rsid w:val="00C80421"/>
    <w:pPr>
      <w:spacing w:before="100" w:beforeAutospacing="1" w:after="210" w:line="240" w:lineRule="auto"/>
    </w:pPr>
    <w:rPr>
      <w:rFonts w:eastAsia="Times New Roman" w:cs="Times New Roman"/>
      <w:sz w:val="24"/>
      <w:szCs w:val="24"/>
    </w:rPr>
  </w:style>
  <w:style w:type="paragraph" w:customStyle="1" w:styleId="related-content">
    <w:name w:val="related-content"/>
    <w:basedOn w:val="Normal"/>
    <w:rsid w:val="00C80421"/>
    <w:pPr>
      <w:spacing w:before="100" w:beforeAutospacing="1" w:after="210" w:line="240" w:lineRule="auto"/>
    </w:pPr>
    <w:rPr>
      <w:rFonts w:eastAsia="Times New Roman" w:cs="Times New Roman"/>
      <w:sz w:val="24"/>
      <w:szCs w:val="24"/>
    </w:rPr>
  </w:style>
  <w:style w:type="paragraph" w:customStyle="1" w:styleId="meta">
    <w:name w:val="meta"/>
    <w:basedOn w:val="Normal"/>
    <w:rsid w:val="00C80421"/>
    <w:pPr>
      <w:spacing w:before="100" w:beforeAutospacing="1" w:after="210" w:line="240" w:lineRule="auto"/>
    </w:pPr>
    <w:rPr>
      <w:rFonts w:eastAsia="Times New Roman" w:cs="Times New Roman"/>
      <w:sz w:val="24"/>
      <w:szCs w:val="24"/>
    </w:rPr>
  </w:style>
  <w:style w:type="paragraph" w:customStyle="1" w:styleId="metaspan">
    <w:name w:val="meta&gt;span"/>
    <w:basedOn w:val="Normal"/>
    <w:rsid w:val="00C80421"/>
    <w:pPr>
      <w:spacing w:before="100" w:beforeAutospacing="1" w:after="210" w:line="240" w:lineRule="auto"/>
    </w:pPr>
    <w:rPr>
      <w:rFonts w:eastAsia="Times New Roman" w:cs="Times New Roman"/>
      <w:sz w:val="24"/>
      <w:szCs w:val="24"/>
    </w:rPr>
  </w:style>
  <w:style w:type="paragraph" w:customStyle="1" w:styleId="compute">
    <w:name w:val="compute"/>
    <w:basedOn w:val="Normal"/>
    <w:rsid w:val="00C80421"/>
    <w:pPr>
      <w:spacing w:before="100" w:beforeAutospacing="1" w:after="210" w:line="240" w:lineRule="auto"/>
    </w:pPr>
    <w:rPr>
      <w:rFonts w:eastAsia="Times New Roman" w:cs="Times New Roman"/>
      <w:sz w:val="24"/>
      <w:szCs w:val="24"/>
    </w:rPr>
  </w:style>
  <w:style w:type="paragraph" w:customStyle="1" w:styleId="search">
    <w:name w:val="search"/>
    <w:basedOn w:val="Normal"/>
    <w:rsid w:val="00C80421"/>
    <w:pPr>
      <w:spacing w:before="100" w:beforeAutospacing="1" w:after="210" w:line="240" w:lineRule="auto"/>
    </w:pPr>
    <w:rPr>
      <w:rFonts w:eastAsia="Times New Roman" w:cs="Times New Roman"/>
      <w:sz w:val="24"/>
      <w:szCs w:val="24"/>
    </w:rPr>
  </w:style>
  <w:style w:type="paragraph" w:customStyle="1" w:styleId="captionspan">
    <w:name w:val="caption&gt;span"/>
    <w:basedOn w:val="Normal"/>
    <w:rsid w:val="00C80421"/>
    <w:pPr>
      <w:spacing w:before="100" w:beforeAutospacing="1" w:after="210" w:line="240" w:lineRule="auto"/>
    </w:pPr>
    <w:rPr>
      <w:rFonts w:eastAsia="Times New Roman" w:cs="Times New Roman"/>
      <w:sz w:val="24"/>
      <w:szCs w:val="24"/>
    </w:rPr>
  </w:style>
  <w:style w:type="paragraph" w:customStyle="1" w:styleId="iframe-wrapper">
    <w:name w:val="iframe-wrapper"/>
    <w:basedOn w:val="Normal"/>
    <w:rsid w:val="00C80421"/>
    <w:pPr>
      <w:spacing w:before="100" w:beforeAutospacing="1" w:after="210" w:line="240" w:lineRule="auto"/>
    </w:pPr>
    <w:rPr>
      <w:rFonts w:eastAsia="Times New Roman" w:cs="Times New Roman"/>
      <w:sz w:val="24"/>
      <w:szCs w:val="24"/>
    </w:rPr>
  </w:style>
  <w:style w:type="paragraph" w:customStyle="1" w:styleId="thumbnail-meta">
    <w:name w:val="thumbnail-meta"/>
    <w:basedOn w:val="Normal"/>
    <w:rsid w:val="00C80421"/>
    <w:pPr>
      <w:spacing w:before="100" w:beforeAutospacing="1" w:after="210" w:line="240" w:lineRule="auto"/>
    </w:pPr>
    <w:rPr>
      <w:rFonts w:eastAsia="Times New Roman" w:cs="Times New Roman"/>
      <w:sz w:val="24"/>
      <w:szCs w:val="24"/>
    </w:rPr>
  </w:style>
  <w:style w:type="paragraph" w:customStyle="1" w:styleId="service-label">
    <w:name w:val="service-label"/>
    <w:basedOn w:val="Normal"/>
    <w:rsid w:val="00C80421"/>
    <w:pPr>
      <w:spacing w:before="100" w:beforeAutospacing="1" w:after="210" w:line="240" w:lineRule="auto"/>
    </w:pPr>
    <w:rPr>
      <w:rFonts w:eastAsia="Times New Roman" w:cs="Times New Roman"/>
      <w:sz w:val="24"/>
      <w:szCs w:val="24"/>
    </w:rPr>
  </w:style>
  <w:style w:type="character" w:customStyle="1" w:styleId="play-btn1">
    <w:name w:val="play-btn1"/>
    <w:basedOn w:val="DefaultParagraphFont"/>
    <w:rsid w:val="00C80421"/>
  </w:style>
  <w:style w:type="character" w:customStyle="1" w:styleId="thumbnail1">
    <w:name w:val="thumbnail1"/>
    <w:basedOn w:val="DefaultParagraphFont"/>
    <w:rsid w:val="00C80421"/>
  </w:style>
  <w:style w:type="character" w:customStyle="1" w:styleId="title10">
    <w:name w:val="title1"/>
    <w:basedOn w:val="DefaultParagraphFont"/>
    <w:rsid w:val="00C80421"/>
  </w:style>
  <w:style w:type="character" w:customStyle="1" w:styleId="desc1">
    <w:name w:val="desc1"/>
    <w:basedOn w:val="DefaultParagraphFont"/>
    <w:rsid w:val="00C80421"/>
  </w:style>
  <w:style w:type="character" w:customStyle="1" w:styleId="more">
    <w:name w:val="more"/>
    <w:basedOn w:val="DefaultParagraphFont"/>
    <w:rsid w:val="00C80421"/>
  </w:style>
  <w:style w:type="character" w:customStyle="1" w:styleId="less">
    <w:name w:val="less"/>
    <w:basedOn w:val="DefaultParagraphFont"/>
    <w:rsid w:val="00C80421"/>
  </w:style>
  <w:style w:type="character" w:customStyle="1" w:styleId="selected1">
    <w:name w:val="selected1"/>
    <w:basedOn w:val="DefaultParagraphFont"/>
    <w:rsid w:val="00C80421"/>
  </w:style>
  <w:style w:type="character" w:customStyle="1" w:styleId="small1">
    <w:name w:val="small1"/>
    <w:basedOn w:val="DefaultParagraphFont"/>
    <w:rsid w:val="00C80421"/>
  </w:style>
  <w:style w:type="character" w:customStyle="1" w:styleId="image-subtitle">
    <w:name w:val="image-subtitle"/>
    <w:basedOn w:val="DefaultParagraphFont"/>
    <w:rsid w:val="00C80421"/>
  </w:style>
  <w:style w:type="character" w:customStyle="1" w:styleId="video-icon1">
    <w:name w:val="video-icon1"/>
    <w:basedOn w:val="DefaultParagraphFont"/>
    <w:rsid w:val="00C80421"/>
  </w:style>
  <w:style w:type="character" w:customStyle="1" w:styleId="minus1">
    <w:name w:val="minus1"/>
    <w:basedOn w:val="DefaultParagraphFont"/>
    <w:rsid w:val="00C80421"/>
  </w:style>
  <w:style w:type="character" w:customStyle="1" w:styleId="trianglelink1">
    <w:name w:val="trianglelink1"/>
    <w:basedOn w:val="DefaultParagraphFont"/>
    <w:rsid w:val="00C80421"/>
    <w:rPr>
      <w:sz w:val="24"/>
      <w:szCs w:val="24"/>
    </w:rPr>
  </w:style>
  <w:style w:type="paragraph" w:customStyle="1" w:styleId="ui-datepicker-header1">
    <w:name w:val="ui-datepicker-header1"/>
    <w:basedOn w:val="Normal"/>
    <w:rsid w:val="00C80421"/>
    <w:pPr>
      <w:spacing w:before="100" w:beforeAutospacing="1" w:after="210" w:line="240" w:lineRule="auto"/>
    </w:pPr>
    <w:rPr>
      <w:rFonts w:eastAsia="Times New Roman" w:cs="Times New Roman"/>
      <w:sz w:val="24"/>
      <w:szCs w:val="24"/>
    </w:rPr>
  </w:style>
  <w:style w:type="paragraph" w:customStyle="1" w:styleId="ui-datepicker-prev1">
    <w:name w:val="ui-datepicker-prev1"/>
    <w:basedOn w:val="Normal"/>
    <w:rsid w:val="00C80421"/>
    <w:pPr>
      <w:spacing w:before="100" w:beforeAutospacing="1" w:after="210" w:line="240" w:lineRule="auto"/>
    </w:pPr>
    <w:rPr>
      <w:rFonts w:eastAsia="Times New Roman" w:cs="Times New Roman"/>
      <w:sz w:val="24"/>
      <w:szCs w:val="24"/>
    </w:rPr>
  </w:style>
  <w:style w:type="paragraph" w:customStyle="1" w:styleId="ui-datepicker-next1">
    <w:name w:val="ui-datepicker-next1"/>
    <w:basedOn w:val="Normal"/>
    <w:rsid w:val="00C80421"/>
    <w:pPr>
      <w:spacing w:before="100" w:beforeAutospacing="1" w:after="210" w:line="240" w:lineRule="auto"/>
    </w:pPr>
    <w:rPr>
      <w:rFonts w:eastAsia="Times New Roman" w:cs="Times New Roman"/>
      <w:sz w:val="24"/>
      <w:szCs w:val="24"/>
    </w:rPr>
  </w:style>
  <w:style w:type="paragraph" w:customStyle="1" w:styleId="ui-datepicker-title1">
    <w:name w:val="ui-datepicker-title1"/>
    <w:basedOn w:val="Normal"/>
    <w:rsid w:val="00C80421"/>
    <w:pPr>
      <w:spacing w:line="432" w:lineRule="atLeast"/>
      <w:ind w:left="552" w:right="552"/>
      <w:jc w:val="center"/>
    </w:pPr>
    <w:rPr>
      <w:rFonts w:eastAsia="Times New Roman" w:cs="Times New Roman"/>
      <w:sz w:val="24"/>
      <w:szCs w:val="24"/>
    </w:rPr>
  </w:style>
  <w:style w:type="paragraph" w:customStyle="1" w:styleId="ui-datepicker-buttonpane1">
    <w:name w:val="ui-datepicker-buttonpane1"/>
    <w:basedOn w:val="Normal"/>
    <w:rsid w:val="00C80421"/>
    <w:pPr>
      <w:spacing w:before="168" w:line="240" w:lineRule="auto"/>
    </w:pPr>
    <w:rPr>
      <w:rFonts w:eastAsia="Times New Roman" w:cs="Times New Roman"/>
      <w:sz w:val="24"/>
      <w:szCs w:val="24"/>
    </w:rPr>
  </w:style>
  <w:style w:type="paragraph" w:customStyle="1" w:styleId="ui-datepicker-group1">
    <w:name w:val="ui-datepicker-group1"/>
    <w:basedOn w:val="Normal"/>
    <w:rsid w:val="00C80421"/>
    <w:pPr>
      <w:spacing w:before="100" w:beforeAutospacing="1" w:after="210" w:line="240" w:lineRule="auto"/>
    </w:pPr>
    <w:rPr>
      <w:rFonts w:eastAsia="Times New Roman" w:cs="Times New Roman"/>
      <w:sz w:val="24"/>
      <w:szCs w:val="24"/>
    </w:rPr>
  </w:style>
  <w:style w:type="paragraph" w:customStyle="1" w:styleId="ui-datepicker-group2">
    <w:name w:val="ui-datepicker-group2"/>
    <w:basedOn w:val="Normal"/>
    <w:rsid w:val="00C80421"/>
    <w:pPr>
      <w:spacing w:before="100" w:beforeAutospacing="1" w:after="210" w:line="240" w:lineRule="auto"/>
    </w:pPr>
    <w:rPr>
      <w:rFonts w:eastAsia="Times New Roman" w:cs="Times New Roman"/>
      <w:sz w:val="24"/>
      <w:szCs w:val="24"/>
    </w:rPr>
  </w:style>
  <w:style w:type="paragraph" w:customStyle="1" w:styleId="ui-datepicker-group3">
    <w:name w:val="ui-datepicker-group3"/>
    <w:basedOn w:val="Normal"/>
    <w:rsid w:val="00C80421"/>
    <w:pPr>
      <w:spacing w:before="100" w:beforeAutospacing="1" w:after="210" w:line="240" w:lineRule="auto"/>
    </w:pPr>
    <w:rPr>
      <w:rFonts w:eastAsia="Times New Roman" w:cs="Times New Roman"/>
      <w:sz w:val="24"/>
      <w:szCs w:val="24"/>
    </w:rPr>
  </w:style>
  <w:style w:type="paragraph" w:customStyle="1" w:styleId="ui-datepicker-header2">
    <w:name w:val="ui-datepicker-header2"/>
    <w:basedOn w:val="Normal"/>
    <w:rsid w:val="00C80421"/>
    <w:pPr>
      <w:spacing w:before="100" w:beforeAutospacing="1" w:after="210" w:line="240" w:lineRule="auto"/>
    </w:pPr>
    <w:rPr>
      <w:rFonts w:eastAsia="Times New Roman" w:cs="Times New Roman"/>
      <w:sz w:val="24"/>
      <w:szCs w:val="24"/>
    </w:rPr>
  </w:style>
  <w:style w:type="paragraph" w:customStyle="1" w:styleId="ui-datepicker-header3">
    <w:name w:val="ui-datepicker-header3"/>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2">
    <w:name w:val="ui-datepicker-buttonpane2"/>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3">
    <w:name w:val="ui-datepicker-buttonpane3"/>
    <w:basedOn w:val="Normal"/>
    <w:rsid w:val="00C80421"/>
    <w:pPr>
      <w:spacing w:before="100" w:beforeAutospacing="1" w:after="210" w:line="240" w:lineRule="auto"/>
    </w:pPr>
    <w:rPr>
      <w:rFonts w:eastAsia="Times New Roman" w:cs="Times New Roman"/>
      <w:sz w:val="24"/>
      <w:szCs w:val="24"/>
    </w:rPr>
  </w:style>
  <w:style w:type="paragraph" w:customStyle="1" w:styleId="ui-datepicker-header4">
    <w:name w:val="ui-datepicker-header4"/>
    <w:basedOn w:val="Normal"/>
    <w:rsid w:val="00C80421"/>
    <w:pPr>
      <w:spacing w:before="100" w:beforeAutospacing="1" w:after="210" w:line="240" w:lineRule="auto"/>
    </w:pPr>
    <w:rPr>
      <w:rFonts w:eastAsia="Times New Roman" w:cs="Times New Roman"/>
      <w:sz w:val="24"/>
      <w:szCs w:val="24"/>
    </w:rPr>
  </w:style>
  <w:style w:type="paragraph" w:customStyle="1" w:styleId="ui-datepicker-header5">
    <w:name w:val="ui-datepicker-header5"/>
    <w:basedOn w:val="Normal"/>
    <w:rsid w:val="00C80421"/>
    <w:pPr>
      <w:spacing w:before="100" w:beforeAutospacing="1" w:after="210" w:line="240" w:lineRule="auto"/>
    </w:pPr>
    <w:rPr>
      <w:rFonts w:eastAsia="Times New Roman" w:cs="Times New Roman"/>
      <w:sz w:val="24"/>
      <w:szCs w:val="24"/>
    </w:rPr>
  </w:style>
  <w:style w:type="paragraph" w:customStyle="1" w:styleId="ui-slider-handle1">
    <w:name w:val="ui-slider-handle1"/>
    <w:basedOn w:val="Normal"/>
    <w:rsid w:val="00C80421"/>
    <w:pPr>
      <w:spacing w:before="100" w:beforeAutospacing="1" w:after="210" w:line="240" w:lineRule="auto"/>
    </w:pPr>
    <w:rPr>
      <w:rFonts w:eastAsia="Times New Roman" w:cs="Times New Roman"/>
      <w:sz w:val="24"/>
      <w:szCs w:val="24"/>
    </w:rPr>
  </w:style>
  <w:style w:type="paragraph" w:customStyle="1" w:styleId="ui-slider-range1">
    <w:name w:val="ui-slider-range1"/>
    <w:basedOn w:val="Normal"/>
    <w:rsid w:val="00C80421"/>
    <w:pPr>
      <w:spacing w:before="100" w:beforeAutospacing="1" w:after="210" w:line="240" w:lineRule="auto"/>
    </w:pPr>
    <w:rPr>
      <w:rFonts w:eastAsia="Times New Roman" w:cs="Times New Roman"/>
      <w:sz w:val="17"/>
      <w:szCs w:val="17"/>
    </w:rPr>
  </w:style>
  <w:style w:type="paragraph" w:customStyle="1" w:styleId="ui-slider-handle2">
    <w:name w:val="ui-slider-handle2"/>
    <w:basedOn w:val="Normal"/>
    <w:rsid w:val="00C80421"/>
    <w:pPr>
      <w:spacing w:before="100" w:beforeAutospacing="1" w:after="210" w:line="240" w:lineRule="auto"/>
      <w:ind w:left="-144"/>
    </w:pPr>
    <w:rPr>
      <w:rFonts w:eastAsia="Times New Roman" w:cs="Times New Roman"/>
      <w:sz w:val="24"/>
      <w:szCs w:val="24"/>
    </w:rPr>
  </w:style>
  <w:style w:type="paragraph" w:customStyle="1" w:styleId="ui-slider-handle3">
    <w:name w:val="ui-slider-handle3"/>
    <w:basedOn w:val="Normal"/>
    <w:rsid w:val="00C80421"/>
    <w:pPr>
      <w:spacing w:before="100" w:beforeAutospacing="1" w:line="240" w:lineRule="auto"/>
    </w:pPr>
    <w:rPr>
      <w:rFonts w:eastAsia="Times New Roman" w:cs="Times New Roman"/>
      <w:sz w:val="24"/>
      <w:szCs w:val="24"/>
    </w:rPr>
  </w:style>
  <w:style w:type="paragraph" w:customStyle="1" w:styleId="ui-slider-range2">
    <w:name w:val="ui-slider-range2"/>
    <w:basedOn w:val="Normal"/>
    <w:rsid w:val="00C80421"/>
    <w:pPr>
      <w:spacing w:before="100" w:beforeAutospacing="1" w:after="210" w:line="240" w:lineRule="auto"/>
    </w:pPr>
    <w:rPr>
      <w:rFonts w:eastAsia="Times New Roman" w:cs="Times New Roman"/>
      <w:sz w:val="24"/>
      <w:szCs w:val="24"/>
    </w:rPr>
  </w:style>
  <w:style w:type="paragraph" w:customStyle="1" w:styleId="ui-widget1">
    <w:name w:val="ui-widget1"/>
    <w:basedOn w:val="Normal"/>
    <w:rsid w:val="00C80421"/>
    <w:pPr>
      <w:spacing w:before="100" w:beforeAutospacing="1" w:after="210" w:line="240" w:lineRule="auto"/>
    </w:pPr>
    <w:rPr>
      <w:rFonts w:ascii="Trebuchet MS" w:eastAsia="Times New Roman" w:hAnsi="Trebuchet MS" w:cs="Times New Roman"/>
      <w:sz w:val="24"/>
      <w:szCs w:val="24"/>
    </w:rPr>
  </w:style>
  <w:style w:type="paragraph" w:customStyle="1" w:styleId="ui-state-default1">
    <w:name w:val="ui-state-default1"/>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default2">
    <w:name w:val="ui-state-default2"/>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1">
    <w:name w:val="ui-state-hover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hover2">
    <w:name w:val="ui-state-hover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1">
    <w:name w:val="ui-state-focus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2">
    <w:name w:val="ui-state-focus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1">
    <w:name w:val="ui-state-active1"/>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active2">
    <w:name w:val="ui-state-active2"/>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1">
    <w:name w:val="ui-state-highlight1"/>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highlight2">
    <w:name w:val="ui-state-highlight2"/>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1">
    <w:name w:val="ui-state-error1"/>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2">
    <w:name w:val="ui-state-error2"/>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1">
    <w:name w:val="ui-state-error-text1"/>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state-error-text2">
    <w:name w:val="ui-state-error-text2"/>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1">
    <w:name w:val="ui-priority-primary1"/>
    <w:basedOn w:val="Normal"/>
    <w:rsid w:val="00C80421"/>
    <w:pPr>
      <w:spacing w:before="100" w:beforeAutospacing="1" w:after="210" w:line="240" w:lineRule="auto"/>
    </w:pPr>
    <w:rPr>
      <w:rFonts w:eastAsia="Times New Roman" w:cs="Times New Roman"/>
      <w:b/>
      <w:bCs/>
      <w:sz w:val="24"/>
      <w:szCs w:val="24"/>
    </w:rPr>
  </w:style>
  <w:style w:type="paragraph" w:customStyle="1" w:styleId="ui-priority-primary2">
    <w:name w:val="ui-priority-primary2"/>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1">
    <w:name w:val="ui-priority-secondary1"/>
    <w:basedOn w:val="Normal"/>
    <w:rsid w:val="00C80421"/>
    <w:pPr>
      <w:spacing w:before="100" w:beforeAutospacing="1" w:after="210" w:line="240" w:lineRule="auto"/>
    </w:pPr>
    <w:rPr>
      <w:rFonts w:eastAsia="Times New Roman" w:cs="Times New Roman"/>
      <w:sz w:val="24"/>
      <w:szCs w:val="24"/>
    </w:rPr>
  </w:style>
  <w:style w:type="paragraph" w:customStyle="1" w:styleId="ui-priority-secondary2">
    <w:name w:val="ui-priority-secondary2"/>
    <w:basedOn w:val="Normal"/>
    <w:rsid w:val="00C80421"/>
    <w:pPr>
      <w:spacing w:before="100" w:beforeAutospacing="1" w:after="210" w:line="240" w:lineRule="auto"/>
    </w:pPr>
    <w:rPr>
      <w:rFonts w:eastAsia="Times New Roman" w:cs="Times New Roman"/>
      <w:sz w:val="24"/>
      <w:szCs w:val="24"/>
    </w:rPr>
  </w:style>
  <w:style w:type="paragraph" w:customStyle="1" w:styleId="ui-state-disabled1">
    <w:name w:val="ui-state-disabled1"/>
    <w:basedOn w:val="Normal"/>
    <w:rsid w:val="00C80421"/>
    <w:pPr>
      <w:spacing w:before="100" w:beforeAutospacing="1" w:after="210" w:line="240" w:lineRule="auto"/>
    </w:pPr>
    <w:rPr>
      <w:rFonts w:eastAsia="Times New Roman" w:cs="Times New Roman"/>
      <w:sz w:val="24"/>
      <w:szCs w:val="24"/>
    </w:rPr>
  </w:style>
  <w:style w:type="paragraph" w:customStyle="1" w:styleId="ui-state-disabled2">
    <w:name w:val="ui-state-disabled2"/>
    <w:basedOn w:val="Normal"/>
    <w:rsid w:val="00C80421"/>
    <w:pPr>
      <w:spacing w:before="100" w:beforeAutospacing="1" w:after="210" w:line="240" w:lineRule="auto"/>
    </w:pPr>
    <w:rPr>
      <w:rFonts w:eastAsia="Times New Roman" w:cs="Times New Roman"/>
      <w:sz w:val="24"/>
      <w:szCs w:val="24"/>
    </w:rPr>
  </w:style>
  <w:style w:type="paragraph" w:customStyle="1" w:styleId="ui-icon1">
    <w:name w:val="ui-icon1"/>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2">
    <w:name w:val="ui-icon2"/>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3">
    <w:name w:val="ui-icon3"/>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4">
    <w:name w:val="ui-icon4"/>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5">
    <w:name w:val="ui-icon5"/>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6">
    <w:name w:val="ui-icon6"/>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7">
    <w:name w:val="ui-icon7"/>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8">
    <w:name w:val="ui-icon8"/>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9">
    <w:name w:val="ui-icon9"/>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wa-resourceblock1">
    <w:name w:val="wa-resourceblock1"/>
    <w:basedOn w:val="Normal"/>
    <w:rsid w:val="00C80421"/>
    <w:pPr>
      <w:shd w:val="clear" w:color="auto" w:fill="3E3D4D"/>
      <w:spacing w:before="100" w:beforeAutospacing="1" w:line="360" w:lineRule="atLeast"/>
      <w:ind w:left="300"/>
    </w:pPr>
    <w:rPr>
      <w:rFonts w:ascii="wf_segoe-ui_normal" w:eastAsia="Times New Roman" w:hAnsi="wf_segoe-ui_normal" w:cs="Times New Roman"/>
      <w:color w:val="FFFFFF"/>
      <w:szCs w:val="21"/>
    </w:rPr>
  </w:style>
  <w:style w:type="paragraph" w:customStyle="1" w:styleId="wa-resourceblock-header1">
    <w:name w:val="wa-resourceblock-header1"/>
    <w:basedOn w:val="Normal"/>
    <w:rsid w:val="00C80421"/>
    <w:pPr>
      <w:spacing w:before="100" w:beforeAutospacing="1" w:after="180" w:line="288" w:lineRule="atLeast"/>
    </w:pPr>
    <w:rPr>
      <w:rFonts w:ascii="wf_segoe-ui_normal" w:eastAsia="Times New Roman" w:hAnsi="wf_segoe-ui_normal" w:cs="Times New Roman"/>
      <w:color w:val="FFFFFF"/>
      <w:sz w:val="30"/>
      <w:szCs w:val="30"/>
    </w:rPr>
  </w:style>
  <w:style w:type="paragraph" w:customStyle="1" w:styleId="wa-resourceblock2">
    <w:name w:val="wa-resourceblock2"/>
    <w:basedOn w:val="Normal"/>
    <w:rsid w:val="00C80421"/>
    <w:pPr>
      <w:shd w:val="clear" w:color="auto" w:fill="969696"/>
      <w:spacing w:before="100" w:beforeAutospacing="1" w:line="360" w:lineRule="atLeast"/>
      <w:ind w:left="300"/>
    </w:pPr>
    <w:rPr>
      <w:rFonts w:ascii="wf_segoe-ui_normal" w:eastAsia="Times New Roman" w:hAnsi="wf_segoe-ui_normal" w:cs="Times New Roman"/>
      <w:color w:val="FFFFFF"/>
      <w:szCs w:val="21"/>
    </w:rPr>
  </w:style>
  <w:style w:type="paragraph" w:customStyle="1" w:styleId="wa-box1">
    <w:name w:val="wa-box1"/>
    <w:basedOn w:val="Normal"/>
    <w:rsid w:val="00C80421"/>
    <w:pPr>
      <w:shd w:val="clear" w:color="auto" w:fill="3E3D4D"/>
      <w:spacing w:before="100" w:beforeAutospacing="1" w:after="210" w:line="240" w:lineRule="auto"/>
    </w:pPr>
    <w:rPr>
      <w:rFonts w:eastAsia="Times New Roman" w:cs="Times New Roman"/>
      <w:color w:val="FFFFFF"/>
      <w:sz w:val="24"/>
      <w:szCs w:val="24"/>
    </w:rPr>
  </w:style>
  <w:style w:type="paragraph" w:customStyle="1" w:styleId="wa-box2">
    <w:name w:val="wa-box2"/>
    <w:basedOn w:val="Normal"/>
    <w:rsid w:val="00C80421"/>
    <w:pPr>
      <w:shd w:val="clear" w:color="auto" w:fill="7FBA00"/>
      <w:spacing w:before="100" w:beforeAutospacing="1" w:after="210" w:line="240" w:lineRule="auto"/>
    </w:pPr>
    <w:rPr>
      <w:rFonts w:eastAsia="Times New Roman" w:cs="Times New Roman"/>
      <w:color w:val="FFFFFF"/>
      <w:sz w:val="24"/>
      <w:szCs w:val="24"/>
    </w:rPr>
  </w:style>
  <w:style w:type="paragraph" w:customStyle="1" w:styleId="wa-box-active1">
    <w:name w:val="wa-box-active1"/>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box-disabled1">
    <w:name w:val="wa-box-disabled1"/>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box-disabled2">
    <w:name w:val="wa-box-disabled2"/>
    <w:basedOn w:val="Normal"/>
    <w:rsid w:val="00C80421"/>
    <w:pPr>
      <w:shd w:val="clear" w:color="auto" w:fill="0072C6"/>
      <w:spacing w:before="100" w:beforeAutospacing="1" w:after="210" w:line="240" w:lineRule="auto"/>
    </w:pPr>
    <w:rPr>
      <w:rFonts w:eastAsia="Times New Roman" w:cs="Times New Roman"/>
      <w:color w:val="FFFFFF"/>
      <w:sz w:val="24"/>
      <w:szCs w:val="24"/>
    </w:rPr>
  </w:style>
  <w:style w:type="paragraph" w:customStyle="1" w:styleId="wa-checkboxlist-title1">
    <w:name w:val="wa-checkboxlist-title1"/>
    <w:basedOn w:val="Normal"/>
    <w:rsid w:val="00C80421"/>
    <w:pPr>
      <w:spacing w:before="100" w:beforeAutospacing="1" w:after="210" w:line="240" w:lineRule="auto"/>
    </w:pPr>
    <w:rPr>
      <w:rFonts w:eastAsia="Times New Roman" w:cs="Times New Roman"/>
      <w:caps/>
      <w:sz w:val="24"/>
      <w:szCs w:val="24"/>
    </w:rPr>
  </w:style>
  <w:style w:type="paragraph" w:customStyle="1" w:styleId="wa-checkbox1">
    <w:name w:val="wa-checkbox1"/>
    <w:basedOn w:val="Normal"/>
    <w:rsid w:val="00C80421"/>
    <w:pPr>
      <w:spacing w:before="100" w:beforeAutospacing="1" w:after="210" w:line="240" w:lineRule="auto"/>
    </w:pPr>
    <w:rPr>
      <w:rFonts w:eastAsia="Times New Roman" w:cs="Times New Roman"/>
      <w:sz w:val="24"/>
      <w:szCs w:val="24"/>
    </w:rPr>
  </w:style>
  <w:style w:type="paragraph" w:customStyle="1" w:styleId="wa-dropdown1">
    <w:name w:val="wa-dropdown1"/>
    <w:basedOn w:val="Normal"/>
    <w:rsid w:val="00C80421"/>
    <w:pPr>
      <w:spacing w:before="100" w:beforeAutospacing="1" w:after="210" w:line="240" w:lineRule="auto"/>
    </w:pPr>
    <w:rPr>
      <w:rFonts w:eastAsia="Times New Roman" w:cs="Times New Roman"/>
      <w:szCs w:val="21"/>
    </w:rPr>
  </w:style>
  <w:style w:type="paragraph" w:customStyle="1" w:styleId="wa-dropdown-value1">
    <w:name w:val="wa-dropdown-value1"/>
    <w:basedOn w:val="Normal"/>
    <w:rsid w:val="00C80421"/>
    <w:pPr>
      <w:spacing w:before="100" w:beforeAutospacing="1" w:after="210" w:line="375" w:lineRule="atLeast"/>
      <w:textAlignment w:val="center"/>
    </w:pPr>
    <w:rPr>
      <w:rFonts w:eastAsia="Times New Roman" w:cs="Times New Roman"/>
      <w:sz w:val="24"/>
      <w:szCs w:val="24"/>
    </w:rPr>
  </w:style>
  <w:style w:type="paragraph" w:customStyle="1" w:styleId="wa-dropdown-arrow1">
    <w:name w:val="wa-dropdown-arrow1"/>
    <w:basedOn w:val="Normal"/>
    <w:rsid w:val="00C80421"/>
    <w:pPr>
      <w:spacing w:before="100" w:beforeAutospacing="1" w:after="210" w:line="240" w:lineRule="auto"/>
      <w:textAlignment w:val="center"/>
    </w:pPr>
    <w:rPr>
      <w:rFonts w:eastAsia="Times New Roman" w:cs="Times New Roman"/>
      <w:sz w:val="2"/>
      <w:szCs w:val="2"/>
    </w:rPr>
  </w:style>
  <w:style w:type="paragraph" w:customStyle="1" w:styleId="wa-faq-answer1">
    <w:name w:val="wa-faq-answer1"/>
    <w:basedOn w:val="Normal"/>
    <w:rsid w:val="00C80421"/>
    <w:pPr>
      <w:spacing w:before="100" w:beforeAutospacing="1" w:after="210" w:line="240" w:lineRule="auto"/>
    </w:pPr>
    <w:rPr>
      <w:rFonts w:eastAsia="Times New Roman" w:cs="Times New Roman"/>
      <w:vanish/>
      <w:sz w:val="24"/>
      <w:szCs w:val="24"/>
    </w:rPr>
  </w:style>
  <w:style w:type="paragraph" w:customStyle="1" w:styleId="wa-faq-answer2">
    <w:name w:val="wa-faq-answer2"/>
    <w:basedOn w:val="Normal"/>
    <w:rsid w:val="00C80421"/>
    <w:pPr>
      <w:spacing w:before="100" w:beforeAutospacing="1" w:after="210" w:line="240" w:lineRule="auto"/>
    </w:pPr>
    <w:rPr>
      <w:rFonts w:eastAsia="Times New Roman" w:cs="Times New Roman"/>
      <w:sz w:val="24"/>
      <w:szCs w:val="24"/>
    </w:rPr>
  </w:style>
  <w:style w:type="paragraph" w:customStyle="1" w:styleId="wa-step-legend1">
    <w:name w:val="wa-step-legend1"/>
    <w:basedOn w:val="Normal"/>
    <w:rsid w:val="00C80421"/>
    <w:pPr>
      <w:spacing w:line="240" w:lineRule="auto"/>
    </w:pPr>
    <w:rPr>
      <w:rFonts w:eastAsia="Times New Roman" w:cs="Times New Roman"/>
      <w:sz w:val="24"/>
      <w:szCs w:val="24"/>
    </w:rPr>
  </w:style>
  <w:style w:type="paragraph" w:customStyle="1" w:styleId="wa-step-next1">
    <w:name w:val="wa-step-next1"/>
    <w:basedOn w:val="Normal"/>
    <w:rsid w:val="00C80421"/>
    <w:pPr>
      <w:spacing w:before="100" w:beforeAutospacing="1" w:after="210" w:line="240" w:lineRule="auto"/>
    </w:pPr>
    <w:rPr>
      <w:rFonts w:eastAsia="Times New Roman" w:cs="Times New Roman"/>
      <w:sz w:val="24"/>
      <w:szCs w:val="24"/>
    </w:rPr>
  </w:style>
  <w:style w:type="paragraph" w:customStyle="1" w:styleId="wa-step-prev1">
    <w:name w:val="wa-step-prev1"/>
    <w:basedOn w:val="Normal"/>
    <w:rsid w:val="00C80421"/>
    <w:pPr>
      <w:spacing w:before="100" w:beforeAutospacing="1" w:after="210" w:line="240" w:lineRule="auto"/>
    </w:pPr>
    <w:rPr>
      <w:rFonts w:eastAsia="Times New Roman" w:cs="Times New Roman"/>
      <w:sz w:val="24"/>
      <w:szCs w:val="24"/>
    </w:rPr>
  </w:style>
  <w:style w:type="paragraph" w:customStyle="1" w:styleId="wa-steps-grid1">
    <w:name w:val="wa-steps-grid1"/>
    <w:basedOn w:val="Normal"/>
    <w:rsid w:val="00C80421"/>
    <w:pPr>
      <w:spacing w:line="240" w:lineRule="auto"/>
      <w:ind w:left="-150"/>
    </w:pPr>
    <w:rPr>
      <w:rFonts w:eastAsia="Times New Roman" w:cs="Times New Roman"/>
      <w:sz w:val="24"/>
      <w:szCs w:val="24"/>
    </w:rPr>
  </w:style>
  <w:style w:type="paragraph" w:customStyle="1" w:styleId="wa-toggle-value1">
    <w:name w:val="wa-toggle-value1"/>
    <w:basedOn w:val="Normal"/>
    <w:rsid w:val="00C80421"/>
    <w:pPr>
      <w:shd w:val="clear" w:color="auto" w:fill="969696"/>
      <w:spacing w:line="240" w:lineRule="auto"/>
      <w:jc w:val="center"/>
    </w:pPr>
    <w:rPr>
      <w:rFonts w:eastAsia="Times New Roman" w:cs="Times New Roman"/>
      <w:color w:val="FFFFFF"/>
      <w:sz w:val="18"/>
      <w:szCs w:val="18"/>
    </w:rPr>
  </w:style>
  <w:style w:type="paragraph" w:customStyle="1" w:styleId="wa-toggle-active1">
    <w:name w:val="wa-toggle-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wa-tab1">
    <w:name w:val="wa-tab1"/>
    <w:basedOn w:val="Normal"/>
    <w:rsid w:val="00C80421"/>
    <w:pPr>
      <w:shd w:val="clear" w:color="auto" w:fill="FFFFFF"/>
      <w:spacing w:before="100" w:beforeAutospacing="1" w:after="210" w:line="600" w:lineRule="atLeast"/>
      <w:jc w:val="center"/>
    </w:pPr>
    <w:rPr>
      <w:rFonts w:eastAsia="Times New Roman" w:cs="Times New Roman"/>
      <w:color w:val="505050"/>
      <w:sz w:val="24"/>
      <w:szCs w:val="24"/>
    </w:rPr>
  </w:style>
  <w:style w:type="paragraph" w:customStyle="1" w:styleId="wa-tab2">
    <w:name w:val="wa-tab2"/>
    <w:basedOn w:val="Normal"/>
    <w:rsid w:val="00C80421"/>
    <w:pPr>
      <w:shd w:val="clear" w:color="auto" w:fill="0072C6"/>
      <w:spacing w:before="100" w:beforeAutospacing="1" w:after="210" w:line="600" w:lineRule="atLeast"/>
      <w:jc w:val="center"/>
    </w:pPr>
    <w:rPr>
      <w:rFonts w:eastAsia="Times New Roman" w:cs="Times New Roman"/>
      <w:color w:val="FFFFFF"/>
      <w:sz w:val="24"/>
      <w:szCs w:val="24"/>
    </w:rPr>
  </w:style>
  <w:style w:type="paragraph" w:customStyle="1" w:styleId="wa-tab-active1">
    <w:name w:val="wa-tab-active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active2">
    <w:name w:val="wa-tab-active2"/>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3">
    <w:name w:val="wa-tab3"/>
    <w:basedOn w:val="Normal"/>
    <w:rsid w:val="00C80421"/>
    <w:pPr>
      <w:shd w:val="clear" w:color="auto" w:fill="DD5900"/>
      <w:spacing w:before="100" w:beforeAutospacing="1" w:after="210" w:line="240" w:lineRule="auto"/>
    </w:pPr>
    <w:rPr>
      <w:rFonts w:eastAsia="Times New Roman" w:cs="Times New Roman"/>
      <w:color w:val="FFFFFF"/>
      <w:sz w:val="24"/>
      <w:szCs w:val="24"/>
    </w:rPr>
  </w:style>
  <w:style w:type="paragraph" w:customStyle="1" w:styleId="wa-tab4">
    <w:name w:val="wa-tab4"/>
    <w:basedOn w:val="Normal"/>
    <w:rsid w:val="00C80421"/>
    <w:pPr>
      <w:shd w:val="clear" w:color="auto" w:fill="FF8C00"/>
      <w:spacing w:before="100" w:beforeAutospacing="1" w:after="210" w:line="240" w:lineRule="auto"/>
    </w:pPr>
    <w:rPr>
      <w:rFonts w:eastAsia="Times New Roman" w:cs="Times New Roman"/>
      <w:color w:val="FFFFFF"/>
      <w:sz w:val="24"/>
      <w:szCs w:val="24"/>
    </w:rPr>
  </w:style>
  <w:style w:type="paragraph" w:customStyle="1" w:styleId="wa-tab-active3">
    <w:name w:val="wa-tab-active3"/>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active4">
    <w:name w:val="wa-tab-active4"/>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5">
    <w:name w:val="wa-tab5"/>
    <w:basedOn w:val="Normal"/>
    <w:rsid w:val="00C80421"/>
    <w:pPr>
      <w:shd w:val="clear" w:color="auto" w:fill="969696"/>
      <w:spacing w:before="100" w:beforeAutospacing="1" w:after="210" w:line="300" w:lineRule="atLeast"/>
    </w:pPr>
    <w:rPr>
      <w:rFonts w:eastAsia="Times New Roman" w:cs="Times New Roman"/>
      <w:color w:val="FFFFFF"/>
      <w:szCs w:val="21"/>
    </w:rPr>
  </w:style>
  <w:style w:type="paragraph" w:customStyle="1" w:styleId="wa-tab6">
    <w:name w:val="wa-tab6"/>
    <w:basedOn w:val="Normal"/>
    <w:rsid w:val="00C80421"/>
    <w:pPr>
      <w:shd w:val="clear" w:color="auto" w:fill="00ABEC"/>
      <w:spacing w:before="100" w:beforeAutospacing="1" w:after="210" w:line="300" w:lineRule="atLeast"/>
    </w:pPr>
    <w:rPr>
      <w:rFonts w:eastAsia="Times New Roman" w:cs="Times New Roman"/>
      <w:color w:val="FFFFFF"/>
      <w:szCs w:val="21"/>
    </w:rPr>
  </w:style>
  <w:style w:type="paragraph" w:customStyle="1" w:styleId="wa-tab-active5">
    <w:name w:val="wa-tab-active5"/>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active6">
    <w:name w:val="wa-tab-active6"/>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7">
    <w:name w:val="wa-tab7"/>
    <w:basedOn w:val="Normal"/>
    <w:rsid w:val="00C80421"/>
    <w:pPr>
      <w:pBdr>
        <w:left w:val="single" w:sz="6" w:space="6" w:color="303030"/>
      </w:pBdr>
      <w:spacing w:before="100" w:beforeAutospacing="1" w:after="210" w:line="300" w:lineRule="atLeast"/>
    </w:pPr>
    <w:rPr>
      <w:rFonts w:eastAsia="Times New Roman" w:cs="Times New Roman"/>
      <w:color w:val="00ABEC"/>
      <w:sz w:val="27"/>
      <w:szCs w:val="27"/>
    </w:rPr>
  </w:style>
  <w:style w:type="paragraph" w:customStyle="1" w:styleId="wa-tab8">
    <w:name w:val="wa-tab8"/>
    <w:basedOn w:val="Normal"/>
    <w:rsid w:val="00C80421"/>
    <w:pPr>
      <w:pBdr>
        <w:left w:val="single" w:sz="6" w:space="6" w:color="303030"/>
      </w:pBdr>
      <w:spacing w:before="100" w:beforeAutospacing="1" w:after="210" w:line="300" w:lineRule="atLeast"/>
    </w:pPr>
    <w:rPr>
      <w:rFonts w:eastAsia="Times New Roman" w:cs="Times New Roman"/>
      <w:color w:val="0072C6"/>
      <w:sz w:val="27"/>
      <w:szCs w:val="27"/>
    </w:rPr>
  </w:style>
  <w:style w:type="paragraph" w:customStyle="1" w:styleId="wa-tab-active7">
    <w:name w:val="wa-tab-active7"/>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tab-active8">
    <w:name w:val="wa-tab-active8"/>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icon-boxed1">
    <w:name w:val="wa-icon-boxed1"/>
    <w:basedOn w:val="Normal"/>
    <w:rsid w:val="00C80421"/>
    <w:pPr>
      <w:shd w:val="clear" w:color="auto" w:fill="3E3D4D"/>
      <w:spacing w:after="210" w:line="240" w:lineRule="auto"/>
    </w:pPr>
    <w:rPr>
      <w:rFonts w:eastAsia="Times New Roman" w:cs="Times New Roman"/>
      <w:sz w:val="24"/>
      <w:szCs w:val="24"/>
    </w:rPr>
  </w:style>
  <w:style w:type="paragraph" w:customStyle="1" w:styleId="wa-icon-boxed2">
    <w:name w:val="wa-icon-boxed2"/>
    <w:basedOn w:val="Normal"/>
    <w:rsid w:val="00C80421"/>
    <w:pPr>
      <w:shd w:val="clear" w:color="auto" w:fill="3E3D4D"/>
      <w:spacing w:line="288" w:lineRule="atLeast"/>
      <w:textAlignment w:val="center"/>
    </w:pPr>
    <w:rPr>
      <w:rFonts w:ascii="wf_segoe-ui_normal" w:eastAsia="Times New Roman" w:hAnsi="wf_segoe-ui_normal" w:cs="Times New Roman"/>
      <w:color w:val="505050"/>
      <w:sz w:val="27"/>
      <w:szCs w:val="27"/>
    </w:rPr>
  </w:style>
  <w:style w:type="paragraph" w:customStyle="1" w:styleId="wa-icon-boxed3">
    <w:name w:val="wa-icon-boxed3"/>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icon-boxed4">
    <w:name w:val="wa-icon-boxed4"/>
    <w:basedOn w:val="Normal"/>
    <w:rsid w:val="00C80421"/>
    <w:pPr>
      <w:shd w:val="clear" w:color="auto" w:fill="FCD116"/>
      <w:spacing w:before="100" w:beforeAutospacing="1" w:after="210" w:line="240" w:lineRule="auto"/>
    </w:pPr>
    <w:rPr>
      <w:rFonts w:eastAsia="Times New Roman" w:cs="Times New Roman"/>
      <w:sz w:val="24"/>
      <w:szCs w:val="24"/>
    </w:rPr>
  </w:style>
  <w:style w:type="paragraph" w:customStyle="1" w:styleId="wa-icon-boxed5">
    <w:name w:val="wa-icon-boxed5"/>
    <w:basedOn w:val="Normal"/>
    <w:rsid w:val="00C80421"/>
    <w:pPr>
      <w:shd w:val="clear" w:color="auto" w:fill="E81123"/>
      <w:spacing w:before="100" w:beforeAutospacing="1" w:after="210" w:line="240" w:lineRule="auto"/>
    </w:pPr>
    <w:rPr>
      <w:rFonts w:eastAsia="Times New Roman" w:cs="Times New Roman"/>
      <w:sz w:val="24"/>
      <w:szCs w:val="24"/>
    </w:rPr>
  </w:style>
  <w:style w:type="paragraph" w:customStyle="1" w:styleId="wa-text-heading11">
    <w:name w:val="wa-text-heading11"/>
    <w:basedOn w:val="Normal"/>
    <w:rsid w:val="00C80421"/>
    <w:pPr>
      <w:spacing w:before="135" w:after="180" w:line="288" w:lineRule="atLeast"/>
    </w:pPr>
    <w:rPr>
      <w:rFonts w:ascii="wf_segoe-ui_light" w:eastAsia="Times New Roman" w:hAnsi="wf_segoe-ui_light" w:cs="Times New Roman"/>
      <w:color w:val="505050"/>
      <w:sz w:val="54"/>
      <w:szCs w:val="54"/>
    </w:rPr>
  </w:style>
  <w:style w:type="paragraph" w:customStyle="1" w:styleId="wa-text-heading21">
    <w:name w:val="wa-text-heading21"/>
    <w:basedOn w:val="Normal"/>
    <w:rsid w:val="00C80421"/>
    <w:pPr>
      <w:spacing w:before="135" w:after="180" w:line="288" w:lineRule="atLeast"/>
    </w:pPr>
    <w:rPr>
      <w:rFonts w:ascii="wf_segoe-ui_light" w:eastAsia="Times New Roman" w:hAnsi="wf_segoe-ui_light" w:cs="Times New Roman"/>
      <w:color w:val="505050"/>
      <w:sz w:val="45"/>
      <w:szCs w:val="45"/>
    </w:rPr>
  </w:style>
  <w:style w:type="paragraph" w:customStyle="1" w:styleId="wa-text-heading31">
    <w:name w:val="wa-text-heading31"/>
    <w:basedOn w:val="Normal"/>
    <w:rsid w:val="00C80421"/>
    <w:pPr>
      <w:spacing w:before="135" w:after="180" w:line="288" w:lineRule="atLeast"/>
    </w:pPr>
    <w:rPr>
      <w:rFonts w:ascii="wf_segoe-ui_light" w:eastAsia="Times New Roman" w:hAnsi="wf_segoe-ui_light" w:cs="Times New Roman"/>
      <w:color w:val="505050"/>
      <w:sz w:val="36"/>
      <w:szCs w:val="36"/>
    </w:rPr>
  </w:style>
  <w:style w:type="paragraph" w:customStyle="1" w:styleId="wa-text-heading41">
    <w:name w:val="wa-text-heading41"/>
    <w:basedOn w:val="Normal"/>
    <w:rsid w:val="00C80421"/>
    <w:pPr>
      <w:spacing w:before="135" w:after="180" w:line="288" w:lineRule="atLeast"/>
    </w:pPr>
    <w:rPr>
      <w:rFonts w:ascii="wf_segoe-ui_normal" w:eastAsia="Times New Roman" w:hAnsi="wf_segoe-ui_normal" w:cs="Times New Roman"/>
      <w:color w:val="505050"/>
      <w:sz w:val="30"/>
      <w:szCs w:val="30"/>
    </w:rPr>
  </w:style>
  <w:style w:type="paragraph" w:customStyle="1" w:styleId="wa-text-heading51">
    <w:name w:val="wa-text-heading51"/>
    <w:basedOn w:val="Normal"/>
    <w:rsid w:val="00C80421"/>
    <w:pPr>
      <w:spacing w:after="180" w:line="288" w:lineRule="atLeast"/>
    </w:pPr>
    <w:rPr>
      <w:rFonts w:ascii="wf_segoe-ui_normal" w:eastAsia="Times New Roman" w:hAnsi="wf_segoe-ui_normal" w:cs="Times New Roman"/>
      <w:color w:val="505050"/>
      <w:sz w:val="27"/>
      <w:szCs w:val="27"/>
    </w:rPr>
  </w:style>
  <w:style w:type="paragraph" w:customStyle="1" w:styleId="wa-text-heading61">
    <w:name w:val="wa-text-heading61"/>
    <w:basedOn w:val="Normal"/>
    <w:rsid w:val="00C80421"/>
    <w:pPr>
      <w:spacing w:after="180" w:line="288" w:lineRule="atLeast"/>
    </w:pPr>
    <w:rPr>
      <w:rFonts w:ascii="wf_segoe-ui_normal" w:eastAsia="Times New Roman" w:hAnsi="wf_segoe-ui_normal" w:cs="Times New Roman"/>
      <w:color w:val="505050"/>
      <w:sz w:val="24"/>
      <w:szCs w:val="24"/>
    </w:rPr>
  </w:style>
  <w:style w:type="paragraph" w:customStyle="1" w:styleId="wa-headingsuper1">
    <w:name w:val="wa-headingsuper1"/>
    <w:basedOn w:val="Normal"/>
    <w:rsid w:val="00C80421"/>
    <w:pPr>
      <w:spacing w:before="135" w:after="240" w:line="288" w:lineRule="atLeast"/>
    </w:pPr>
    <w:rPr>
      <w:rFonts w:ascii="wf_segoe-ui_light" w:eastAsia="Times New Roman" w:hAnsi="wf_segoe-ui_light" w:cs="Times New Roman"/>
      <w:color w:val="505050"/>
      <w:sz w:val="75"/>
      <w:szCs w:val="75"/>
    </w:rPr>
  </w:style>
  <w:style w:type="paragraph" w:customStyle="1" w:styleId="wa-section-spacervertical1">
    <w:name w:val="wa-section-spacervertical1"/>
    <w:basedOn w:val="Normal"/>
    <w:rsid w:val="00C80421"/>
    <w:pPr>
      <w:spacing w:before="525" w:after="135" w:line="360" w:lineRule="atLeast"/>
    </w:pPr>
    <w:rPr>
      <w:rFonts w:ascii="wf_segoe-ui_normal" w:eastAsia="Times New Roman" w:hAnsi="wf_segoe-ui_normal" w:cs="Times New Roman"/>
      <w:color w:val="505050"/>
      <w:szCs w:val="21"/>
    </w:rPr>
  </w:style>
  <w:style w:type="paragraph" w:customStyle="1" w:styleId="wa-section-spacerhorizontal1">
    <w:name w:val="wa-section-spacerhorizontal1"/>
    <w:basedOn w:val="Normal"/>
    <w:rsid w:val="00C80421"/>
    <w:pPr>
      <w:spacing w:before="135" w:after="135" w:line="360" w:lineRule="atLeast"/>
    </w:pPr>
    <w:rPr>
      <w:rFonts w:ascii="wf_segoe-ui_normal" w:eastAsia="Times New Roman" w:hAnsi="wf_segoe-ui_normal" w:cs="Times New Roman"/>
      <w:color w:val="505050"/>
      <w:szCs w:val="21"/>
    </w:rPr>
  </w:style>
  <w:style w:type="paragraph" w:customStyle="1" w:styleId="wa-section-spacerhorizontal2">
    <w:name w:val="wa-section-spacerhorizontal2"/>
    <w:basedOn w:val="Normal"/>
    <w:rsid w:val="00C80421"/>
    <w:pPr>
      <w:spacing w:before="100" w:beforeAutospacing="1" w:after="210" w:line="240" w:lineRule="auto"/>
      <w:ind w:left="225"/>
    </w:pPr>
    <w:rPr>
      <w:rFonts w:eastAsia="Times New Roman" w:cs="Times New Roman"/>
      <w:sz w:val="24"/>
      <w:szCs w:val="24"/>
    </w:rPr>
  </w:style>
  <w:style w:type="paragraph" w:customStyle="1" w:styleId="wa-section-spacerhorizontal3">
    <w:name w:val="wa-section-spacerhorizontal3"/>
    <w:basedOn w:val="Normal"/>
    <w:rsid w:val="00C80421"/>
    <w:pPr>
      <w:spacing w:before="100" w:beforeAutospacing="1" w:after="210" w:line="240" w:lineRule="auto"/>
    </w:pPr>
    <w:rPr>
      <w:rFonts w:eastAsia="Times New Roman" w:cs="Times New Roman"/>
      <w:sz w:val="24"/>
      <w:szCs w:val="24"/>
    </w:rPr>
  </w:style>
  <w:style w:type="paragraph" w:customStyle="1" w:styleId="app-logo1">
    <w:name w:val="app-logo1"/>
    <w:basedOn w:val="Normal"/>
    <w:rsid w:val="00C80421"/>
    <w:pPr>
      <w:spacing w:before="100" w:beforeAutospacing="1" w:line="240" w:lineRule="auto"/>
    </w:pPr>
    <w:rPr>
      <w:rFonts w:eastAsia="Times New Roman" w:cs="Times New Roman"/>
      <w:sz w:val="24"/>
      <w:szCs w:val="24"/>
    </w:rPr>
  </w:style>
  <w:style w:type="paragraph" w:customStyle="1" w:styleId="wa-customerstorydetail-visual1">
    <w:name w:val="wa-customerstorydetail-visual1"/>
    <w:basedOn w:val="Normal"/>
    <w:rsid w:val="00C80421"/>
    <w:pPr>
      <w:spacing w:after="750" w:line="360" w:lineRule="atLeast"/>
      <w:ind w:left="750"/>
    </w:pPr>
    <w:rPr>
      <w:rFonts w:ascii="wf_segoe-ui_normal" w:eastAsia="Times New Roman" w:hAnsi="wf_segoe-ui_normal" w:cs="Times New Roman"/>
      <w:color w:val="505050"/>
      <w:szCs w:val="21"/>
    </w:rPr>
  </w:style>
  <w:style w:type="paragraph" w:customStyle="1" w:styleId="posted-date1">
    <w:name w:val="posted-date1"/>
    <w:basedOn w:val="Normal"/>
    <w:rsid w:val="00C80421"/>
    <w:pPr>
      <w:pBdr>
        <w:bottom w:val="single" w:sz="6" w:space="15" w:color="DEDEDE"/>
      </w:pBdr>
      <w:spacing w:before="135" w:after="300" w:line="360" w:lineRule="atLeast"/>
    </w:pPr>
    <w:rPr>
      <w:rFonts w:ascii="wf_segoe-ui_normal" w:eastAsia="Times New Roman" w:hAnsi="wf_segoe-ui_normal" w:cs="Times New Roman"/>
      <w:color w:val="505050"/>
      <w:szCs w:val="21"/>
    </w:rPr>
  </w:style>
  <w:style w:type="paragraph" w:customStyle="1" w:styleId="wa-pricingdetail-header1">
    <w:name w:val="wa-pricingdetail-header1"/>
    <w:basedOn w:val="Normal"/>
    <w:rsid w:val="00C80421"/>
    <w:pPr>
      <w:pBdr>
        <w:bottom w:val="single" w:sz="6" w:space="0" w:color="969696"/>
      </w:pBdr>
      <w:spacing w:before="100" w:beforeAutospacing="1" w:after="210" w:line="240" w:lineRule="auto"/>
    </w:pPr>
    <w:rPr>
      <w:rFonts w:eastAsia="Times New Roman" w:cs="Times New Roman"/>
      <w:sz w:val="24"/>
      <w:szCs w:val="24"/>
    </w:rPr>
  </w:style>
  <w:style w:type="paragraph" w:customStyle="1" w:styleId="wa-notification1">
    <w:name w:val="wa-notification1"/>
    <w:basedOn w:val="Normal"/>
    <w:rsid w:val="00C80421"/>
    <w:pPr>
      <w:shd w:val="clear" w:color="auto" w:fill="EEEEEE"/>
      <w:spacing w:before="450" w:after="450" w:line="240" w:lineRule="auto"/>
    </w:pPr>
    <w:rPr>
      <w:rFonts w:eastAsia="Times New Roman" w:cs="Times New Roman"/>
      <w:vanish/>
      <w:sz w:val="24"/>
      <w:szCs w:val="24"/>
    </w:rPr>
  </w:style>
  <w:style w:type="paragraph" w:customStyle="1" w:styleId="commitment-boilerplate1">
    <w:name w:val="commitment-boilerplate1"/>
    <w:basedOn w:val="Normal"/>
    <w:rsid w:val="00C80421"/>
    <w:pPr>
      <w:pBdr>
        <w:top w:val="single" w:sz="6" w:space="0" w:color="969696"/>
      </w:pBdr>
      <w:spacing w:before="100" w:beforeAutospacing="1" w:after="210" w:line="240" w:lineRule="auto"/>
    </w:pPr>
    <w:rPr>
      <w:rFonts w:eastAsia="Times New Roman" w:cs="Times New Roman"/>
      <w:sz w:val="24"/>
      <w:szCs w:val="24"/>
    </w:rPr>
  </w:style>
  <w:style w:type="paragraph" w:customStyle="1" w:styleId="wa-sectionhero1">
    <w:name w:val="wa-sectionhero1"/>
    <w:basedOn w:val="Normal"/>
    <w:rsid w:val="00C80421"/>
    <w:pPr>
      <w:spacing w:before="100" w:beforeAutospacing="1" w:after="210" w:line="240" w:lineRule="auto"/>
    </w:pPr>
    <w:rPr>
      <w:rFonts w:eastAsia="Times New Roman" w:cs="Times New Roman"/>
      <w:sz w:val="24"/>
      <w:szCs w:val="24"/>
    </w:rPr>
  </w:style>
  <w:style w:type="paragraph" w:customStyle="1" w:styleId="wa-tabs1">
    <w:name w:val="wa-tabs1"/>
    <w:basedOn w:val="Normal"/>
    <w:rsid w:val="00C80421"/>
    <w:pPr>
      <w:spacing w:line="240" w:lineRule="auto"/>
      <w:ind w:left="-1350" w:right="-1350"/>
    </w:pPr>
    <w:rPr>
      <w:rFonts w:eastAsia="Times New Roman" w:cs="Times New Roman"/>
      <w:sz w:val="24"/>
      <w:szCs w:val="24"/>
    </w:rPr>
  </w:style>
  <w:style w:type="paragraph" w:customStyle="1" w:styleId="wa-checkboxlist1">
    <w:name w:val="wa-checkboxlist1"/>
    <w:basedOn w:val="Normal"/>
    <w:rsid w:val="00C80421"/>
    <w:pPr>
      <w:spacing w:line="240" w:lineRule="auto"/>
      <w:ind w:right="122"/>
    </w:pPr>
    <w:rPr>
      <w:rFonts w:eastAsia="Times New Roman" w:cs="Times New Roman"/>
      <w:color w:val="FFFFFF"/>
      <w:sz w:val="24"/>
      <w:szCs w:val="24"/>
    </w:rPr>
  </w:style>
  <w:style w:type="paragraph" w:customStyle="1" w:styleId="wa-galleryitem-logo1">
    <w:name w:val="wa-galleryitem-logo1"/>
    <w:basedOn w:val="Normal"/>
    <w:rsid w:val="00C80421"/>
    <w:pPr>
      <w:spacing w:before="100" w:beforeAutospacing="1" w:after="210" w:line="240" w:lineRule="auto"/>
    </w:pPr>
    <w:rPr>
      <w:rFonts w:eastAsia="Times New Roman" w:cs="Times New Roman"/>
      <w:sz w:val="24"/>
      <w:szCs w:val="24"/>
    </w:rPr>
  </w:style>
  <w:style w:type="paragraph" w:customStyle="1" w:styleId="wa-galleryitem-meta1">
    <w:name w:val="wa-galleryitem-meta1"/>
    <w:basedOn w:val="Normal"/>
    <w:rsid w:val="00C80421"/>
    <w:pPr>
      <w:spacing w:before="100" w:beforeAutospacing="1" w:after="210" w:line="195" w:lineRule="atLeast"/>
    </w:pPr>
    <w:rPr>
      <w:rFonts w:eastAsia="Times New Roman" w:cs="Times New Roman"/>
      <w:color w:val="999999"/>
      <w:sz w:val="17"/>
      <w:szCs w:val="17"/>
    </w:rPr>
  </w:style>
  <w:style w:type="paragraph" w:customStyle="1" w:styleId="wa-section-activedirectorylogo1">
    <w:name w:val="wa-section-activedirectorylogo1"/>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1">
    <w:name w:val="wa-section-activedirectory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activedirectorydetails1">
    <w:name w:val="wa-section-activedirectorydetails1"/>
    <w:basedOn w:val="Normal"/>
    <w:rsid w:val="00C80421"/>
    <w:pPr>
      <w:spacing w:before="300" w:after="210" w:line="240" w:lineRule="auto"/>
    </w:pPr>
    <w:rPr>
      <w:rFonts w:eastAsia="Times New Roman" w:cs="Times New Roman"/>
      <w:sz w:val="24"/>
      <w:szCs w:val="24"/>
    </w:rPr>
  </w:style>
  <w:style w:type="paragraph" w:customStyle="1" w:styleId="wa-tabs2">
    <w:name w:val="wa-tabs2"/>
    <w:basedOn w:val="Normal"/>
    <w:rsid w:val="00C80421"/>
    <w:pPr>
      <w:spacing w:before="750" w:line="240" w:lineRule="auto"/>
      <w:ind w:left="-1350" w:right="-1350"/>
    </w:pPr>
    <w:rPr>
      <w:rFonts w:eastAsia="Times New Roman" w:cs="Times New Roman"/>
      <w:sz w:val="24"/>
      <w:szCs w:val="24"/>
    </w:rPr>
  </w:style>
  <w:style w:type="paragraph" w:customStyle="1" w:styleId="wa-section-storelogo1">
    <w:name w:val="wa-section-storelogo1"/>
    <w:basedOn w:val="Normal"/>
    <w:rsid w:val="00C80421"/>
    <w:pPr>
      <w:spacing w:before="100" w:beforeAutospacing="1" w:after="210" w:line="240" w:lineRule="auto"/>
    </w:pPr>
    <w:rPr>
      <w:rFonts w:eastAsia="Times New Roman" w:cs="Times New Roman"/>
      <w:sz w:val="24"/>
      <w:szCs w:val="24"/>
    </w:rPr>
  </w:style>
  <w:style w:type="paragraph" w:customStyle="1" w:styleId="wa-section-storeinfo1">
    <w:name w:val="wa-section-store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storeplans1">
    <w:name w:val="wa-section-storeplans1"/>
    <w:basedOn w:val="Normal"/>
    <w:rsid w:val="00C80421"/>
    <w:pPr>
      <w:spacing w:before="300" w:after="210" w:line="240" w:lineRule="auto"/>
    </w:pPr>
    <w:rPr>
      <w:rFonts w:eastAsia="Times New Roman" w:cs="Times New Roman"/>
      <w:sz w:val="24"/>
      <w:szCs w:val="24"/>
    </w:rPr>
  </w:style>
  <w:style w:type="paragraph" w:customStyle="1" w:styleId="wa-gallery-storeplans1">
    <w:name w:val="wa-gallery-storeplans1"/>
    <w:basedOn w:val="Normal"/>
    <w:rsid w:val="00C80421"/>
    <w:pPr>
      <w:spacing w:before="100" w:beforeAutospacing="1" w:after="600" w:line="240" w:lineRule="auto"/>
    </w:pPr>
    <w:rPr>
      <w:rFonts w:eastAsia="Times New Roman" w:cs="Times New Roman"/>
      <w:sz w:val="24"/>
      <w:szCs w:val="24"/>
    </w:rPr>
  </w:style>
  <w:style w:type="paragraph" w:customStyle="1" w:styleId="wa-gallery-storeplans-details1">
    <w:name w:val="wa-gallery-storeplans-details1"/>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1">
    <w:name w:val="wa-gallery-storeplans-price1"/>
    <w:basedOn w:val="Normal"/>
    <w:rsid w:val="00C80421"/>
    <w:pPr>
      <w:shd w:val="clear" w:color="auto" w:fill="6A6A6A"/>
      <w:spacing w:before="100" w:beforeAutospacing="1" w:after="210" w:line="288" w:lineRule="atLeast"/>
      <w:jc w:val="center"/>
      <w:textAlignment w:val="center"/>
    </w:pPr>
    <w:rPr>
      <w:rFonts w:ascii="wf_segoe-ui_light" w:eastAsia="Times New Roman" w:hAnsi="wf_segoe-ui_light" w:cs="Times New Roman"/>
      <w:color w:val="FFFFFF"/>
      <w:sz w:val="36"/>
      <w:szCs w:val="36"/>
    </w:rPr>
  </w:style>
  <w:style w:type="paragraph" w:customStyle="1" w:styleId="wa-section-storelinks1">
    <w:name w:val="wa-section-storelinks1"/>
    <w:basedOn w:val="Normal"/>
    <w:rsid w:val="00C80421"/>
    <w:pPr>
      <w:spacing w:before="300" w:after="210" w:line="240" w:lineRule="auto"/>
      <w:ind w:left="300"/>
    </w:pPr>
    <w:rPr>
      <w:rFonts w:eastAsia="Times New Roman" w:cs="Times New Roman"/>
      <w:sz w:val="24"/>
      <w:szCs w:val="24"/>
    </w:rPr>
  </w:style>
  <w:style w:type="paragraph" w:customStyle="1" w:styleId="wa-section-spacerhorizontal4">
    <w:name w:val="wa-section-spacerhorizontal4"/>
    <w:basedOn w:val="Normal"/>
    <w:rsid w:val="00C80421"/>
    <w:pPr>
      <w:spacing w:before="100" w:beforeAutospacing="1" w:after="210" w:line="240" w:lineRule="auto"/>
      <w:ind w:left="734"/>
    </w:pPr>
    <w:rPr>
      <w:rFonts w:eastAsia="Times New Roman" w:cs="Times New Roman"/>
      <w:sz w:val="24"/>
      <w:szCs w:val="24"/>
    </w:rPr>
  </w:style>
  <w:style w:type="paragraph" w:customStyle="1" w:styleId="wa-linklist1">
    <w:name w:val="wa-linklist1"/>
    <w:basedOn w:val="Normal"/>
    <w:rsid w:val="00C80421"/>
    <w:pPr>
      <w:spacing w:after="525" w:line="240" w:lineRule="auto"/>
    </w:pPr>
    <w:rPr>
      <w:rFonts w:eastAsia="Times New Roman" w:cs="Times New Roman"/>
      <w:sz w:val="24"/>
      <w:szCs w:val="24"/>
    </w:rPr>
  </w:style>
  <w:style w:type="paragraph" w:customStyle="1" w:styleId="wa-section-spacerhorizontala1">
    <w:name w:val="wa-section-spacerhorizontal&gt;a1"/>
    <w:basedOn w:val="Normal"/>
    <w:rsid w:val="00C80421"/>
    <w:pPr>
      <w:spacing w:before="100" w:beforeAutospacing="1" w:after="210" w:line="240" w:lineRule="auto"/>
    </w:pPr>
    <w:rPr>
      <w:rFonts w:eastAsia="Times New Roman" w:cs="Times New Roman"/>
      <w:sz w:val="24"/>
      <w:szCs w:val="24"/>
    </w:rPr>
  </w:style>
  <w:style w:type="paragraph" w:customStyle="1" w:styleId="search-button1">
    <w:name w:val="search-button1"/>
    <w:basedOn w:val="Normal"/>
    <w:rsid w:val="00C80421"/>
    <w:pPr>
      <w:spacing w:before="100" w:beforeAutospacing="1" w:after="210" w:line="240" w:lineRule="auto"/>
    </w:pPr>
    <w:rPr>
      <w:rFonts w:eastAsia="Times New Roman" w:cs="Times New Roman"/>
      <w:sz w:val="24"/>
      <w:szCs w:val="24"/>
    </w:rPr>
  </w:style>
  <w:style w:type="paragraph" w:customStyle="1" w:styleId="phone1">
    <w:name w:val="phone1"/>
    <w:basedOn w:val="Normal"/>
    <w:rsid w:val="00C80421"/>
    <w:pPr>
      <w:spacing w:before="100" w:beforeAutospacing="1" w:after="210" w:line="240" w:lineRule="auto"/>
    </w:pPr>
    <w:rPr>
      <w:rFonts w:eastAsia="Times New Roman" w:cs="Times New Roman"/>
      <w:vanish/>
      <w:sz w:val="24"/>
      <w:szCs w:val="24"/>
    </w:rPr>
  </w:style>
  <w:style w:type="paragraph" w:customStyle="1" w:styleId="header-freetrial1">
    <w:name w:val="header-freetrial1"/>
    <w:basedOn w:val="Normal"/>
    <w:rsid w:val="00C80421"/>
    <w:pPr>
      <w:spacing w:before="100" w:beforeAutospacing="1" w:after="210" w:line="240" w:lineRule="auto"/>
    </w:pPr>
    <w:rPr>
      <w:rFonts w:eastAsia="Times New Roman" w:cs="Times New Roman"/>
      <w:caps/>
      <w:color w:val="88C23E"/>
      <w:sz w:val="24"/>
      <w:szCs w:val="24"/>
    </w:rPr>
  </w:style>
  <w:style w:type="paragraph" w:customStyle="1" w:styleId="nav-expander-div1">
    <w:name w:val="nav-expander-div1"/>
    <w:basedOn w:val="Normal"/>
    <w:rsid w:val="00C80421"/>
    <w:pPr>
      <w:shd w:val="clear" w:color="auto" w:fill="3E3D4D"/>
      <w:spacing w:before="100" w:beforeAutospacing="1" w:after="210" w:line="240" w:lineRule="auto"/>
      <w:ind w:left="-195"/>
    </w:pPr>
    <w:rPr>
      <w:rFonts w:eastAsia="Times New Roman" w:cs="Times New Roman"/>
      <w:sz w:val="24"/>
      <w:szCs w:val="24"/>
    </w:rPr>
  </w:style>
  <w:style w:type="paragraph" w:customStyle="1" w:styleId="current1">
    <w:name w:val="current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2">
    <w:name w:val="current2"/>
    <w:basedOn w:val="Normal"/>
    <w:rsid w:val="00C80421"/>
    <w:pPr>
      <w:spacing w:before="100" w:beforeAutospacing="1" w:after="210" w:line="240" w:lineRule="auto"/>
    </w:pPr>
    <w:rPr>
      <w:rFonts w:eastAsia="Times New Roman" w:cs="Times New Roman"/>
      <w:sz w:val="24"/>
      <w:szCs w:val="24"/>
    </w:rPr>
  </w:style>
  <w:style w:type="paragraph" w:customStyle="1" w:styleId="hidden-content1">
    <w:name w:val="hidden-content1"/>
    <w:basedOn w:val="Normal"/>
    <w:rsid w:val="00C80421"/>
    <w:pPr>
      <w:spacing w:before="100" w:beforeAutospacing="1" w:after="210" w:line="240" w:lineRule="auto"/>
    </w:pPr>
    <w:rPr>
      <w:rFonts w:eastAsia="Times New Roman" w:cs="Times New Roman"/>
      <w:vanish/>
      <w:sz w:val="24"/>
      <w:szCs w:val="24"/>
    </w:rPr>
  </w:style>
  <w:style w:type="paragraph" w:customStyle="1" w:styleId="scenario-feature-h1">
    <w:name w:val="scenario-feature-h1"/>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1">
    <w:name w:val="scenario-feature-p1"/>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video-icon2">
    <w:name w:val="video-icon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
    <w:name w:val="icon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me1">
    <w:name w:val="time1"/>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video-time1">
    <w:name w:val="video-time1"/>
    <w:basedOn w:val="Normal"/>
    <w:rsid w:val="00C80421"/>
    <w:pPr>
      <w:shd w:val="clear" w:color="auto" w:fill="666666"/>
      <w:spacing w:after="210" w:line="240" w:lineRule="auto"/>
    </w:pPr>
    <w:rPr>
      <w:rFonts w:eastAsia="Times New Roman" w:cs="Times New Roman"/>
      <w:b/>
      <w:bCs/>
      <w:color w:val="FFFFFF"/>
      <w:sz w:val="24"/>
      <w:szCs w:val="24"/>
    </w:rPr>
  </w:style>
  <w:style w:type="paragraph" w:customStyle="1" w:styleId="wizard-close1">
    <w:name w:val="wizard-close1"/>
    <w:basedOn w:val="Normal"/>
    <w:rsid w:val="00C80421"/>
    <w:pPr>
      <w:spacing w:line="240" w:lineRule="auto"/>
      <w:ind w:right="-345" w:firstLine="22384"/>
    </w:pPr>
    <w:rPr>
      <w:rFonts w:eastAsia="Times New Roman" w:cs="Times New Roman"/>
      <w:sz w:val="24"/>
      <w:szCs w:val="24"/>
    </w:rPr>
  </w:style>
  <w:style w:type="paragraph" w:customStyle="1" w:styleId="content-blocksdiv1">
    <w:name w:val="content-blocks&gt;div1"/>
    <w:basedOn w:val="Normal"/>
    <w:rsid w:val="00C80421"/>
    <w:pPr>
      <w:pBdr>
        <w:bottom w:val="single" w:sz="6" w:space="15" w:color="CCCCCC"/>
      </w:pBdr>
      <w:spacing w:before="100" w:beforeAutospacing="1" w:after="210" w:line="240" w:lineRule="auto"/>
    </w:pPr>
    <w:rPr>
      <w:rFonts w:eastAsia="Times New Roman" w:cs="Times New Roman"/>
      <w:sz w:val="24"/>
      <w:szCs w:val="24"/>
    </w:rPr>
  </w:style>
  <w:style w:type="paragraph" w:customStyle="1" w:styleId="logo1">
    <w:name w:val="log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download1">
    <w:name w:val="download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vs131">
    <w:name w:val="vs131"/>
    <w:basedOn w:val="Normal"/>
    <w:rsid w:val="00C80421"/>
    <w:pPr>
      <w:spacing w:before="100" w:beforeAutospacing="1" w:after="210" w:line="240" w:lineRule="auto"/>
    </w:pPr>
    <w:rPr>
      <w:rFonts w:eastAsia="Times New Roman" w:cs="Times New Roman"/>
      <w:sz w:val="24"/>
      <w:szCs w:val="24"/>
    </w:rPr>
  </w:style>
  <w:style w:type="paragraph" w:customStyle="1" w:styleId="bottom1">
    <w:name w:val="bottom1"/>
    <w:basedOn w:val="Normal"/>
    <w:rsid w:val="00C80421"/>
    <w:pPr>
      <w:spacing w:before="100" w:beforeAutospacing="1" w:line="240" w:lineRule="auto"/>
    </w:pPr>
    <w:rPr>
      <w:rFonts w:eastAsia="Times New Roman" w:cs="Times New Roman"/>
      <w:sz w:val="24"/>
      <w:szCs w:val="24"/>
    </w:rPr>
  </w:style>
  <w:style w:type="paragraph" w:customStyle="1" w:styleId="tri-block-title1">
    <w:name w:val="tri-block-title1"/>
    <w:basedOn w:val="Normal"/>
    <w:rsid w:val="00C80421"/>
    <w:pPr>
      <w:shd w:val="clear" w:color="auto" w:fill="561B75"/>
      <w:spacing w:before="100" w:beforeAutospacing="1" w:after="210" w:line="240" w:lineRule="auto"/>
    </w:pPr>
    <w:rPr>
      <w:rFonts w:eastAsia="Times New Roman" w:cs="Times New Roman"/>
      <w:color w:val="FFFFFF"/>
      <w:sz w:val="27"/>
      <w:szCs w:val="27"/>
    </w:rPr>
  </w:style>
  <w:style w:type="paragraph" w:customStyle="1" w:styleId="tri-block-title2">
    <w:name w:val="tri-block-title2"/>
    <w:basedOn w:val="Normal"/>
    <w:rsid w:val="00C80421"/>
    <w:pPr>
      <w:shd w:val="clear" w:color="auto" w:fill="3D1353"/>
      <w:spacing w:before="100" w:beforeAutospacing="1" w:after="210" w:line="240" w:lineRule="auto"/>
    </w:pPr>
    <w:rPr>
      <w:rFonts w:eastAsia="Times New Roman" w:cs="Times New Roman"/>
      <w:color w:val="FFFFFF"/>
      <w:sz w:val="27"/>
      <w:szCs w:val="27"/>
    </w:rPr>
  </w:style>
  <w:style w:type="paragraph" w:customStyle="1" w:styleId="background-mask1">
    <w:name w:val="background-mask1"/>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title3">
    <w:name w:val="tri-block-title3"/>
    <w:basedOn w:val="Normal"/>
    <w:rsid w:val="00C80421"/>
    <w:pPr>
      <w:shd w:val="clear" w:color="auto" w:fill="E1910F"/>
      <w:spacing w:before="100" w:beforeAutospacing="1" w:after="210" w:line="240" w:lineRule="auto"/>
    </w:pPr>
    <w:rPr>
      <w:rFonts w:eastAsia="Times New Roman" w:cs="Times New Roman"/>
      <w:color w:val="FFFFFF"/>
      <w:sz w:val="27"/>
      <w:szCs w:val="27"/>
    </w:rPr>
  </w:style>
  <w:style w:type="paragraph" w:customStyle="1" w:styleId="tri-block-title4">
    <w:name w:val="tri-block-title4"/>
    <w:basedOn w:val="Normal"/>
    <w:rsid w:val="00C80421"/>
    <w:pPr>
      <w:shd w:val="clear" w:color="auto" w:fill="DE7D13"/>
      <w:spacing w:before="100" w:beforeAutospacing="1" w:after="210" w:line="240" w:lineRule="auto"/>
    </w:pPr>
    <w:rPr>
      <w:rFonts w:eastAsia="Times New Roman" w:cs="Times New Roman"/>
      <w:color w:val="FFFFFF"/>
      <w:sz w:val="27"/>
      <w:szCs w:val="27"/>
    </w:rPr>
  </w:style>
  <w:style w:type="paragraph" w:customStyle="1" w:styleId="background-mask2">
    <w:name w:val="background-mask2"/>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
    <w:name w:val="icon2"/>
    <w:basedOn w:val="Normal"/>
    <w:rsid w:val="00C80421"/>
    <w:pPr>
      <w:spacing w:before="100" w:beforeAutospacing="1" w:after="210" w:line="240" w:lineRule="auto"/>
      <w:ind w:right="90" w:firstLine="22384"/>
    </w:pPr>
    <w:rPr>
      <w:rFonts w:eastAsia="Times New Roman" w:cs="Times New Roman"/>
      <w:sz w:val="24"/>
      <w:szCs w:val="24"/>
    </w:rPr>
  </w:style>
  <w:style w:type="paragraph" w:customStyle="1" w:styleId="header10">
    <w:name w:val="header1"/>
    <w:basedOn w:val="Normal"/>
    <w:rsid w:val="00C80421"/>
    <w:pPr>
      <w:spacing w:before="100" w:beforeAutospacing="1" w:after="210" w:line="240" w:lineRule="auto"/>
      <w:textAlignment w:val="center"/>
    </w:pPr>
    <w:rPr>
      <w:rFonts w:eastAsia="Times New Roman" w:cs="Times New Roman"/>
      <w:color w:val="FFFFFF"/>
      <w:sz w:val="27"/>
      <w:szCs w:val="27"/>
    </w:rPr>
  </w:style>
  <w:style w:type="paragraph" w:customStyle="1" w:styleId="tabber-selector1">
    <w:name w:val="tabber-selector1"/>
    <w:basedOn w:val="Normal"/>
    <w:rsid w:val="00C80421"/>
    <w:pPr>
      <w:spacing w:line="240" w:lineRule="auto"/>
      <w:ind w:left="-1470"/>
    </w:pPr>
    <w:rPr>
      <w:rFonts w:eastAsia="Times New Roman" w:cs="Times New Roman"/>
      <w:sz w:val="24"/>
      <w:szCs w:val="24"/>
    </w:rPr>
  </w:style>
  <w:style w:type="paragraph" w:customStyle="1" w:styleId="arrowlink1">
    <w:name w:val="arrowlink1"/>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icon3">
    <w:name w:val="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4">
    <w:name w:val="icon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5">
    <w:name w:val="icon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6">
    <w:name w:val="ico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7">
    <w:name w:val="icon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8">
    <w:name w:val="icon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9">
    <w:name w:val="icon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0">
    <w:name w:val="icon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1">
    <w:name w:val="ico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2">
    <w:name w:val="icon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3">
    <w:name w:val="icon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4">
    <w:name w:val="icon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5">
    <w:name w:val="icon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6">
    <w:name w:val="icon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7">
    <w:name w:val="icon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8">
    <w:name w:val="ico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9">
    <w:name w:val="icon1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0">
    <w:name w:val="icon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1">
    <w:name w:val="icon2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2">
    <w:name w:val="icon2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3">
    <w:name w:val="icon2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4">
    <w:name w:val="icon2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5">
    <w:name w:val="icon2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member-blocks1">
    <w:name w:val="member-blocks1"/>
    <w:basedOn w:val="Normal"/>
    <w:rsid w:val="00C80421"/>
    <w:pPr>
      <w:spacing w:line="240" w:lineRule="auto"/>
    </w:pPr>
    <w:rPr>
      <w:rFonts w:eastAsia="Times New Roman" w:cs="Times New Roman"/>
      <w:sz w:val="24"/>
      <w:szCs w:val="24"/>
    </w:rPr>
  </w:style>
  <w:style w:type="paragraph" w:customStyle="1" w:styleId="blue1">
    <w:name w:val="blu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yellow1">
    <w:name w:val="yellow1"/>
    <w:basedOn w:val="Normal"/>
    <w:rsid w:val="00C80421"/>
    <w:pPr>
      <w:shd w:val="clear" w:color="auto" w:fill="ECD125"/>
      <w:spacing w:before="100" w:beforeAutospacing="1" w:after="210" w:line="240" w:lineRule="auto"/>
    </w:pPr>
    <w:rPr>
      <w:rFonts w:eastAsia="Times New Roman" w:cs="Times New Roman"/>
      <w:sz w:val="24"/>
      <w:szCs w:val="24"/>
    </w:rPr>
  </w:style>
  <w:style w:type="paragraph" w:customStyle="1" w:styleId="green1">
    <w:name w:val="green1"/>
    <w:basedOn w:val="Normal"/>
    <w:rsid w:val="00C80421"/>
    <w:pPr>
      <w:shd w:val="clear" w:color="auto" w:fill="A5CE00"/>
      <w:spacing w:before="100" w:beforeAutospacing="1" w:after="210" w:line="240" w:lineRule="auto"/>
    </w:pPr>
    <w:rPr>
      <w:rFonts w:eastAsia="Times New Roman" w:cs="Times New Roman"/>
      <w:sz w:val="24"/>
      <w:szCs w:val="24"/>
    </w:rPr>
  </w:style>
  <w:style w:type="paragraph" w:customStyle="1" w:styleId="arrowlink2">
    <w:name w:val="arrowlink2"/>
    <w:basedOn w:val="Normal"/>
    <w:rsid w:val="00C80421"/>
    <w:pPr>
      <w:spacing w:before="100" w:beforeAutospacing="1" w:after="210" w:line="300" w:lineRule="atLeast"/>
    </w:pPr>
    <w:rPr>
      <w:rFonts w:eastAsia="Times New Roman" w:cs="Times New Roman"/>
      <w:color w:val="FFFFFF"/>
      <w:sz w:val="30"/>
      <w:szCs w:val="30"/>
    </w:rPr>
  </w:style>
  <w:style w:type="paragraph" w:customStyle="1" w:styleId="tabber-content1">
    <w:name w:val="tabber-content1"/>
    <w:basedOn w:val="Normal"/>
    <w:rsid w:val="00C80421"/>
    <w:pPr>
      <w:spacing w:before="225" w:line="240" w:lineRule="auto"/>
      <w:ind w:right="-570"/>
    </w:pPr>
    <w:rPr>
      <w:rFonts w:eastAsia="Times New Roman" w:cs="Times New Roman"/>
      <w:sz w:val="24"/>
      <w:szCs w:val="24"/>
    </w:rPr>
  </w:style>
  <w:style w:type="paragraph" w:customStyle="1" w:styleId="selected2">
    <w:name w:val="selected2"/>
    <w:basedOn w:val="Normal"/>
    <w:rsid w:val="00C80421"/>
    <w:pPr>
      <w:spacing w:before="100" w:beforeAutospacing="1" w:after="210" w:line="240" w:lineRule="auto"/>
    </w:pPr>
    <w:rPr>
      <w:rFonts w:eastAsia="Times New Roman" w:cs="Times New Roman"/>
      <w:sz w:val="24"/>
      <w:szCs w:val="24"/>
    </w:rPr>
  </w:style>
  <w:style w:type="paragraph" w:customStyle="1" w:styleId="tri-block-title5">
    <w:name w:val="tri-block-title5"/>
    <w:basedOn w:val="Normal"/>
    <w:rsid w:val="00C80421"/>
    <w:pPr>
      <w:shd w:val="clear" w:color="auto" w:fill="00BCF2"/>
      <w:spacing w:before="100" w:beforeAutospacing="1" w:after="210" w:line="240" w:lineRule="auto"/>
    </w:pPr>
    <w:rPr>
      <w:rFonts w:eastAsia="Times New Roman" w:cs="Times New Roman"/>
      <w:color w:val="FFFFFF"/>
      <w:sz w:val="27"/>
      <w:szCs w:val="27"/>
    </w:rPr>
  </w:style>
  <w:style w:type="paragraph" w:customStyle="1" w:styleId="background-mask3">
    <w:name w:val="background-mask3"/>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image-links1">
    <w:name w:val="tri-block-image-links1"/>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left1">
    <w:name w:val="pricing-overview-section-float-left1"/>
    <w:basedOn w:val="Normal"/>
    <w:rsid w:val="00C80421"/>
    <w:pPr>
      <w:spacing w:before="100" w:beforeAutospacing="1" w:after="210" w:line="240" w:lineRule="auto"/>
    </w:pPr>
    <w:rPr>
      <w:rFonts w:eastAsia="Times New Roman" w:cs="Times New Roman"/>
      <w:sz w:val="24"/>
      <w:szCs w:val="24"/>
    </w:rPr>
  </w:style>
  <w:style w:type="paragraph" w:customStyle="1" w:styleId="trigger1">
    <w:name w:val="trigger1"/>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trigger2">
    <w:name w:val="trigger2"/>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left-nav-header1">
    <w:name w:val="left-nav-header1"/>
    <w:basedOn w:val="Normal"/>
    <w:rsid w:val="00C80421"/>
    <w:pPr>
      <w:spacing w:before="150" w:after="210" w:line="240" w:lineRule="auto"/>
    </w:pPr>
    <w:rPr>
      <w:rFonts w:eastAsia="Times New Roman" w:cs="Times New Roman"/>
      <w:b/>
      <w:bCs/>
      <w:color w:val="666666"/>
      <w:sz w:val="27"/>
      <w:szCs w:val="27"/>
    </w:rPr>
  </w:style>
  <w:style w:type="paragraph" w:customStyle="1" w:styleId="textpage-left-content1">
    <w:name w:val="textpage-left-content1"/>
    <w:basedOn w:val="Normal"/>
    <w:rsid w:val="00C80421"/>
    <w:pPr>
      <w:spacing w:before="225" w:after="210" w:line="240" w:lineRule="auto"/>
      <w:ind w:right="-750"/>
    </w:pPr>
    <w:rPr>
      <w:rFonts w:eastAsia="Times New Roman" w:cs="Times New Roman"/>
      <w:sz w:val="24"/>
      <w:szCs w:val="24"/>
    </w:rPr>
  </w:style>
  <w:style w:type="paragraph" w:customStyle="1" w:styleId="leftnav1">
    <w:name w:val="leftnav1"/>
    <w:basedOn w:val="Normal"/>
    <w:rsid w:val="00C80421"/>
    <w:pPr>
      <w:spacing w:before="225" w:after="210" w:line="240" w:lineRule="auto"/>
      <w:ind w:left="-1350"/>
    </w:pPr>
    <w:rPr>
      <w:rFonts w:eastAsia="Times New Roman" w:cs="Times New Roman"/>
      <w:sz w:val="24"/>
      <w:szCs w:val="24"/>
    </w:rPr>
  </w:style>
  <w:style w:type="paragraph" w:customStyle="1" w:styleId="left-nav-header2">
    <w:name w:val="left-nav-header2"/>
    <w:basedOn w:val="Normal"/>
    <w:rsid w:val="00C80421"/>
    <w:pPr>
      <w:spacing w:before="300" w:after="105" w:line="240" w:lineRule="auto"/>
    </w:pPr>
    <w:rPr>
      <w:rFonts w:eastAsia="Times New Roman" w:cs="Times New Roman"/>
      <w:b/>
      <w:bCs/>
      <w:caps/>
      <w:color w:val="595A5C"/>
      <w:sz w:val="24"/>
      <w:szCs w:val="24"/>
    </w:rPr>
  </w:style>
  <w:style w:type="paragraph" w:customStyle="1" w:styleId="content-header1">
    <w:name w:val="content-header1"/>
    <w:basedOn w:val="Normal"/>
    <w:rsid w:val="00C80421"/>
    <w:pPr>
      <w:spacing w:after="210" w:line="240" w:lineRule="auto"/>
    </w:pPr>
    <w:rPr>
      <w:rFonts w:eastAsia="Times New Roman" w:cs="Times New Roman"/>
      <w:sz w:val="24"/>
      <w:szCs w:val="24"/>
    </w:rPr>
  </w:style>
  <w:style w:type="paragraph" w:customStyle="1" w:styleId="content-header2">
    <w:name w:val="content-header2"/>
    <w:basedOn w:val="Normal"/>
    <w:rsid w:val="00C80421"/>
    <w:pPr>
      <w:spacing w:after="210" w:line="240" w:lineRule="auto"/>
    </w:pPr>
    <w:rPr>
      <w:rFonts w:eastAsia="Times New Roman" w:cs="Times New Roman"/>
      <w:sz w:val="24"/>
      <w:szCs w:val="24"/>
    </w:rPr>
  </w:style>
  <w:style w:type="paragraph" w:customStyle="1" w:styleId="loc-show1">
    <w:name w:val="loc-show1"/>
    <w:basedOn w:val="Normal"/>
    <w:rsid w:val="00C80421"/>
    <w:pPr>
      <w:spacing w:before="100" w:beforeAutospacing="1" w:after="210" w:line="240" w:lineRule="auto"/>
    </w:pPr>
    <w:rPr>
      <w:rFonts w:eastAsia="Times New Roman" w:cs="Times New Roman"/>
      <w:vanish/>
      <w:sz w:val="24"/>
      <w:szCs w:val="24"/>
    </w:rPr>
  </w:style>
  <w:style w:type="paragraph" w:customStyle="1" w:styleId="wast-indent1">
    <w:name w:val="wast-indent1"/>
    <w:basedOn w:val="Normal"/>
    <w:rsid w:val="00C80421"/>
    <w:pPr>
      <w:spacing w:before="100" w:beforeAutospacing="1" w:after="210" w:line="240" w:lineRule="auto"/>
      <w:ind w:left="600"/>
    </w:pPr>
    <w:rPr>
      <w:rFonts w:eastAsia="Times New Roman" w:cs="Times New Roman"/>
      <w:sz w:val="24"/>
      <w:szCs w:val="24"/>
    </w:rPr>
  </w:style>
  <w:style w:type="paragraph" w:customStyle="1" w:styleId="sr-terms1">
    <w:name w:val="sr-terms1"/>
    <w:basedOn w:val="Normal"/>
    <w:rsid w:val="00C80421"/>
    <w:pPr>
      <w:spacing w:before="100" w:beforeAutospacing="1" w:after="210" w:line="645" w:lineRule="atLeast"/>
    </w:pPr>
    <w:rPr>
      <w:rFonts w:eastAsia="Times New Roman" w:cs="Times New Roman"/>
      <w:b/>
      <w:bCs/>
      <w:sz w:val="50"/>
      <w:szCs w:val="50"/>
    </w:rPr>
  </w:style>
  <w:style w:type="paragraph" w:customStyle="1" w:styleId="search-boxspan1">
    <w:name w:val="search-box&gt;span1"/>
    <w:basedOn w:val="Normal"/>
    <w:rsid w:val="00C80421"/>
    <w:pPr>
      <w:spacing w:before="100" w:beforeAutospacing="1" w:after="210" w:line="240" w:lineRule="auto"/>
    </w:pPr>
    <w:rPr>
      <w:rFonts w:eastAsia="Times New Roman" w:cs="Times New Roman"/>
      <w:vanish/>
      <w:sz w:val="24"/>
      <w:szCs w:val="24"/>
    </w:rPr>
  </w:style>
  <w:style w:type="paragraph" w:customStyle="1" w:styleId="offer-sign-up1">
    <w:name w:val="offer-sign-up1"/>
    <w:basedOn w:val="Normal"/>
    <w:rsid w:val="00C80421"/>
    <w:pPr>
      <w:spacing w:before="330" w:after="210" w:line="240" w:lineRule="auto"/>
    </w:pPr>
    <w:rPr>
      <w:rFonts w:eastAsia="Times New Roman" w:cs="Times New Roman"/>
      <w:sz w:val="24"/>
      <w:szCs w:val="24"/>
    </w:rPr>
  </w:style>
  <w:style w:type="paragraph" w:customStyle="1" w:styleId="offer-sign-up2">
    <w:name w:val="offer-sign-up2"/>
    <w:basedOn w:val="Normal"/>
    <w:rsid w:val="00C80421"/>
    <w:pPr>
      <w:spacing w:before="330" w:after="210" w:line="240" w:lineRule="auto"/>
    </w:pPr>
    <w:rPr>
      <w:rFonts w:eastAsia="Times New Roman" w:cs="Times New Roman"/>
      <w:sz w:val="24"/>
      <w:szCs w:val="24"/>
    </w:rPr>
  </w:style>
  <w:style w:type="paragraph" w:customStyle="1" w:styleId="hero1">
    <w:name w:val="hero1"/>
    <w:basedOn w:val="Normal"/>
    <w:rsid w:val="00C80421"/>
    <w:pPr>
      <w:shd w:val="clear" w:color="auto" w:fill="0070B8"/>
      <w:spacing w:line="240" w:lineRule="auto"/>
      <w:ind w:left="-1350" w:right="-1350"/>
    </w:pPr>
    <w:rPr>
      <w:rFonts w:eastAsia="Times New Roman" w:cs="Times New Roman"/>
      <w:sz w:val="24"/>
      <w:szCs w:val="24"/>
    </w:rPr>
  </w:style>
  <w:style w:type="paragraph" w:customStyle="1" w:styleId="dev-tools1">
    <w:name w:val="dev-tools1"/>
    <w:basedOn w:val="Normal"/>
    <w:rsid w:val="00C80421"/>
    <w:pPr>
      <w:pBdr>
        <w:top w:val="single" w:sz="6" w:space="0" w:color="D4D4D4"/>
      </w:pBdr>
      <w:spacing w:line="240" w:lineRule="auto"/>
      <w:ind w:left="-1350" w:right="-1350"/>
    </w:pPr>
    <w:rPr>
      <w:rFonts w:eastAsia="Times New Roman" w:cs="Times New Roman"/>
      <w:sz w:val="24"/>
      <w:szCs w:val="24"/>
    </w:rPr>
  </w:style>
  <w:style w:type="paragraph" w:customStyle="1" w:styleId="downloads1">
    <w:name w:val="downloads1"/>
    <w:basedOn w:val="Normal"/>
    <w:rsid w:val="00C80421"/>
    <w:pPr>
      <w:spacing w:line="240" w:lineRule="auto"/>
      <w:ind w:left="-1350" w:right="-1350"/>
    </w:pPr>
    <w:rPr>
      <w:rFonts w:eastAsia="Times New Roman" w:cs="Times New Roman"/>
      <w:sz w:val="24"/>
      <w:szCs w:val="24"/>
    </w:rPr>
  </w:style>
  <w:style w:type="paragraph" w:customStyle="1" w:styleId="dev-nav1">
    <w:name w:val="dev-nav1"/>
    <w:basedOn w:val="Normal"/>
    <w:rsid w:val="00C80421"/>
    <w:pPr>
      <w:shd w:val="clear" w:color="auto" w:fill="F0F0F0"/>
      <w:spacing w:before="100" w:beforeAutospacing="1" w:after="210" w:line="240" w:lineRule="auto"/>
    </w:pPr>
    <w:rPr>
      <w:rFonts w:eastAsia="Times New Roman" w:cs="Times New Roman"/>
      <w:sz w:val="24"/>
      <w:szCs w:val="24"/>
    </w:rPr>
  </w:style>
  <w:style w:type="paragraph" w:customStyle="1" w:styleId="dev-content1">
    <w:name w:val="dev-content1"/>
    <w:basedOn w:val="Normal"/>
    <w:rsid w:val="00C80421"/>
    <w:pPr>
      <w:spacing w:before="100" w:beforeAutospacing="1" w:after="210" w:line="240" w:lineRule="auto"/>
      <w:ind w:left="-60"/>
      <w:textAlignment w:val="top"/>
    </w:pPr>
    <w:rPr>
      <w:rFonts w:eastAsia="Times New Roman" w:cs="Times New Roman"/>
      <w:sz w:val="24"/>
      <w:szCs w:val="24"/>
    </w:rPr>
  </w:style>
  <w:style w:type="paragraph" w:customStyle="1" w:styleId="icon26">
    <w:name w:val="icon26"/>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7">
    <w:name w:val="icon27"/>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itle2">
    <w:name w:val="title2"/>
    <w:basedOn w:val="Normal"/>
    <w:rsid w:val="00C80421"/>
    <w:pPr>
      <w:spacing w:before="100" w:beforeAutospacing="1" w:after="240" w:line="240" w:lineRule="auto"/>
    </w:pPr>
    <w:rPr>
      <w:rFonts w:eastAsia="Times New Roman" w:cs="Times New Roman"/>
      <w:color w:val="000000"/>
      <w:szCs w:val="21"/>
    </w:rPr>
  </w:style>
  <w:style w:type="paragraph" w:customStyle="1" w:styleId="title3">
    <w:name w:val="title3"/>
    <w:basedOn w:val="Normal"/>
    <w:rsid w:val="00C80421"/>
    <w:pPr>
      <w:spacing w:before="100" w:beforeAutospacing="1" w:after="240" w:line="240" w:lineRule="auto"/>
    </w:pPr>
    <w:rPr>
      <w:rFonts w:eastAsia="Times New Roman" w:cs="Times New Roman"/>
      <w:color w:val="000000"/>
      <w:szCs w:val="21"/>
    </w:rPr>
  </w:style>
  <w:style w:type="paragraph" w:customStyle="1" w:styleId="small2">
    <w:name w:val="small2"/>
    <w:basedOn w:val="Normal"/>
    <w:rsid w:val="00C80421"/>
    <w:pPr>
      <w:spacing w:before="90" w:after="210" w:line="150" w:lineRule="atLeast"/>
    </w:pPr>
    <w:rPr>
      <w:rFonts w:eastAsia="Times New Roman" w:cs="Times New Roman"/>
      <w:color w:val="727284"/>
      <w:sz w:val="18"/>
      <w:szCs w:val="18"/>
    </w:rPr>
  </w:style>
  <w:style w:type="paragraph" w:customStyle="1" w:styleId="small3">
    <w:name w:val="small3"/>
    <w:basedOn w:val="Normal"/>
    <w:rsid w:val="00C80421"/>
    <w:pPr>
      <w:spacing w:before="90" w:after="210" w:line="150" w:lineRule="atLeast"/>
    </w:pPr>
    <w:rPr>
      <w:rFonts w:eastAsia="Times New Roman" w:cs="Times New Roman"/>
      <w:color w:val="727284"/>
      <w:sz w:val="18"/>
      <w:szCs w:val="18"/>
    </w:rPr>
  </w:style>
  <w:style w:type="paragraph" w:customStyle="1" w:styleId="dev-toolsdiv1">
    <w:name w:val="dev-tools&gt;div1"/>
    <w:basedOn w:val="Normal"/>
    <w:rsid w:val="00C80421"/>
    <w:pPr>
      <w:spacing w:before="210" w:line="240" w:lineRule="auto"/>
      <w:ind w:left="600"/>
    </w:pPr>
    <w:rPr>
      <w:rFonts w:eastAsia="Times New Roman" w:cs="Times New Roman"/>
      <w:sz w:val="24"/>
      <w:szCs w:val="24"/>
    </w:rPr>
  </w:style>
  <w:style w:type="paragraph" w:customStyle="1" w:styleId="mobile-cont1">
    <w:name w:val="mobile-cont1"/>
    <w:basedOn w:val="Normal"/>
    <w:rsid w:val="00C80421"/>
    <w:pPr>
      <w:spacing w:before="100" w:beforeAutospacing="1" w:after="210" w:line="240" w:lineRule="auto"/>
    </w:pPr>
    <w:rPr>
      <w:rFonts w:eastAsia="Times New Roman" w:cs="Times New Roman"/>
      <w:vanish/>
      <w:sz w:val="24"/>
      <w:szCs w:val="24"/>
    </w:rPr>
  </w:style>
  <w:style w:type="paragraph" w:customStyle="1" w:styleId="media-cont1">
    <w:name w:val="media-cont1"/>
    <w:basedOn w:val="Normal"/>
    <w:rsid w:val="00C80421"/>
    <w:pPr>
      <w:spacing w:before="100" w:beforeAutospacing="1" w:after="210" w:line="240" w:lineRule="auto"/>
    </w:pPr>
    <w:rPr>
      <w:rFonts w:eastAsia="Times New Roman" w:cs="Times New Roman"/>
      <w:vanish/>
      <w:sz w:val="24"/>
      <w:szCs w:val="24"/>
    </w:rPr>
  </w:style>
  <w:style w:type="paragraph" w:customStyle="1" w:styleId="net-cont1">
    <w:name w:val="net-cont1"/>
    <w:basedOn w:val="Normal"/>
    <w:rsid w:val="00C80421"/>
    <w:pPr>
      <w:spacing w:before="100" w:beforeAutospacing="1" w:after="210" w:line="240" w:lineRule="auto"/>
    </w:pPr>
    <w:rPr>
      <w:rFonts w:eastAsia="Times New Roman" w:cs="Times New Roman"/>
      <w:vanish/>
      <w:sz w:val="24"/>
      <w:szCs w:val="24"/>
    </w:rPr>
  </w:style>
  <w:style w:type="paragraph" w:customStyle="1" w:styleId="node-cont1">
    <w:name w:val="node-cont1"/>
    <w:basedOn w:val="Normal"/>
    <w:rsid w:val="00C80421"/>
    <w:pPr>
      <w:spacing w:before="100" w:beforeAutospacing="1" w:after="210" w:line="240" w:lineRule="auto"/>
    </w:pPr>
    <w:rPr>
      <w:rFonts w:eastAsia="Times New Roman" w:cs="Times New Roman"/>
      <w:vanish/>
      <w:sz w:val="24"/>
      <w:szCs w:val="24"/>
    </w:rPr>
  </w:style>
  <w:style w:type="paragraph" w:customStyle="1" w:styleId="php-cont1">
    <w:name w:val="php-cont1"/>
    <w:basedOn w:val="Normal"/>
    <w:rsid w:val="00C80421"/>
    <w:pPr>
      <w:spacing w:before="100" w:beforeAutospacing="1" w:after="210" w:line="240" w:lineRule="auto"/>
    </w:pPr>
    <w:rPr>
      <w:rFonts w:eastAsia="Times New Roman" w:cs="Times New Roman"/>
      <w:vanish/>
      <w:sz w:val="24"/>
      <w:szCs w:val="24"/>
    </w:rPr>
  </w:style>
  <w:style w:type="paragraph" w:customStyle="1" w:styleId="java-cont1">
    <w:name w:val="java-cont1"/>
    <w:basedOn w:val="Normal"/>
    <w:rsid w:val="00C80421"/>
    <w:pPr>
      <w:spacing w:before="100" w:beforeAutospacing="1" w:after="210" w:line="240" w:lineRule="auto"/>
    </w:pPr>
    <w:rPr>
      <w:rFonts w:eastAsia="Times New Roman" w:cs="Times New Roman"/>
      <w:vanish/>
      <w:sz w:val="24"/>
      <w:szCs w:val="24"/>
    </w:rPr>
  </w:style>
  <w:style w:type="paragraph" w:customStyle="1" w:styleId="python-cont1">
    <w:name w:val="python-cont1"/>
    <w:basedOn w:val="Normal"/>
    <w:rsid w:val="00C80421"/>
    <w:pPr>
      <w:spacing w:before="100" w:beforeAutospacing="1" w:after="210" w:line="240" w:lineRule="auto"/>
    </w:pPr>
    <w:rPr>
      <w:rFonts w:eastAsia="Times New Roman" w:cs="Times New Roman"/>
      <w:vanish/>
      <w:sz w:val="24"/>
      <w:szCs w:val="24"/>
    </w:rPr>
  </w:style>
  <w:style w:type="paragraph" w:customStyle="1" w:styleId="ruby-cont1">
    <w:name w:val="ruby-cont1"/>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
    <w:name w:val="free-trial-ribbon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partner-logo1">
    <w:name w:val="partner-logo1"/>
    <w:basedOn w:val="Normal"/>
    <w:rsid w:val="00C80421"/>
    <w:pPr>
      <w:spacing w:before="100" w:beforeAutospacing="1" w:after="210" w:line="375" w:lineRule="atLeast"/>
      <w:ind w:firstLine="22384"/>
    </w:pPr>
    <w:rPr>
      <w:rFonts w:eastAsia="Times New Roman" w:cs="Times New Roman"/>
      <w:sz w:val="30"/>
      <w:szCs w:val="30"/>
    </w:rPr>
  </w:style>
  <w:style w:type="paragraph" w:customStyle="1" w:styleId="quote10">
    <w:name w:val="quote1"/>
    <w:basedOn w:val="Normal"/>
    <w:rsid w:val="00C80421"/>
    <w:pPr>
      <w:spacing w:before="100" w:beforeAutospacing="1" w:after="210" w:line="315" w:lineRule="atLeast"/>
    </w:pPr>
    <w:rPr>
      <w:rFonts w:eastAsia="Times New Roman" w:cs="Times New Roman"/>
      <w:szCs w:val="21"/>
    </w:rPr>
  </w:style>
  <w:style w:type="paragraph" w:customStyle="1" w:styleId="partner-slide1">
    <w:name w:val="partner-slide1"/>
    <w:basedOn w:val="Normal"/>
    <w:rsid w:val="00C80421"/>
    <w:pPr>
      <w:spacing w:before="100" w:beforeAutospacing="1" w:after="210" w:line="240" w:lineRule="auto"/>
    </w:pPr>
    <w:rPr>
      <w:rFonts w:eastAsia="Times New Roman" w:cs="Times New Roman"/>
      <w:sz w:val="24"/>
      <w:szCs w:val="24"/>
    </w:rPr>
  </w:style>
  <w:style w:type="paragraph" w:customStyle="1" w:styleId="offercol1">
    <w:name w:val="offercol1"/>
    <w:basedOn w:val="Normal"/>
    <w:rsid w:val="00C80421"/>
    <w:pPr>
      <w:spacing w:before="300" w:line="240" w:lineRule="auto"/>
    </w:pPr>
    <w:rPr>
      <w:rFonts w:eastAsia="Times New Roman" w:cs="Times New Roman"/>
      <w:sz w:val="24"/>
      <w:szCs w:val="24"/>
    </w:rPr>
  </w:style>
  <w:style w:type="paragraph" w:customStyle="1" w:styleId="offerblock1">
    <w:name w:val="offerblock1"/>
    <w:basedOn w:val="Normal"/>
    <w:rsid w:val="00C80421"/>
    <w:pPr>
      <w:pBdr>
        <w:right w:val="single" w:sz="24" w:space="15" w:color="auto"/>
      </w:pBdr>
      <w:shd w:val="clear" w:color="auto" w:fill="F4F4F4"/>
      <w:spacing w:after="420" w:line="240" w:lineRule="auto"/>
    </w:pPr>
    <w:rPr>
      <w:rFonts w:eastAsia="Times New Roman" w:cs="Times New Roman"/>
      <w:sz w:val="24"/>
      <w:szCs w:val="24"/>
    </w:rPr>
  </w:style>
  <w:style w:type="paragraph" w:customStyle="1" w:styleId="purple1">
    <w:name w:val="purple1"/>
    <w:basedOn w:val="Normal"/>
    <w:rsid w:val="00C80421"/>
    <w:pPr>
      <w:spacing w:line="240" w:lineRule="auto"/>
    </w:pPr>
    <w:rPr>
      <w:rFonts w:eastAsia="Times New Roman" w:cs="Times New Roman"/>
      <w:sz w:val="24"/>
      <w:szCs w:val="24"/>
    </w:rPr>
  </w:style>
  <w:style w:type="paragraph" w:customStyle="1" w:styleId="pink1">
    <w:name w:val="pink1"/>
    <w:basedOn w:val="Normal"/>
    <w:rsid w:val="00C80421"/>
    <w:pPr>
      <w:spacing w:line="240" w:lineRule="auto"/>
    </w:pPr>
    <w:rPr>
      <w:rFonts w:eastAsia="Times New Roman" w:cs="Times New Roman"/>
      <w:sz w:val="24"/>
      <w:szCs w:val="24"/>
    </w:rPr>
  </w:style>
  <w:style w:type="paragraph" w:customStyle="1" w:styleId="green2">
    <w:name w:val="green2"/>
    <w:basedOn w:val="Normal"/>
    <w:rsid w:val="00C80421"/>
    <w:pPr>
      <w:spacing w:line="240" w:lineRule="auto"/>
    </w:pPr>
    <w:rPr>
      <w:rFonts w:eastAsia="Times New Roman" w:cs="Times New Roman"/>
      <w:sz w:val="24"/>
      <w:szCs w:val="24"/>
    </w:rPr>
  </w:style>
  <w:style w:type="paragraph" w:customStyle="1" w:styleId="blue2">
    <w:name w:val="blue2"/>
    <w:basedOn w:val="Normal"/>
    <w:rsid w:val="00C80421"/>
    <w:pPr>
      <w:spacing w:line="240" w:lineRule="auto"/>
    </w:pPr>
    <w:rPr>
      <w:rFonts w:eastAsia="Times New Roman" w:cs="Times New Roman"/>
      <w:sz w:val="24"/>
      <w:szCs w:val="24"/>
    </w:rPr>
  </w:style>
  <w:style w:type="paragraph" w:customStyle="1" w:styleId="logobox1">
    <w:name w:val="logobox1"/>
    <w:basedOn w:val="Normal"/>
    <w:rsid w:val="00C80421"/>
    <w:pPr>
      <w:spacing w:line="240" w:lineRule="auto"/>
      <w:ind w:right="375"/>
    </w:pPr>
    <w:rPr>
      <w:rFonts w:eastAsia="Times New Roman" w:cs="Times New Roman"/>
      <w:sz w:val="24"/>
      <w:szCs w:val="24"/>
    </w:rPr>
  </w:style>
  <w:style w:type="paragraph" w:customStyle="1" w:styleId="details1">
    <w:name w:val="details1"/>
    <w:basedOn w:val="Normal"/>
    <w:rsid w:val="00C80421"/>
    <w:pPr>
      <w:spacing w:line="240" w:lineRule="auto"/>
    </w:pPr>
    <w:rPr>
      <w:rFonts w:eastAsia="Times New Roman" w:cs="Times New Roman"/>
      <w:sz w:val="24"/>
      <w:szCs w:val="24"/>
    </w:rPr>
  </w:style>
  <w:style w:type="paragraph" w:customStyle="1" w:styleId="offer11">
    <w:name w:val="offer11"/>
    <w:basedOn w:val="Normal"/>
    <w:rsid w:val="00C80421"/>
    <w:pPr>
      <w:shd w:val="clear" w:color="auto" w:fill="FFFFFF"/>
      <w:spacing w:line="240" w:lineRule="auto"/>
    </w:pPr>
    <w:rPr>
      <w:rFonts w:eastAsia="Times New Roman" w:cs="Times New Roman"/>
      <w:sz w:val="24"/>
      <w:szCs w:val="24"/>
    </w:rPr>
  </w:style>
  <w:style w:type="paragraph" w:customStyle="1" w:styleId="offer21">
    <w:name w:val="offer21"/>
    <w:basedOn w:val="Normal"/>
    <w:rsid w:val="00C80421"/>
    <w:pPr>
      <w:shd w:val="clear" w:color="auto" w:fill="FFFFFF"/>
      <w:spacing w:line="240" w:lineRule="auto"/>
    </w:pPr>
    <w:rPr>
      <w:rFonts w:eastAsia="Times New Roman" w:cs="Times New Roman"/>
      <w:sz w:val="24"/>
      <w:szCs w:val="24"/>
    </w:rPr>
  </w:style>
  <w:style w:type="paragraph" w:customStyle="1" w:styleId="offer31">
    <w:name w:val="offer31"/>
    <w:basedOn w:val="Normal"/>
    <w:rsid w:val="00C80421"/>
    <w:pPr>
      <w:shd w:val="clear" w:color="auto" w:fill="FFFFFF"/>
      <w:spacing w:line="240" w:lineRule="auto"/>
    </w:pPr>
    <w:rPr>
      <w:rFonts w:eastAsia="Times New Roman" w:cs="Times New Roman"/>
      <w:sz w:val="24"/>
      <w:szCs w:val="24"/>
    </w:rPr>
  </w:style>
  <w:style w:type="paragraph" w:customStyle="1" w:styleId="offer41">
    <w:name w:val="offer41"/>
    <w:basedOn w:val="Normal"/>
    <w:rsid w:val="00C80421"/>
    <w:pPr>
      <w:shd w:val="clear" w:color="auto" w:fill="FFFFFF"/>
      <w:spacing w:line="240" w:lineRule="auto"/>
    </w:pPr>
    <w:rPr>
      <w:rFonts w:eastAsia="Times New Roman" w:cs="Times New Roman"/>
      <w:sz w:val="24"/>
      <w:szCs w:val="24"/>
    </w:rPr>
  </w:style>
  <w:style w:type="paragraph" w:customStyle="1" w:styleId="title4">
    <w:name w:val="title4"/>
    <w:basedOn w:val="Normal"/>
    <w:rsid w:val="00C80421"/>
    <w:pPr>
      <w:spacing w:after="135" w:line="690" w:lineRule="atLeast"/>
    </w:pPr>
    <w:rPr>
      <w:rFonts w:eastAsia="Times New Roman" w:cs="Times New Roman"/>
      <w:sz w:val="54"/>
      <w:szCs w:val="54"/>
    </w:rPr>
  </w:style>
  <w:style w:type="paragraph" w:customStyle="1" w:styleId="info1">
    <w:name w:val="info1"/>
    <w:basedOn w:val="Normal"/>
    <w:rsid w:val="00C80421"/>
    <w:pPr>
      <w:spacing w:after="210" w:line="420" w:lineRule="atLeast"/>
    </w:pPr>
    <w:rPr>
      <w:rFonts w:eastAsia="Times New Roman" w:cs="Times New Roman"/>
      <w:sz w:val="27"/>
      <w:szCs w:val="27"/>
    </w:rPr>
  </w:style>
  <w:style w:type="paragraph" w:customStyle="1" w:styleId="site-boxcta1">
    <w:name w:val="site-boxcta1"/>
    <w:basedOn w:val="Normal"/>
    <w:rsid w:val="00C80421"/>
    <w:pPr>
      <w:spacing w:before="300" w:after="210" w:line="240" w:lineRule="auto"/>
    </w:pPr>
    <w:rPr>
      <w:rFonts w:eastAsia="Times New Roman" w:cs="Times New Roman"/>
      <w:b/>
      <w:bCs/>
      <w:sz w:val="24"/>
      <w:szCs w:val="24"/>
    </w:rPr>
  </w:style>
  <w:style w:type="paragraph" w:customStyle="1" w:styleId="errors1">
    <w:name w:val="errors1"/>
    <w:basedOn w:val="Normal"/>
    <w:rsid w:val="00C80421"/>
    <w:pPr>
      <w:spacing w:before="900" w:line="240" w:lineRule="auto"/>
      <w:ind w:left="1200"/>
    </w:pPr>
    <w:rPr>
      <w:rFonts w:eastAsia="Times New Roman" w:cs="Times New Roman"/>
      <w:sz w:val="24"/>
      <w:szCs w:val="24"/>
    </w:rPr>
  </w:style>
  <w:style w:type="paragraph" w:customStyle="1" w:styleId="arrowlink3">
    <w:name w:val="arrowlink3"/>
    <w:basedOn w:val="Normal"/>
    <w:rsid w:val="00C80421"/>
    <w:pPr>
      <w:spacing w:before="375" w:after="375" w:line="435" w:lineRule="atLeast"/>
    </w:pPr>
    <w:rPr>
      <w:rFonts w:eastAsia="Times New Roman" w:cs="Times New Roman"/>
      <w:b/>
      <w:bCs/>
      <w:caps/>
      <w:color w:val="505050"/>
      <w:sz w:val="30"/>
      <w:szCs w:val="30"/>
    </w:rPr>
  </w:style>
  <w:style w:type="paragraph" w:customStyle="1" w:styleId="search-box1">
    <w:name w:val="search-box1"/>
    <w:basedOn w:val="Normal"/>
    <w:rsid w:val="00C80421"/>
    <w:pPr>
      <w:spacing w:before="510" w:after="210" w:line="240" w:lineRule="auto"/>
    </w:pPr>
    <w:rPr>
      <w:rFonts w:eastAsia="Times New Roman" w:cs="Times New Roman"/>
      <w:sz w:val="24"/>
      <w:szCs w:val="24"/>
    </w:rPr>
  </w:style>
  <w:style w:type="paragraph" w:customStyle="1" w:styleId="search-button2">
    <w:name w:val="search-button2"/>
    <w:basedOn w:val="Normal"/>
    <w:rsid w:val="00C80421"/>
    <w:pPr>
      <w:spacing w:before="100" w:beforeAutospacing="1" w:after="210" w:line="240" w:lineRule="auto"/>
      <w:ind w:left="75"/>
    </w:pPr>
    <w:rPr>
      <w:rFonts w:eastAsia="Times New Roman" w:cs="Times New Roman"/>
      <w:sz w:val="24"/>
      <w:szCs w:val="24"/>
    </w:rPr>
  </w:style>
  <w:style w:type="paragraph" w:customStyle="1" w:styleId="para1">
    <w:name w:val="para1"/>
    <w:basedOn w:val="Normal"/>
    <w:rsid w:val="00C80421"/>
    <w:pPr>
      <w:spacing w:before="100" w:beforeAutospacing="1" w:after="210" w:line="240" w:lineRule="auto"/>
      <w:jc w:val="center"/>
    </w:pPr>
    <w:rPr>
      <w:rFonts w:eastAsia="Times New Roman" w:cs="Times New Roman"/>
      <w:color w:val="FFFFFF"/>
      <w:sz w:val="27"/>
      <w:szCs w:val="27"/>
    </w:rPr>
  </w:style>
  <w:style w:type="paragraph" w:customStyle="1" w:styleId="icon28">
    <w:name w:val="icon28"/>
    <w:basedOn w:val="Normal"/>
    <w:rsid w:val="00C80421"/>
    <w:pPr>
      <w:spacing w:line="240" w:lineRule="auto"/>
      <w:ind w:firstLine="22384"/>
    </w:pPr>
    <w:rPr>
      <w:rFonts w:eastAsia="Times New Roman" w:cs="Times New Roman"/>
      <w:sz w:val="24"/>
      <w:szCs w:val="24"/>
    </w:rPr>
  </w:style>
  <w:style w:type="paragraph" w:customStyle="1" w:styleId="dev-help1">
    <w:name w:val="dev-help1"/>
    <w:basedOn w:val="Normal"/>
    <w:rsid w:val="00C80421"/>
    <w:pPr>
      <w:spacing w:before="100" w:beforeAutospacing="1" w:after="210" w:line="240" w:lineRule="auto"/>
    </w:pPr>
    <w:rPr>
      <w:rFonts w:eastAsia="Times New Roman" w:cs="Times New Roman"/>
      <w:sz w:val="24"/>
      <w:szCs w:val="24"/>
    </w:rPr>
  </w:style>
  <w:style w:type="paragraph" w:customStyle="1" w:styleId="header2">
    <w:name w:val="header2"/>
    <w:basedOn w:val="Normal"/>
    <w:rsid w:val="00C80421"/>
    <w:pPr>
      <w:spacing w:before="450" w:line="240" w:lineRule="auto"/>
    </w:pPr>
    <w:rPr>
      <w:rFonts w:eastAsia="Times New Roman" w:cs="Times New Roman"/>
      <w:color w:val="757575"/>
      <w:sz w:val="24"/>
      <w:szCs w:val="24"/>
    </w:rPr>
  </w:style>
  <w:style w:type="paragraph" w:customStyle="1" w:styleId="logo2">
    <w:name w:val="logo2"/>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subscription-div1">
    <w:name w:val="subscription-div1"/>
    <w:basedOn w:val="Normal"/>
    <w:rsid w:val="00C80421"/>
    <w:pPr>
      <w:spacing w:before="100" w:beforeAutospacing="1" w:after="375" w:line="240" w:lineRule="auto"/>
    </w:pPr>
    <w:rPr>
      <w:rFonts w:eastAsia="Times New Roman" w:cs="Times New Roman"/>
      <w:sz w:val="24"/>
      <w:szCs w:val="24"/>
    </w:rPr>
  </w:style>
  <w:style w:type="paragraph" w:customStyle="1" w:styleId="tokenhint1">
    <w:name w:val="tokenhint1"/>
    <w:basedOn w:val="Normal"/>
    <w:rsid w:val="00C80421"/>
    <w:pPr>
      <w:spacing w:before="100" w:beforeAutospacing="1" w:after="210" w:line="240" w:lineRule="auto"/>
    </w:pPr>
    <w:rPr>
      <w:rFonts w:eastAsia="Times New Roman" w:cs="Times New Roman"/>
      <w:color w:val="707070"/>
      <w:sz w:val="24"/>
      <w:szCs w:val="24"/>
    </w:rPr>
  </w:style>
  <w:style w:type="paragraph" w:customStyle="1" w:styleId="tos-link1">
    <w:name w:val="tos-link1"/>
    <w:basedOn w:val="Normal"/>
    <w:rsid w:val="00C80421"/>
    <w:pPr>
      <w:spacing w:before="100" w:beforeAutospacing="1" w:after="525" w:line="240" w:lineRule="auto"/>
    </w:pPr>
    <w:rPr>
      <w:rFonts w:eastAsia="Times New Roman" w:cs="Times New Roman"/>
      <w:sz w:val="24"/>
      <w:szCs w:val="24"/>
    </w:rPr>
  </w:style>
  <w:style w:type="paragraph" w:customStyle="1" w:styleId="signup-notification1">
    <w:name w:val="signup-notification1"/>
    <w:basedOn w:val="Normal"/>
    <w:rsid w:val="00C80421"/>
    <w:pPr>
      <w:spacing w:before="75" w:after="210" w:line="1500" w:lineRule="atLeast"/>
    </w:pPr>
    <w:rPr>
      <w:rFonts w:eastAsia="Times New Roman" w:cs="Times New Roman"/>
      <w:sz w:val="20"/>
      <w:szCs w:val="20"/>
    </w:rPr>
  </w:style>
  <w:style w:type="paragraph" w:customStyle="1" w:styleId="bas-terms-of-use1">
    <w:name w:val="bas-terms-of-use1"/>
    <w:basedOn w:val="Normal"/>
    <w:rsid w:val="00C80421"/>
    <w:pPr>
      <w:spacing w:before="100" w:beforeAutospacing="1" w:after="210" w:line="240" w:lineRule="atLeast"/>
    </w:pPr>
    <w:rPr>
      <w:rFonts w:eastAsia="Times New Roman" w:cs="Times New Roman"/>
      <w:color w:val="A5A5A5"/>
      <w:sz w:val="18"/>
      <w:szCs w:val="18"/>
    </w:rPr>
  </w:style>
  <w:style w:type="paragraph" w:customStyle="1" w:styleId="dev-onpage-left-content1">
    <w:name w:val="dev-onpage-left-content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dev-onpage-video-wrapper1">
    <w:name w:val="dev-onpage-video-wrapper1"/>
    <w:basedOn w:val="Normal"/>
    <w:rsid w:val="00C80421"/>
    <w:pPr>
      <w:pBdr>
        <w:left w:val="single" w:sz="6" w:space="11" w:color="CCCCCC"/>
      </w:pBdr>
      <w:spacing w:before="100" w:beforeAutospacing="1" w:after="210" w:line="240" w:lineRule="auto"/>
      <w:ind w:left="675"/>
    </w:pPr>
    <w:rPr>
      <w:rFonts w:eastAsia="Times New Roman" w:cs="Times New Roman"/>
      <w:sz w:val="24"/>
      <w:szCs w:val="24"/>
    </w:rPr>
  </w:style>
  <w:style w:type="paragraph" w:customStyle="1" w:styleId="label1">
    <w:name w:val="label1"/>
    <w:basedOn w:val="Normal"/>
    <w:rsid w:val="00C80421"/>
    <w:pPr>
      <w:spacing w:before="100" w:beforeAutospacing="1" w:after="210" w:line="240" w:lineRule="auto"/>
    </w:pPr>
    <w:rPr>
      <w:rFonts w:eastAsia="Times New Roman" w:cs="Times New Roman"/>
      <w:sz w:val="18"/>
      <w:szCs w:val="18"/>
    </w:rPr>
  </w:style>
  <w:style w:type="paragraph" w:customStyle="1" w:styleId="dev-onpage-video1">
    <w:name w:val="dev-onpage-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time2">
    <w:name w:val="time2"/>
    <w:basedOn w:val="Normal"/>
    <w:rsid w:val="00C80421"/>
    <w:pPr>
      <w:spacing w:before="100" w:beforeAutospacing="1" w:after="210" w:line="240" w:lineRule="auto"/>
    </w:pPr>
    <w:rPr>
      <w:rFonts w:eastAsia="Times New Roman" w:cs="Times New Roman"/>
      <w:sz w:val="17"/>
      <w:szCs w:val="17"/>
    </w:rPr>
  </w:style>
  <w:style w:type="paragraph" w:customStyle="1" w:styleId="icon29">
    <w:name w:val="icon2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30">
    <w:name w:val="icon3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arrowboxcta1">
    <w:name w:val="site-arrowboxcta1"/>
    <w:basedOn w:val="Normal"/>
    <w:rsid w:val="00C80421"/>
    <w:pPr>
      <w:spacing w:before="100" w:beforeAutospacing="1" w:after="210" w:line="210" w:lineRule="atLeast"/>
    </w:pPr>
    <w:rPr>
      <w:rFonts w:eastAsia="Times New Roman" w:cs="Times New Roman"/>
      <w:color w:val="919191"/>
      <w:sz w:val="15"/>
      <w:szCs w:val="15"/>
    </w:rPr>
  </w:style>
  <w:style w:type="paragraph" w:customStyle="1" w:styleId="muted1">
    <w:name w:val="muted1"/>
    <w:basedOn w:val="Normal"/>
    <w:rsid w:val="00C80421"/>
    <w:pPr>
      <w:spacing w:before="100" w:beforeAutospacing="1" w:after="525" w:line="240" w:lineRule="auto"/>
    </w:pPr>
    <w:rPr>
      <w:rFonts w:eastAsia="Times New Roman" w:cs="Times New Roman"/>
      <w:color w:val="919191"/>
      <w:sz w:val="24"/>
      <w:szCs w:val="24"/>
    </w:rPr>
  </w:style>
  <w:style w:type="paragraph" w:customStyle="1" w:styleId="oss-entitiesdiv1">
    <w:name w:val="oss-entities&gt;div1"/>
    <w:basedOn w:val="Normal"/>
    <w:rsid w:val="00C80421"/>
    <w:pPr>
      <w:spacing w:before="100" w:beforeAutospacing="1" w:after="450" w:line="240" w:lineRule="auto"/>
    </w:pPr>
    <w:rPr>
      <w:rFonts w:eastAsia="Times New Roman" w:cs="Times New Roman"/>
      <w:sz w:val="24"/>
      <w:szCs w:val="24"/>
    </w:rPr>
  </w:style>
  <w:style w:type="paragraph" w:customStyle="1" w:styleId="s-01">
    <w:name w:val="s-01"/>
    <w:basedOn w:val="Normal"/>
    <w:rsid w:val="00C80421"/>
    <w:pPr>
      <w:spacing w:line="240" w:lineRule="auto"/>
    </w:pPr>
    <w:rPr>
      <w:rFonts w:eastAsia="Times New Roman" w:cs="Times New Roman"/>
      <w:sz w:val="24"/>
      <w:szCs w:val="24"/>
    </w:rPr>
  </w:style>
  <w:style w:type="paragraph" w:customStyle="1" w:styleId="dev-center-hero-wrapper1">
    <w:name w:val="dev-center-hero-wrapper1"/>
    <w:basedOn w:val="Normal"/>
    <w:rsid w:val="00C80421"/>
    <w:pPr>
      <w:shd w:val="clear" w:color="auto" w:fill="E7E5DE"/>
      <w:spacing w:line="240" w:lineRule="auto"/>
      <w:ind w:left="-600"/>
    </w:pPr>
    <w:rPr>
      <w:rFonts w:eastAsia="Times New Roman" w:cs="Times New Roman"/>
      <w:sz w:val="24"/>
      <w:szCs w:val="24"/>
    </w:rPr>
  </w:style>
  <w:style w:type="paragraph" w:customStyle="1" w:styleId="slideshow-chunk1">
    <w:name w:val="slideshow-chunk1"/>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1">
    <w:name w:val="slideshow-control&gt;div&gt;div1"/>
    <w:basedOn w:val="Normal"/>
    <w:rsid w:val="00C80421"/>
    <w:pPr>
      <w:spacing w:before="100" w:beforeAutospacing="1" w:after="210" w:line="240" w:lineRule="auto"/>
    </w:pPr>
    <w:rPr>
      <w:rFonts w:eastAsia="Times New Roman" w:cs="Times New Roman"/>
      <w:sz w:val="24"/>
      <w:szCs w:val="24"/>
    </w:rPr>
  </w:style>
  <w:style w:type="paragraph" w:customStyle="1" w:styleId="dev-center-hero-aside1">
    <w:name w:val="dev-center-hero-aside1"/>
    <w:basedOn w:val="Normal"/>
    <w:rsid w:val="00C80421"/>
    <w:pPr>
      <w:spacing w:before="100" w:beforeAutospacing="1" w:after="210" w:line="240" w:lineRule="auto"/>
    </w:pPr>
    <w:rPr>
      <w:rFonts w:eastAsia="Times New Roman" w:cs="Times New Roman"/>
      <w:sz w:val="24"/>
      <w:szCs w:val="24"/>
    </w:rPr>
  </w:style>
  <w:style w:type="paragraph" w:customStyle="1" w:styleId="selector-os1">
    <w:name w:val="selector-os1"/>
    <w:basedOn w:val="Normal"/>
    <w:rsid w:val="00C80421"/>
    <w:pPr>
      <w:spacing w:after="300" w:line="240" w:lineRule="auto"/>
    </w:pPr>
    <w:rPr>
      <w:rFonts w:eastAsia="Times New Roman" w:cs="Times New Roman"/>
      <w:sz w:val="24"/>
      <w:szCs w:val="24"/>
    </w:rPr>
  </w:style>
  <w:style w:type="paragraph" w:customStyle="1" w:styleId="dev-center-hero-aside2">
    <w:name w:val="dev-center-hero-aside2"/>
    <w:basedOn w:val="Normal"/>
    <w:rsid w:val="00C80421"/>
    <w:pPr>
      <w:spacing w:before="100" w:beforeAutospacing="1" w:after="210" w:line="240" w:lineRule="auto"/>
    </w:pPr>
    <w:rPr>
      <w:rFonts w:eastAsia="Times New Roman" w:cs="Times New Roman"/>
      <w:sz w:val="24"/>
      <w:szCs w:val="24"/>
    </w:rPr>
  </w:style>
  <w:style w:type="paragraph" w:customStyle="1" w:styleId="selector-os2">
    <w:name w:val="selector-os2"/>
    <w:basedOn w:val="Normal"/>
    <w:rsid w:val="00C80421"/>
    <w:pPr>
      <w:spacing w:before="240" w:after="240" w:line="240" w:lineRule="auto"/>
    </w:pPr>
    <w:rPr>
      <w:rFonts w:eastAsia="Times New Roman" w:cs="Times New Roman"/>
      <w:sz w:val="24"/>
      <w:szCs w:val="24"/>
    </w:rPr>
  </w:style>
  <w:style w:type="paragraph" w:customStyle="1" w:styleId="site-arrowboxcta2">
    <w:name w:val="site-arrowboxcta2"/>
    <w:basedOn w:val="Normal"/>
    <w:rsid w:val="00C80421"/>
    <w:pPr>
      <w:spacing w:after="210" w:line="240" w:lineRule="auto"/>
    </w:pPr>
    <w:rPr>
      <w:rFonts w:eastAsia="Times New Roman" w:cs="Times New Roman"/>
      <w:sz w:val="30"/>
      <w:szCs w:val="30"/>
    </w:rPr>
  </w:style>
  <w:style w:type="paragraph" w:customStyle="1" w:styleId="content-blocks-three1">
    <w:name w:val="content-blocks-three1"/>
    <w:basedOn w:val="Normal"/>
    <w:rsid w:val="00C80421"/>
    <w:pPr>
      <w:spacing w:before="100" w:beforeAutospacing="1" w:after="450" w:line="240" w:lineRule="auto"/>
    </w:pPr>
    <w:rPr>
      <w:rFonts w:eastAsia="Times New Roman" w:cs="Times New Roman"/>
      <w:sz w:val="18"/>
      <w:szCs w:val="18"/>
    </w:rPr>
  </w:style>
  <w:style w:type="paragraph" w:customStyle="1" w:styleId="c11">
    <w:name w:val="c11"/>
    <w:basedOn w:val="Normal"/>
    <w:rsid w:val="00C80421"/>
    <w:pPr>
      <w:spacing w:after="180" w:line="240" w:lineRule="auto"/>
    </w:pPr>
    <w:rPr>
      <w:rFonts w:eastAsia="Times New Roman" w:cs="Times New Roman"/>
      <w:color w:val="666666"/>
      <w:sz w:val="24"/>
      <w:szCs w:val="24"/>
    </w:rPr>
  </w:style>
  <w:style w:type="paragraph" w:customStyle="1" w:styleId="content-blocks-threediv1">
    <w:name w:val="content-blocks-three&gt;div1"/>
    <w:basedOn w:val="Normal"/>
    <w:rsid w:val="00C80421"/>
    <w:pPr>
      <w:spacing w:before="100" w:beforeAutospacing="1" w:after="210" w:line="240" w:lineRule="auto"/>
      <w:ind w:left="367"/>
    </w:pPr>
    <w:rPr>
      <w:rFonts w:eastAsia="Times New Roman" w:cs="Times New Roman"/>
      <w:sz w:val="24"/>
      <w:szCs w:val="24"/>
    </w:rPr>
  </w:style>
  <w:style w:type="paragraph" w:customStyle="1" w:styleId="content-blocks-threediva1">
    <w:name w:val="content-blocks-three&gt;div&gt;a1"/>
    <w:basedOn w:val="Normal"/>
    <w:rsid w:val="00C80421"/>
    <w:pPr>
      <w:spacing w:before="100" w:beforeAutospacing="1" w:after="210" w:line="240" w:lineRule="auto"/>
    </w:pPr>
    <w:rPr>
      <w:rFonts w:eastAsia="Times New Roman" w:cs="Times New Roman"/>
      <w:sz w:val="2"/>
      <w:szCs w:val="2"/>
    </w:rPr>
  </w:style>
  <w:style w:type="paragraph" w:customStyle="1" w:styleId="c21">
    <w:name w:val="c21"/>
    <w:basedOn w:val="Normal"/>
    <w:rsid w:val="00C80421"/>
    <w:pPr>
      <w:spacing w:after="180" w:line="240" w:lineRule="auto"/>
    </w:pPr>
    <w:rPr>
      <w:rFonts w:eastAsia="Times New Roman" w:cs="Times New Roman"/>
      <w:color w:val="666666"/>
      <w:sz w:val="24"/>
      <w:szCs w:val="24"/>
    </w:rPr>
  </w:style>
  <w:style w:type="paragraph" w:customStyle="1" w:styleId="c31">
    <w:name w:val="c31"/>
    <w:basedOn w:val="Normal"/>
    <w:rsid w:val="00C80421"/>
    <w:pPr>
      <w:spacing w:after="180" w:line="240" w:lineRule="auto"/>
    </w:pPr>
    <w:rPr>
      <w:rFonts w:eastAsia="Times New Roman" w:cs="Times New Roman"/>
      <w:color w:val="666666"/>
      <w:sz w:val="24"/>
      <w:szCs w:val="24"/>
    </w:rPr>
  </w:style>
  <w:style w:type="paragraph" w:customStyle="1" w:styleId="c41">
    <w:name w:val="c41"/>
    <w:basedOn w:val="Normal"/>
    <w:rsid w:val="00C80421"/>
    <w:pPr>
      <w:spacing w:after="180" w:line="240" w:lineRule="auto"/>
    </w:pPr>
    <w:rPr>
      <w:rFonts w:eastAsia="Times New Roman" w:cs="Times New Roman"/>
      <w:color w:val="666666"/>
      <w:sz w:val="24"/>
      <w:szCs w:val="24"/>
    </w:rPr>
  </w:style>
  <w:style w:type="paragraph" w:customStyle="1" w:styleId="c51">
    <w:name w:val="c51"/>
    <w:basedOn w:val="Normal"/>
    <w:rsid w:val="00C80421"/>
    <w:pPr>
      <w:spacing w:after="180" w:line="240" w:lineRule="auto"/>
    </w:pPr>
    <w:rPr>
      <w:rFonts w:eastAsia="Times New Roman" w:cs="Times New Roman"/>
      <w:color w:val="666666"/>
      <w:sz w:val="24"/>
      <w:szCs w:val="24"/>
    </w:rPr>
  </w:style>
  <w:style w:type="paragraph" w:customStyle="1" w:styleId="c61">
    <w:name w:val="c61"/>
    <w:basedOn w:val="Normal"/>
    <w:rsid w:val="00C80421"/>
    <w:pPr>
      <w:spacing w:after="180" w:line="240" w:lineRule="auto"/>
    </w:pPr>
    <w:rPr>
      <w:rFonts w:eastAsia="Times New Roman" w:cs="Times New Roman"/>
      <w:color w:val="666666"/>
      <w:sz w:val="24"/>
      <w:szCs w:val="24"/>
    </w:rPr>
  </w:style>
  <w:style w:type="paragraph" w:customStyle="1" w:styleId="c81">
    <w:name w:val="c81"/>
    <w:basedOn w:val="Normal"/>
    <w:rsid w:val="00C80421"/>
    <w:pPr>
      <w:spacing w:after="180" w:line="240" w:lineRule="auto"/>
    </w:pPr>
    <w:rPr>
      <w:rFonts w:eastAsia="Times New Roman" w:cs="Times New Roman"/>
      <w:color w:val="666666"/>
      <w:sz w:val="24"/>
      <w:szCs w:val="24"/>
    </w:rPr>
  </w:style>
  <w:style w:type="paragraph" w:customStyle="1" w:styleId="c91">
    <w:name w:val="c91"/>
    <w:basedOn w:val="Normal"/>
    <w:rsid w:val="00C80421"/>
    <w:pPr>
      <w:spacing w:after="180" w:line="240" w:lineRule="auto"/>
    </w:pPr>
    <w:rPr>
      <w:rFonts w:eastAsia="Times New Roman" w:cs="Times New Roman"/>
      <w:color w:val="666666"/>
      <w:sz w:val="24"/>
      <w:szCs w:val="24"/>
    </w:rPr>
  </w:style>
  <w:style w:type="paragraph" w:customStyle="1" w:styleId="cno1">
    <w:name w:val="cno1"/>
    <w:basedOn w:val="Normal"/>
    <w:rsid w:val="00C80421"/>
    <w:pPr>
      <w:spacing w:after="180" w:line="240" w:lineRule="auto"/>
    </w:pPr>
    <w:rPr>
      <w:rFonts w:eastAsia="Times New Roman" w:cs="Times New Roman"/>
      <w:color w:val="666666"/>
      <w:sz w:val="24"/>
      <w:szCs w:val="24"/>
    </w:rPr>
  </w:style>
  <w:style w:type="paragraph" w:customStyle="1" w:styleId="cnoa1">
    <w:name w:val="cno&gt;a1"/>
    <w:basedOn w:val="Normal"/>
    <w:rsid w:val="00C80421"/>
    <w:pPr>
      <w:spacing w:after="180" w:line="240" w:lineRule="auto"/>
    </w:pPr>
    <w:rPr>
      <w:rFonts w:eastAsia="Times New Roman" w:cs="Times New Roman"/>
      <w:color w:val="666666"/>
      <w:sz w:val="24"/>
      <w:szCs w:val="24"/>
    </w:rPr>
  </w:style>
  <w:style w:type="paragraph" w:customStyle="1" w:styleId="dev-content-aside1">
    <w:name w:val="dev-content-aside1"/>
    <w:basedOn w:val="Normal"/>
    <w:rsid w:val="00C80421"/>
    <w:pPr>
      <w:pBdr>
        <w:left w:val="single" w:sz="6" w:space="15" w:color="DEDDD5"/>
      </w:pBdr>
      <w:spacing w:before="100" w:beforeAutospacing="1" w:after="210" w:line="240" w:lineRule="auto"/>
    </w:pPr>
    <w:rPr>
      <w:rFonts w:eastAsia="Times New Roman" w:cs="Times New Roman"/>
      <w:sz w:val="24"/>
      <w:szCs w:val="24"/>
    </w:rPr>
  </w:style>
  <w:style w:type="paragraph" w:customStyle="1" w:styleId="feedlist1">
    <w:name w:val="feedlist1"/>
    <w:basedOn w:val="Normal"/>
    <w:rsid w:val="00C80421"/>
    <w:pPr>
      <w:spacing w:line="240" w:lineRule="atLeast"/>
    </w:pPr>
    <w:rPr>
      <w:rFonts w:eastAsia="Times New Roman" w:cs="Times New Roman"/>
      <w:color w:val="808080"/>
      <w:sz w:val="24"/>
      <w:szCs w:val="24"/>
    </w:rPr>
  </w:style>
  <w:style w:type="paragraph" w:customStyle="1" w:styleId="rss-icon1">
    <w:name w:val="rss-icon1"/>
    <w:basedOn w:val="Normal"/>
    <w:rsid w:val="00C80421"/>
    <w:pPr>
      <w:spacing w:line="240" w:lineRule="atLeast"/>
    </w:pPr>
    <w:rPr>
      <w:rFonts w:eastAsia="Times New Roman" w:cs="Times New Roman"/>
      <w:b/>
      <w:bCs/>
      <w:color w:val="808080"/>
      <w:sz w:val="24"/>
      <w:szCs w:val="24"/>
    </w:rPr>
  </w:style>
  <w:style w:type="paragraph" w:customStyle="1" w:styleId="scenarios-freetrial-wrapper1">
    <w:name w:val="scenarios-freetrial-wrapper1"/>
    <w:basedOn w:val="Normal"/>
    <w:rsid w:val="00C80421"/>
    <w:pPr>
      <w:spacing w:before="300" w:after="210" w:line="240" w:lineRule="auto"/>
    </w:pPr>
    <w:rPr>
      <w:rFonts w:eastAsia="Times New Roman" w:cs="Times New Roman"/>
      <w:sz w:val="24"/>
      <w:szCs w:val="24"/>
    </w:rPr>
  </w:style>
  <w:style w:type="paragraph" w:customStyle="1" w:styleId="dev-center-hero-wrapper2">
    <w:name w:val="dev-center-hero-wrapper2"/>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site-arrowboxcta3">
    <w:name w:val="site-arrowboxcta3"/>
    <w:basedOn w:val="Normal"/>
    <w:rsid w:val="00C80421"/>
    <w:pPr>
      <w:spacing w:before="100" w:beforeAutospacing="1" w:after="210" w:line="240" w:lineRule="auto"/>
    </w:pPr>
    <w:rPr>
      <w:rFonts w:eastAsia="Times New Roman" w:cs="Times New Roman"/>
      <w:sz w:val="33"/>
      <w:szCs w:val="33"/>
    </w:rPr>
  </w:style>
  <w:style w:type="paragraph" w:customStyle="1" w:styleId="right-banner1">
    <w:name w:val="right-banner1"/>
    <w:basedOn w:val="Normal"/>
    <w:rsid w:val="00C80421"/>
    <w:pPr>
      <w:spacing w:line="240" w:lineRule="auto"/>
      <w:ind w:firstLine="22384"/>
    </w:pPr>
    <w:rPr>
      <w:rFonts w:eastAsia="Times New Roman" w:cs="Times New Roman"/>
      <w:sz w:val="24"/>
      <w:szCs w:val="24"/>
    </w:rPr>
  </w:style>
  <w:style w:type="paragraph" w:customStyle="1" w:styleId="site-arrowboxcta4">
    <w:name w:val="site-arrowboxcta4"/>
    <w:basedOn w:val="Normal"/>
    <w:rsid w:val="00C80421"/>
    <w:pPr>
      <w:spacing w:before="150" w:after="45" w:line="240" w:lineRule="auto"/>
    </w:pPr>
    <w:rPr>
      <w:rFonts w:eastAsia="Times New Roman" w:cs="Times New Roman"/>
      <w:color w:val="FFFFFF"/>
      <w:sz w:val="24"/>
      <w:szCs w:val="24"/>
    </w:rPr>
  </w:style>
  <w:style w:type="paragraph" w:customStyle="1" w:styleId="site-arrowboxcta5">
    <w:name w:val="site-arrowboxcta5"/>
    <w:basedOn w:val="Normal"/>
    <w:rsid w:val="00C80421"/>
    <w:pPr>
      <w:spacing w:before="435" w:after="45" w:line="240" w:lineRule="auto"/>
    </w:pPr>
    <w:rPr>
      <w:rFonts w:eastAsia="Times New Roman" w:cs="Times New Roman"/>
      <w:color w:val="FFFFFF"/>
      <w:sz w:val="24"/>
      <w:szCs w:val="24"/>
    </w:rPr>
  </w:style>
  <w:style w:type="paragraph" w:customStyle="1" w:styleId="sub1">
    <w:name w:val="sub1"/>
    <w:basedOn w:val="Normal"/>
    <w:rsid w:val="00C80421"/>
    <w:pPr>
      <w:spacing w:after="45" w:line="240" w:lineRule="auto"/>
    </w:pPr>
    <w:rPr>
      <w:rFonts w:eastAsia="Times New Roman" w:cs="Times New Roman"/>
      <w:color w:val="FFFFFF"/>
      <w:sz w:val="24"/>
      <w:szCs w:val="24"/>
    </w:rPr>
  </w:style>
  <w:style w:type="paragraph" w:customStyle="1" w:styleId="dev-center-hero-wrapper3">
    <w:name w:val="dev-center-hero-wrapper3"/>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4">
    <w:name w:val="dev-center-hero-wrapper4"/>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5">
    <w:name w:val="dev-center-hero-wrapper5"/>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6">
    <w:name w:val="dev-center-hero-wrapper6"/>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aside3">
    <w:name w:val="dev-center-hero-aside3"/>
    <w:basedOn w:val="Normal"/>
    <w:rsid w:val="00C80421"/>
    <w:pPr>
      <w:spacing w:before="100" w:beforeAutospacing="1" w:after="210" w:line="240" w:lineRule="auto"/>
    </w:pPr>
    <w:rPr>
      <w:rFonts w:eastAsia="Times New Roman" w:cs="Times New Roman"/>
      <w:sz w:val="24"/>
      <w:szCs w:val="24"/>
    </w:rPr>
  </w:style>
  <w:style w:type="paragraph" w:customStyle="1" w:styleId="dev-center-hero-aside4">
    <w:name w:val="dev-center-hero-aside4"/>
    <w:basedOn w:val="Normal"/>
    <w:rsid w:val="00C80421"/>
    <w:pPr>
      <w:spacing w:before="100" w:beforeAutospacing="1" w:after="210" w:line="240" w:lineRule="auto"/>
    </w:pPr>
    <w:rPr>
      <w:rFonts w:eastAsia="Times New Roman" w:cs="Times New Roman"/>
      <w:sz w:val="24"/>
      <w:szCs w:val="24"/>
    </w:rPr>
  </w:style>
  <w:style w:type="paragraph" w:customStyle="1" w:styleId="dev-center-hero-aside5">
    <w:name w:val="dev-center-hero-aside5"/>
    <w:basedOn w:val="Normal"/>
    <w:rsid w:val="00C80421"/>
    <w:pPr>
      <w:spacing w:before="100" w:beforeAutospacing="1" w:after="210" w:line="240" w:lineRule="auto"/>
    </w:pPr>
    <w:rPr>
      <w:rFonts w:eastAsia="Times New Roman" w:cs="Times New Roman"/>
      <w:sz w:val="24"/>
      <w:szCs w:val="24"/>
    </w:rPr>
  </w:style>
  <w:style w:type="paragraph" w:customStyle="1" w:styleId="dev-center-hero-aside6">
    <w:name w:val="dev-center-hero-aside6"/>
    <w:basedOn w:val="Normal"/>
    <w:rsid w:val="00C80421"/>
    <w:pPr>
      <w:spacing w:before="100" w:beforeAutospacing="1" w:after="210" w:line="240" w:lineRule="auto"/>
    </w:pPr>
    <w:rPr>
      <w:rFonts w:eastAsia="Times New Roman" w:cs="Times New Roman"/>
      <w:sz w:val="24"/>
      <w:szCs w:val="24"/>
    </w:rPr>
  </w:style>
  <w:style w:type="paragraph" w:customStyle="1" w:styleId="content-blocks-three2">
    <w:name w:val="content-blocks-three2"/>
    <w:basedOn w:val="Normal"/>
    <w:rsid w:val="00C80421"/>
    <w:pPr>
      <w:spacing w:before="100" w:beforeAutospacing="1" w:after="450" w:line="240" w:lineRule="auto"/>
    </w:pPr>
    <w:rPr>
      <w:rFonts w:eastAsia="Times New Roman" w:cs="Times New Roman"/>
      <w:sz w:val="18"/>
      <w:szCs w:val="18"/>
    </w:rPr>
  </w:style>
  <w:style w:type="paragraph" w:customStyle="1" w:styleId="content-blocks-three3">
    <w:name w:val="content-blocks-three3"/>
    <w:basedOn w:val="Normal"/>
    <w:rsid w:val="00C80421"/>
    <w:pPr>
      <w:spacing w:before="100" w:beforeAutospacing="1" w:after="450" w:line="240" w:lineRule="auto"/>
    </w:pPr>
    <w:rPr>
      <w:rFonts w:eastAsia="Times New Roman" w:cs="Times New Roman"/>
      <w:sz w:val="18"/>
      <w:szCs w:val="18"/>
    </w:rPr>
  </w:style>
  <w:style w:type="paragraph" w:customStyle="1" w:styleId="content-blocks-three4">
    <w:name w:val="content-blocks-three4"/>
    <w:basedOn w:val="Normal"/>
    <w:rsid w:val="00C80421"/>
    <w:pPr>
      <w:spacing w:before="100" w:beforeAutospacing="1" w:after="450" w:line="240" w:lineRule="auto"/>
    </w:pPr>
    <w:rPr>
      <w:rFonts w:eastAsia="Times New Roman" w:cs="Times New Roman"/>
      <w:sz w:val="18"/>
      <w:szCs w:val="18"/>
    </w:rPr>
  </w:style>
  <w:style w:type="paragraph" w:customStyle="1" w:styleId="content-blocks-three5">
    <w:name w:val="content-blocks-three5"/>
    <w:basedOn w:val="Normal"/>
    <w:rsid w:val="00C80421"/>
    <w:pPr>
      <w:spacing w:before="100" w:beforeAutospacing="1" w:after="450" w:line="240" w:lineRule="auto"/>
    </w:pPr>
    <w:rPr>
      <w:rFonts w:eastAsia="Times New Roman" w:cs="Times New Roman"/>
      <w:sz w:val="18"/>
      <w:szCs w:val="18"/>
    </w:rPr>
  </w:style>
  <w:style w:type="paragraph" w:customStyle="1" w:styleId="question1">
    <w:name w:val="question1"/>
    <w:basedOn w:val="Normal"/>
    <w:rsid w:val="00C80421"/>
    <w:pPr>
      <w:spacing w:before="90" w:after="90" w:line="240" w:lineRule="auto"/>
    </w:pPr>
    <w:rPr>
      <w:rFonts w:eastAsia="Times New Roman" w:cs="Times New Roman"/>
      <w:b/>
      <w:bCs/>
      <w:color w:val="323232"/>
      <w:szCs w:val="21"/>
    </w:rPr>
  </w:style>
  <w:style w:type="paragraph" w:customStyle="1" w:styleId="questiona1">
    <w:name w:val="question&gt;a1"/>
    <w:basedOn w:val="Normal"/>
    <w:rsid w:val="00C80421"/>
    <w:pPr>
      <w:spacing w:line="240" w:lineRule="auto"/>
    </w:pPr>
    <w:rPr>
      <w:rFonts w:eastAsia="Times New Roman" w:cs="Times New Roman"/>
      <w:color w:val="323232"/>
      <w:sz w:val="24"/>
      <w:szCs w:val="24"/>
    </w:rPr>
  </w:style>
  <w:style w:type="paragraph" w:customStyle="1" w:styleId="questionaspan1">
    <w:name w:val="question&gt;a&gt;span1"/>
    <w:basedOn w:val="Normal"/>
    <w:rsid w:val="00C80421"/>
    <w:pPr>
      <w:spacing w:before="100" w:beforeAutospacing="1" w:after="210" w:line="240" w:lineRule="auto"/>
      <w:ind w:left="-300"/>
    </w:pPr>
    <w:rPr>
      <w:rFonts w:eastAsia="Times New Roman" w:cs="Times New Roman"/>
      <w:sz w:val="24"/>
      <w:szCs w:val="24"/>
    </w:rPr>
  </w:style>
  <w:style w:type="paragraph" w:customStyle="1" w:styleId="questiona2">
    <w:name w:val="question&gt;a2"/>
    <w:basedOn w:val="Normal"/>
    <w:rsid w:val="00C80421"/>
    <w:pPr>
      <w:spacing w:line="240" w:lineRule="auto"/>
    </w:pPr>
    <w:rPr>
      <w:rFonts w:eastAsia="Times New Roman" w:cs="Times New Roman"/>
      <w:color w:val="00A8D9"/>
      <w:sz w:val="24"/>
      <w:szCs w:val="24"/>
    </w:rPr>
  </w:style>
  <w:style w:type="paragraph" w:customStyle="1" w:styleId="plus1">
    <w:name w:val="plus1"/>
    <w:basedOn w:val="Normal"/>
    <w:rsid w:val="00C80421"/>
    <w:pPr>
      <w:spacing w:before="100" w:beforeAutospacing="1" w:after="210" w:line="240" w:lineRule="auto"/>
    </w:pPr>
    <w:rPr>
      <w:rFonts w:eastAsia="Times New Roman" w:cs="Times New Roman"/>
      <w:sz w:val="24"/>
      <w:szCs w:val="24"/>
    </w:rPr>
  </w:style>
  <w:style w:type="paragraph" w:customStyle="1" w:styleId="answer1">
    <w:name w:val="answer1"/>
    <w:basedOn w:val="Normal"/>
    <w:rsid w:val="00C80421"/>
    <w:pPr>
      <w:spacing w:after="210" w:line="270" w:lineRule="atLeast"/>
      <w:ind w:left="450" w:right="900"/>
    </w:pPr>
    <w:rPr>
      <w:rFonts w:eastAsia="Times New Roman" w:cs="Times New Roman"/>
      <w:vanish/>
      <w:sz w:val="18"/>
      <w:szCs w:val="18"/>
    </w:rPr>
  </w:style>
  <w:style w:type="paragraph" w:customStyle="1" w:styleId="plus2">
    <w:name w:val="plus2"/>
    <w:basedOn w:val="Normal"/>
    <w:rsid w:val="00C80421"/>
    <w:pPr>
      <w:spacing w:before="100" w:beforeAutospacing="1" w:after="210" w:line="240" w:lineRule="auto"/>
    </w:pPr>
    <w:rPr>
      <w:rFonts w:eastAsia="Times New Roman" w:cs="Times New Roman"/>
      <w:sz w:val="24"/>
      <w:szCs w:val="24"/>
    </w:rPr>
  </w:style>
  <w:style w:type="paragraph" w:customStyle="1" w:styleId="minus2">
    <w:name w:val="minus2"/>
    <w:basedOn w:val="Normal"/>
    <w:rsid w:val="00C80421"/>
    <w:pPr>
      <w:spacing w:before="100" w:beforeAutospacing="1" w:after="210" w:line="240" w:lineRule="auto"/>
    </w:pPr>
    <w:rPr>
      <w:rFonts w:eastAsia="Times New Roman" w:cs="Times New Roman"/>
      <w:sz w:val="24"/>
      <w:szCs w:val="24"/>
    </w:rPr>
  </w:style>
  <w:style w:type="paragraph" w:customStyle="1" w:styleId="video-icon3">
    <w:name w:val="video-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time2">
    <w:name w:val="video-time2"/>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section1">
    <w:name w:val="section1"/>
    <w:basedOn w:val="Normal"/>
    <w:rsid w:val="00C80421"/>
    <w:pPr>
      <w:spacing w:before="100" w:beforeAutospacing="1" w:after="210" w:line="240" w:lineRule="auto"/>
    </w:pPr>
    <w:rPr>
      <w:rFonts w:eastAsia="Times New Roman" w:cs="Times New Roman"/>
      <w:sz w:val="24"/>
      <w:szCs w:val="24"/>
    </w:rPr>
  </w:style>
  <w:style w:type="paragraph" w:customStyle="1" w:styleId="content-blocks-two1">
    <w:name w:val="content-blocks-two1"/>
    <w:basedOn w:val="Normal"/>
    <w:rsid w:val="00C80421"/>
    <w:pPr>
      <w:spacing w:after="1200" w:line="240" w:lineRule="auto"/>
      <w:ind w:left="-210" w:right="-210"/>
    </w:pPr>
    <w:rPr>
      <w:rFonts w:eastAsia="Times New Roman" w:cs="Times New Roman"/>
      <w:sz w:val="24"/>
      <w:szCs w:val="24"/>
    </w:rPr>
  </w:style>
  <w:style w:type="paragraph" w:customStyle="1" w:styleId="block1">
    <w:name w:val="block1"/>
    <w:basedOn w:val="Normal"/>
    <w:rsid w:val="00C80421"/>
    <w:pPr>
      <w:shd w:val="clear" w:color="auto" w:fill="EAEAE6"/>
      <w:spacing w:after="210" w:line="240" w:lineRule="auto"/>
      <w:ind w:left="210"/>
    </w:pPr>
    <w:rPr>
      <w:rFonts w:eastAsia="Times New Roman" w:cs="Times New Roman"/>
      <w:sz w:val="24"/>
      <w:szCs w:val="24"/>
    </w:rPr>
  </w:style>
  <w:style w:type="paragraph" w:customStyle="1" w:styleId="app-title1">
    <w:name w:val="app-title1"/>
    <w:basedOn w:val="Normal"/>
    <w:rsid w:val="00C80421"/>
    <w:pPr>
      <w:spacing w:line="270" w:lineRule="atLeast"/>
      <w:textAlignment w:val="center"/>
    </w:pPr>
    <w:rPr>
      <w:rFonts w:eastAsia="Times New Roman" w:cs="Times New Roman"/>
      <w:color w:val="383838"/>
      <w:sz w:val="24"/>
      <w:szCs w:val="24"/>
    </w:rPr>
  </w:style>
  <w:style w:type="paragraph" w:customStyle="1" w:styleId="short-description1">
    <w:name w:val="short-description1"/>
    <w:basedOn w:val="Normal"/>
    <w:rsid w:val="00C80421"/>
    <w:pPr>
      <w:spacing w:before="180" w:after="180" w:line="255" w:lineRule="atLeast"/>
    </w:pPr>
    <w:rPr>
      <w:rFonts w:eastAsia="Times New Roman" w:cs="Times New Roman"/>
      <w:vanish/>
      <w:color w:val="777777"/>
      <w:sz w:val="18"/>
      <w:szCs w:val="18"/>
    </w:rPr>
  </w:style>
  <w:style w:type="paragraph" w:customStyle="1" w:styleId="site-arrowlink3">
    <w:name w:val="site-arrowlink3"/>
    <w:basedOn w:val="Normal"/>
    <w:rsid w:val="00C80421"/>
    <w:pPr>
      <w:spacing w:before="100" w:beforeAutospacing="1" w:after="210" w:line="240" w:lineRule="auto"/>
    </w:pPr>
    <w:rPr>
      <w:rFonts w:eastAsia="Times New Roman" w:cs="Times New Roman"/>
      <w:b/>
      <w:bCs/>
      <w:caps/>
      <w:color w:val="00BCF2"/>
      <w:sz w:val="17"/>
      <w:szCs w:val="17"/>
    </w:rPr>
  </w:style>
  <w:style w:type="paragraph" w:customStyle="1" w:styleId="site-arrowlink5">
    <w:name w:val="site-arrowlink5"/>
    <w:basedOn w:val="Normal"/>
    <w:rsid w:val="00C80421"/>
    <w:pPr>
      <w:spacing w:before="100" w:beforeAutospacing="1" w:after="210" w:line="240" w:lineRule="auto"/>
    </w:pPr>
    <w:rPr>
      <w:rFonts w:eastAsia="Times New Roman" w:cs="Times New Roman"/>
      <w:b/>
      <w:bCs/>
      <w:caps/>
      <w:color w:val="0072C6"/>
      <w:sz w:val="17"/>
      <w:szCs w:val="17"/>
    </w:rPr>
  </w:style>
  <w:style w:type="paragraph" w:customStyle="1" w:styleId="free-trial-ribbon2">
    <w:name w:val="free-trial-ribbon2"/>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ack-link1">
    <w:name w:val="back-link1"/>
    <w:basedOn w:val="Normal"/>
    <w:rsid w:val="00C80421"/>
    <w:pPr>
      <w:spacing w:before="100" w:beforeAutospacing="1" w:after="210" w:line="240" w:lineRule="auto"/>
    </w:pPr>
    <w:rPr>
      <w:rFonts w:eastAsia="Times New Roman" w:cs="Times New Roman"/>
      <w:sz w:val="27"/>
      <w:szCs w:val="27"/>
    </w:rPr>
  </w:style>
  <w:style w:type="paragraph" w:customStyle="1" w:styleId="app-description1">
    <w:name w:val="app-description1"/>
    <w:basedOn w:val="Normal"/>
    <w:rsid w:val="00C80421"/>
    <w:pPr>
      <w:spacing w:before="100" w:beforeAutospacing="1" w:after="210" w:line="240" w:lineRule="auto"/>
    </w:pPr>
    <w:rPr>
      <w:rFonts w:eastAsia="Times New Roman" w:cs="Times New Roman"/>
      <w:sz w:val="24"/>
      <w:szCs w:val="24"/>
    </w:rPr>
  </w:style>
  <w:style w:type="paragraph" w:customStyle="1" w:styleId="app-short-description1">
    <w:name w:val="app-short-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app-long-description1">
    <w:name w:val="app-long-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minimize-description1">
    <w:name w:val="minimize-description1"/>
    <w:basedOn w:val="Normal"/>
    <w:rsid w:val="00C80421"/>
    <w:pPr>
      <w:spacing w:before="100" w:beforeAutospacing="1" w:after="210" w:line="240" w:lineRule="auto"/>
    </w:pPr>
    <w:rPr>
      <w:rFonts w:eastAsia="Times New Roman" w:cs="Times New Roman"/>
      <w:vanish/>
      <w:sz w:val="24"/>
      <w:szCs w:val="24"/>
    </w:rPr>
  </w:style>
  <w:style w:type="paragraph" w:customStyle="1" w:styleId="app-links1">
    <w:name w:val="app-links1"/>
    <w:basedOn w:val="Normal"/>
    <w:rsid w:val="00C80421"/>
    <w:pPr>
      <w:spacing w:before="150" w:after="300" w:line="285" w:lineRule="atLeast"/>
    </w:pPr>
    <w:rPr>
      <w:rFonts w:eastAsia="Times New Roman" w:cs="Times New Roman"/>
      <w:color w:val="777777"/>
      <w:szCs w:val="21"/>
    </w:rPr>
  </w:style>
  <w:style w:type="paragraph" w:customStyle="1" w:styleId="app-plans1">
    <w:name w:val="app-plans1"/>
    <w:basedOn w:val="Normal"/>
    <w:rsid w:val="00C80421"/>
    <w:pPr>
      <w:spacing w:before="100" w:beforeAutospacing="1" w:after="750" w:line="240" w:lineRule="auto"/>
    </w:pPr>
    <w:rPr>
      <w:rFonts w:eastAsia="Times New Roman" w:cs="Times New Roman"/>
      <w:sz w:val="24"/>
      <w:szCs w:val="24"/>
    </w:rPr>
  </w:style>
  <w:style w:type="paragraph" w:customStyle="1" w:styleId="app-plan1">
    <w:name w:val="app-plan1"/>
    <w:basedOn w:val="Normal"/>
    <w:rsid w:val="00C80421"/>
    <w:pPr>
      <w:shd w:val="clear" w:color="auto" w:fill="F7F5F2"/>
      <w:spacing w:before="210" w:after="210" w:line="240" w:lineRule="auto"/>
    </w:pPr>
    <w:rPr>
      <w:rFonts w:eastAsia="Times New Roman" w:cs="Times New Roman"/>
      <w:sz w:val="24"/>
      <w:szCs w:val="24"/>
    </w:rPr>
  </w:style>
  <w:style w:type="paragraph" w:customStyle="1" w:styleId="app-planul1">
    <w:name w:val="app-plan&gt;ul1"/>
    <w:basedOn w:val="Normal"/>
    <w:rsid w:val="00C80421"/>
    <w:pPr>
      <w:spacing w:before="330" w:line="240" w:lineRule="auto"/>
      <w:ind w:left="750"/>
    </w:pPr>
    <w:rPr>
      <w:rFonts w:eastAsia="Times New Roman" w:cs="Times New Roman"/>
      <w:sz w:val="24"/>
      <w:szCs w:val="24"/>
    </w:rPr>
  </w:style>
  <w:style w:type="paragraph" w:customStyle="1" w:styleId="app-planulli1">
    <w:name w:val="app-plan&gt;ul&gt;li1"/>
    <w:basedOn w:val="Normal"/>
    <w:rsid w:val="00C80421"/>
    <w:pPr>
      <w:spacing w:before="100" w:beforeAutospacing="1" w:after="210" w:line="240" w:lineRule="auto"/>
      <w:ind w:left="300"/>
      <w:textAlignment w:val="top"/>
    </w:pPr>
    <w:rPr>
      <w:rFonts w:eastAsia="Times New Roman" w:cs="Times New Roman"/>
      <w:sz w:val="24"/>
      <w:szCs w:val="24"/>
    </w:rPr>
  </w:style>
  <w:style w:type="paragraph" w:customStyle="1" w:styleId="app-planulliul1">
    <w:name w:val="app-plan&gt;ul&gt;li&gt;ul1"/>
    <w:basedOn w:val="Normal"/>
    <w:rsid w:val="00C80421"/>
    <w:pPr>
      <w:spacing w:line="240" w:lineRule="auto"/>
    </w:pPr>
    <w:rPr>
      <w:rFonts w:eastAsia="Times New Roman" w:cs="Times New Roman"/>
      <w:sz w:val="24"/>
      <w:szCs w:val="24"/>
    </w:rPr>
  </w:style>
  <w:style w:type="paragraph" w:customStyle="1" w:styleId="description1">
    <w:name w:val="description1"/>
    <w:basedOn w:val="Normal"/>
    <w:rsid w:val="00C80421"/>
    <w:pPr>
      <w:spacing w:before="100" w:beforeAutospacing="1" w:after="210" w:line="240" w:lineRule="auto"/>
    </w:pPr>
    <w:rPr>
      <w:rFonts w:eastAsia="Times New Roman" w:cs="Times New Roman"/>
      <w:sz w:val="24"/>
      <w:szCs w:val="24"/>
    </w:rPr>
  </w:style>
  <w:style w:type="paragraph" w:customStyle="1" w:styleId="purchase1">
    <w:name w:val="purchase1"/>
    <w:basedOn w:val="Normal"/>
    <w:rsid w:val="00C80421"/>
    <w:pPr>
      <w:shd w:val="clear" w:color="auto" w:fill="969696"/>
      <w:spacing w:before="100" w:beforeAutospacing="1" w:after="210" w:line="240" w:lineRule="auto"/>
    </w:pPr>
    <w:rPr>
      <w:rFonts w:eastAsia="Times New Roman" w:cs="Times New Roman"/>
      <w:sz w:val="24"/>
      <w:szCs w:val="24"/>
    </w:rPr>
  </w:style>
  <w:style w:type="paragraph" w:customStyle="1" w:styleId="spacer1">
    <w:name w:val="spacer1"/>
    <w:basedOn w:val="Normal"/>
    <w:rsid w:val="00C80421"/>
    <w:pPr>
      <w:spacing w:line="240" w:lineRule="auto"/>
    </w:pPr>
    <w:rPr>
      <w:rFonts w:eastAsia="Times New Roman" w:cs="Times New Roman"/>
      <w:sz w:val="24"/>
      <w:szCs w:val="24"/>
    </w:rPr>
  </w:style>
  <w:style w:type="paragraph" w:customStyle="1" w:styleId="price1">
    <w:name w:val="price1"/>
    <w:basedOn w:val="Normal"/>
    <w:rsid w:val="00C80421"/>
    <w:pPr>
      <w:spacing w:line="240" w:lineRule="auto"/>
      <w:jc w:val="center"/>
    </w:pPr>
    <w:rPr>
      <w:rFonts w:eastAsia="Times New Roman" w:cs="Times New Roman"/>
      <w:color w:val="FFFFFF"/>
      <w:sz w:val="42"/>
      <w:szCs w:val="42"/>
    </w:rPr>
  </w:style>
  <w:style w:type="paragraph" w:customStyle="1" w:styleId="app-slideshow1">
    <w:name w:val="app-slideshow1"/>
    <w:basedOn w:val="Normal"/>
    <w:rsid w:val="00C80421"/>
    <w:pPr>
      <w:spacing w:line="240" w:lineRule="auto"/>
      <w:ind w:left="840" w:right="840"/>
    </w:pPr>
    <w:rPr>
      <w:rFonts w:eastAsia="Times New Roman" w:cs="Times New Roman"/>
      <w:sz w:val="24"/>
      <w:szCs w:val="24"/>
    </w:rPr>
  </w:style>
  <w:style w:type="paragraph" w:customStyle="1" w:styleId="store-slideshow1">
    <w:name w:val="store-slideshow1"/>
    <w:basedOn w:val="Normal"/>
    <w:rsid w:val="00C80421"/>
    <w:pPr>
      <w:spacing w:line="240" w:lineRule="auto"/>
    </w:pPr>
    <w:rPr>
      <w:rFonts w:eastAsia="Times New Roman" w:cs="Times New Roman"/>
      <w:sz w:val="24"/>
      <w:szCs w:val="24"/>
    </w:rPr>
  </w:style>
  <w:style w:type="paragraph" w:customStyle="1" w:styleId="slideshow-controldivdiv2">
    <w:name w:val="slideshow-control&gt;div&gt;div2"/>
    <w:basedOn w:val="Normal"/>
    <w:rsid w:val="00C80421"/>
    <w:pPr>
      <w:spacing w:before="100" w:beforeAutospacing="1" w:after="210" w:line="240" w:lineRule="auto"/>
    </w:pPr>
    <w:rPr>
      <w:rFonts w:eastAsia="Times New Roman" w:cs="Times New Roman"/>
      <w:sz w:val="24"/>
      <w:szCs w:val="24"/>
    </w:rPr>
  </w:style>
  <w:style w:type="paragraph" w:customStyle="1" w:styleId="site-boxcta2">
    <w:name w:val="site-boxcta2"/>
    <w:basedOn w:val="Normal"/>
    <w:rsid w:val="00C80421"/>
    <w:pPr>
      <w:spacing w:before="100" w:beforeAutospacing="1" w:after="210" w:line="240" w:lineRule="auto"/>
    </w:pPr>
    <w:rPr>
      <w:rFonts w:eastAsia="Times New Roman" w:cs="Times New Roman"/>
      <w:sz w:val="18"/>
      <w:szCs w:val="18"/>
    </w:rPr>
  </w:style>
  <w:style w:type="paragraph" w:customStyle="1" w:styleId="hide1">
    <w:name w:val="hide1"/>
    <w:basedOn w:val="Normal"/>
    <w:rsid w:val="00C80421"/>
    <w:pPr>
      <w:spacing w:before="100" w:beforeAutospacing="1" w:after="210" w:line="240" w:lineRule="auto"/>
    </w:pPr>
    <w:rPr>
      <w:rFonts w:eastAsia="Times New Roman" w:cs="Times New Roman"/>
      <w:vanish/>
      <w:sz w:val="24"/>
      <w:szCs w:val="24"/>
    </w:rPr>
  </w:style>
  <w:style w:type="paragraph" w:customStyle="1" w:styleId="offer-btn-activate1">
    <w:name w:val="offer-btn-activate1"/>
    <w:basedOn w:val="Normal"/>
    <w:rsid w:val="00C80421"/>
    <w:pPr>
      <w:spacing w:before="100" w:beforeAutospacing="1" w:after="210" w:line="240" w:lineRule="auto"/>
    </w:pPr>
    <w:rPr>
      <w:rFonts w:eastAsia="Times New Roman" w:cs="Times New Roman"/>
      <w:vanish/>
      <w:sz w:val="24"/>
      <w:szCs w:val="24"/>
    </w:rPr>
  </w:style>
  <w:style w:type="paragraph" w:customStyle="1" w:styleId="offer-btn-buy1">
    <w:name w:val="offer-btn-buy1"/>
    <w:basedOn w:val="Normal"/>
    <w:rsid w:val="00C80421"/>
    <w:pPr>
      <w:spacing w:before="100" w:beforeAutospacing="1" w:after="210" w:line="240" w:lineRule="auto"/>
    </w:pPr>
    <w:rPr>
      <w:rFonts w:eastAsia="Times New Roman" w:cs="Times New Roman"/>
      <w:vanish/>
      <w:sz w:val="24"/>
      <w:szCs w:val="24"/>
    </w:rPr>
  </w:style>
  <w:style w:type="character" w:customStyle="1" w:styleId="play-btn2">
    <w:name w:val="play-btn2"/>
    <w:basedOn w:val="DefaultParagraphFont"/>
    <w:rsid w:val="00C80421"/>
    <w:rPr>
      <w:vanish w:val="0"/>
      <w:webHidden w:val="0"/>
      <w:specVanish w:val="0"/>
    </w:rPr>
  </w:style>
  <w:style w:type="character" w:customStyle="1" w:styleId="thumbnail2">
    <w:name w:val="thumbnail2"/>
    <w:basedOn w:val="DefaultParagraphFont"/>
    <w:rsid w:val="00C80421"/>
    <w:rPr>
      <w:vanish w:val="0"/>
      <w:webHidden w:val="0"/>
      <w:specVanish w:val="0"/>
    </w:rPr>
  </w:style>
  <w:style w:type="character" w:customStyle="1" w:styleId="title5">
    <w:name w:val="title5"/>
    <w:basedOn w:val="DefaultParagraphFont"/>
    <w:rsid w:val="00C80421"/>
    <w:rPr>
      <w:vanish w:val="0"/>
      <w:webHidden w:val="0"/>
      <w:specVanish w:val="0"/>
    </w:rPr>
  </w:style>
  <w:style w:type="character" w:customStyle="1" w:styleId="desc2">
    <w:name w:val="desc2"/>
    <w:basedOn w:val="DefaultParagraphFont"/>
    <w:rsid w:val="00C80421"/>
    <w:rPr>
      <w:vanish w:val="0"/>
      <w:webHidden w:val="0"/>
      <w:specVanish w:val="0"/>
    </w:rPr>
  </w:style>
  <w:style w:type="paragraph" w:customStyle="1" w:styleId="play-btn3">
    <w:name w:val="play-btn3"/>
    <w:basedOn w:val="Normal"/>
    <w:rsid w:val="00C80421"/>
    <w:pPr>
      <w:spacing w:line="240" w:lineRule="auto"/>
      <w:ind w:left="-203" w:right="-203" w:firstLine="22384"/>
    </w:pPr>
    <w:rPr>
      <w:rFonts w:eastAsia="Times New Roman" w:cs="Times New Roman"/>
      <w:sz w:val="24"/>
      <w:szCs w:val="24"/>
    </w:rPr>
  </w:style>
  <w:style w:type="paragraph" w:customStyle="1" w:styleId="content-blocks-four1">
    <w:name w:val="content-blocks-four1"/>
    <w:basedOn w:val="Normal"/>
    <w:rsid w:val="00C80421"/>
    <w:pPr>
      <w:spacing w:line="240" w:lineRule="auto"/>
      <w:ind w:left="-90" w:right="-90"/>
    </w:pPr>
    <w:rPr>
      <w:rFonts w:eastAsia="Times New Roman" w:cs="Times New Roman"/>
      <w:sz w:val="24"/>
      <w:szCs w:val="24"/>
    </w:rPr>
  </w:style>
  <w:style w:type="paragraph" w:customStyle="1" w:styleId="block2">
    <w:name w:val="block2"/>
    <w:basedOn w:val="Normal"/>
    <w:rsid w:val="00C80421"/>
    <w:pPr>
      <w:spacing w:after="180" w:line="240" w:lineRule="auto"/>
      <w:ind w:left="90" w:right="90"/>
    </w:pPr>
    <w:rPr>
      <w:rFonts w:eastAsia="Times New Roman" w:cs="Times New Roman"/>
      <w:sz w:val="24"/>
      <w:szCs w:val="24"/>
    </w:rPr>
  </w:style>
  <w:style w:type="paragraph" w:customStyle="1" w:styleId="thumbnail3">
    <w:name w:val="thumbnail3"/>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play-btn4">
    <w:name w:val="play-btn4"/>
    <w:basedOn w:val="Normal"/>
    <w:rsid w:val="00C80421"/>
    <w:pPr>
      <w:spacing w:before="100" w:beforeAutospacing="1" w:after="210" w:line="240" w:lineRule="auto"/>
    </w:pPr>
    <w:rPr>
      <w:rFonts w:eastAsia="Times New Roman" w:cs="Times New Roman"/>
      <w:sz w:val="24"/>
      <w:szCs w:val="24"/>
    </w:rPr>
  </w:style>
  <w:style w:type="paragraph" w:customStyle="1" w:styleId="play-btn5">
    <w:name w:val="play-btn5"/>
    <w:basedOn w:val="Normal"/>
    <w:rsid w:val="00C80421"/>
    <w:pPr>
      <w:spacing w:before="100" w:beforeAutospacing="1" w:after="210" w:line="240" w:lineRule="auto"/>
    </w:pPr>
    <w:rPr>
      <w:rFonts w:eastAsia="Times New Roman" w:cs="Times New Roman"/>
      <w:sz w:val="24"/>
      <w:szCs w:val="24"/>
    </w:rPr>
  </w:style>
  <w:style w:type="paragraph" w:customStyle="1" w:styleId="title6">
    <w:name w:val="title6"/>
    <w:basedOn w:val="Normal"/>
    <w:rsid w:val="00C80421"/>
    <w:pPr>
      <w:spacing w:before="210" w:line="240" w:lineRule="atLeast"/>
    </w:pPr>
    <w:rPr>
      <w:rFonts w:eastAsia="Times New Roman" w:cs="Times New Roman"/>
      <w:b/>
      <w:bCs/>
      <w:caps/>
      <w:color w:val="505050"/>
      <w:sz w:val="18"/>
      <w:szCs w:val="18"/>
    </w:rPr>
  </w:style>
  <w:style w:type="paragraph" w:customStyle="1" w:styleId="desc3">
    <w:name w:val="desc3"/>
    <w:basedOn w:val="Normal"/>
    <w:rsid w:val="00C80421"/>
    <w:pPr>
      <w:spacing w:after="60" w:line="240" w:lineRule="atLeast"/>
    </w:pPr>
    <w:rPr>
      <w:rFonts w:eastAsia="Times New Roman" w:cs="Times New Roman"/>
      <w:color w:val="505050"/>
      <w:sz w:val="18"/>
      <w:szCs w:val="18"/>
    </w:rPr>
  </w:style>
  <w:style w:type="paragraph" w:customStyle="1" w:styleId="arrowlink4">
    <w:name w:val="arrowlink4"/>
    <w:basedOn w:val="Normal"/>
    <w:rsid w:val="00C80421"/>
    <w:pPr>
      <w:spacing w:before="100" w:beforeAutospacing="1" w:after="210" w:line="375" w:lineRule="atLeast"/>
    </w:pPr>
    <w:rPr>
      <w:rFonts w:eastAsia="Times New Roman" w:cs="Times New Roman"/>
      <w:b/>
      <w:bCs/>
      <w:caps/>
      <w:color w:val="00A8D2"/>
      <w:sz w:val="15"/>
      <w:szCs w:val="15"/>
    </w:rPr>
  </w:style>
  <w:style w:type="paragraph" w:customStyle="1" w:styleId="arrowlink5">
    <w:name w:val="arrowlink5"/>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footer-callout1">
    <w:name w:val="footer-callout1"/>
    <w:basedOn w:val="Normal"/>
    <w:rsid w:val="00C80421"/>
    <w:pPr>
      <w:spacing w:before="720" w:after="210" w:line="240" w:lineRule="auto"/>
    </w:pPr>
    <w:rPr>
      <w:rFonts w:eastAsia="Times New Roman" w:cs="Times New Roman"/>
      <w:sz w:val="24"/>
      <w:szCs w:val="24"/>
    </w:rPr>
  </w:style>
  <w:style w:type="paragraph" w:customStyle="1" w:styleId="case-study-block1">
    <w:name w:val="case-study-block1"/>
    <w:basedOn w:val="Normal"/>
    <w:rsid w:val="00C80421"/>
    <w:pPr>
      <w:spacing w:before="100" w:beforeAutospacing="1" w:after="210" w:line="240" w:lineRule="auto"/>
    </w:pPr>
    <w:rPr>
      <w:rFonts w:eastAsia="Times New Roman" w:cs="Times New Roman"/>
      <w:vanish/>
      <w:sz w:val="24"/>
      <w:szCs w:val="24"/>
    </w:rPr>
  </w:style>
  <w:style w:type="paragraph" w:customStyle="1" w:styleId="description2">
    <w:name w:val="description2"/>
    <w:basedOn w:val="Normal"/>
    <w:rsid w:val="00C80421"/>
    <w:pPr>
      <w:spacing w:before="100" w:beforeAutospacing="1" w:after="210" w:line="240" w:lineRule="auto"/>
      <w:ind w:right="3750"/>
    </w:pPr>
    <w:rPr>
      <w:rFonts w:eastAsia="Times New Roman" w:cs="Times New Roman"/>
      <w:sz w:val="24"/>
      <w:szCs w:val="24"/>
    </w:rPr>
  </w:style>
  <w:style w:type="paragraph" w:customStyle="1" w:styleId="active1">
    <w:name w:val="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hero2">
    <w:name w:val="hero2"/>
    <w:basedOn w:val="Normal"/>
    <w:rsid w:val="00C80421"/>
    <w:pPr>
      <w:spacing w:before="100" w:beforeAutospacing="1" w:after="210" w:line="240" w:lineRule="auto"/>
    </w:pPr>
    <w:rPr>
      <w:rFonts w:eastAsia="Times New Roman" w:cs="Times New Roman"/>
      <w:sz w:val="24"/>
      <w:szCs w:val="24"/>
    </w:rPr>
  </w:style>
  <w:style w:type="paragraph" w:customStyle="1" w:styleId="section2">
    <w:name w:val="section2"/>
    <w:basedOn w:val="Normal"/>
    <w:rsid w:val="00C80421"/>
    <w:pPr>
      <w:spacing w:before="100" w:beforeAutospacing="1" w:after="210" w:line="270" w:lineRule="atLeast"/>
    </w:pPr>
    <w:rPr>
      <w:rFonts w:eastAsia="Times New Roman" w:cs="Times New Roman"/>
      <w:sz w:val="18"/>
      <w:szCs w:val="18"/>
    </w:rPr>
  </w:style>
  <w:style w:type="character" w:customStyle="1" w:styleId="small4">
    <w:name w:val="small4"/>
    <w:basedOn w:val="DefaultParagraphFont"/>
    <w:rsid w:val="00C80421"/>
    <w:rPr>
      <w:b w:val="0"/>
      <w:bCs w:val="0"/>
      <w:sz w:val="15"/>
      <w:szCs w:val="15"/>
    </w:rPr>
  </w:style>
  <w:style w:type="paragraph" w:customStyle="1" w:styleId="subheading1">
    <w:name w:val="subheading1"/>
    <w:basedOn w:val="Normal"/>
    <w:rsid w:val="00C80421"/>
    <w:pPr>
      <w:spacing w:after="300" w:line="240" w:lineRule="auto"/>
    </w:pPr>
    <w:rPr>
      <w:rFonts w:eastAsia="Times New Roman" w:cs="Times New Roman"/>
      <w:sz w:val="24"/>
      <w:szCs w:val="24"/>
    </w:rPr>
  </w:style>
  <w:style w:type="paragraph" w:customStyle="1" w:styleId="arrowlink6">
    <w:name w:val="arrowlink6"/>
    <w:basedOn w:val="Normal"/>
    <w:rsid w:val="00C80421"/>
    <w:pPr>
      <w:spacing w:before="100" w:beforeAutospacing="1" w:after="210" w:line="375" w:lineRule="atLeast"/>
    </w:pPr>
    <w:rPr>
      <w:rFonts w:eastAsia="Times New Roman" w:cs="Times New Roman"/>
      <w:b/>
      <w:bCs/>
      <w:caps/>
      <w:color w:val="00A8D9"/>
      <w:sz w:val="15"/>
      <w:szCs w:val="15"/>
    </w:rPr>
  </w:style>
  <w:style w:type="paragraph" w:customStyle="1" w:styleId="arrowlink7">
    <w:name w:val="arrowlink7"/>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plan-option-selector1">
    <w:name w:val="plan-option-selector1"/>
    <w:basedOn w:val="Normal"/>
    <w:rsid w:val="00C80421"/>
    <w:pPr>
      <w:spacing w:after="210" w:line="240" w:lineRule="auto"/>
    </w:pPr>
    <w:rPr>
      <w:rFonts w:eastAsia="Times New Roman" w:cs="Times New Roman"/>
      <w:sz w:val="24"/>
      <w:szCs w:val="24"/>
    </w:rPr>
  </w:style>
  <w:style w:type="paragraph" w:customStyle="1" w:styleId="subheading2">
    <w:name w:val="subheading2"/>
    <w:basedOn w:val="Normal"/>
    <w:rsid w:val="00C80421"/>
    <w:pPr>
      <w:spacing w:after="210" w:line="360" w:lineRule="atLeast"/>
    </w:pPr>
    <w:rPr>
      <w:rFonts w:eastAsia="Times New Roman" w:cs="Times New Roman"/>
      <w:sz w:val="27"/>
      <w:szCs w:val="27"/>
    </w:rPr>
  </w:style>
  <w:style w:type="paragraph" w:customStyle="1" w:styleId="plan-selector1">
    <w:name w:val="plan-selector1"/>
    <w:basedOn w:val="Normal"/>
    <w:rsid w:val="00C80421"/>
    <w:pPr>
      <w:spacing w:before="360" w:after="210" w:line="240" w:lineRule="auto"/>
    </w:pPr>
    <w:rPr>
      <w:rFonts w:eastAsia="Times New Roman" w:cs="Times New Roman"/>
      <w:sz w:val="24"/>
      <w:szCs w:val="24"/>
    </w:rPr>
  </w:style>
  <w:style w:type="paragraph" w:customStyle="1" w:styleId="triangle1">
    <w:name w:val="triangle1"/>
    <w:basedOn w:val="Normal"/>
    <w:rsid w:val="00C80421"/>
    <w:pPr>
      <w:pBdr>
        <w:top w:val="single" w:sz="2" w:space="0" w:color="auto"/>
        <w:left w:val="single" w:sz="48" w:space="0" w:color="auto"/>
        <w:bottom w:val="single" w:sz="48" w:space="0" w:color="auto"/>
        <w:right w:val="single" w:sz="48" w:space="0" w:color="auto"/>
      </w:pBdr>
      <w:spacing w:before="100" w:beforeAutospacing="1" w:after="210" w:line="240" w:lineRule="auto"/>
    </w:pPr>
    <w:rPr>
      <w:rFonts w:eastAsia="Times New Roman" w:cs="Times New Roman"/>
      <w:sz w:val="24"/>
      <w:szCs w:val="24"/>
    </w:rPr>
  </w:style>
  <w:style w:type="paragraph" w:customStyle="1" w:styleId="hourly-price1">
    <w:name w:val="hourly-price1"/>
    <w:basedOn w:val="Normal"/>
    <w:rsid w:val="00C80421"/>
    <w:pPr>
      <w:spacing w:before="100" w:beforeAutospacing="1" w:after="210" w:line="240" w:lineRule="auto"/>
    </w:pPr>
    <w:rPr>
      <w:rFonts w:eastAsia="Times New Roman" w:cs="Times New Roman"/>
      <w:b/>
      <w:bCs/>
      <w:sz w:val="24"/>
      <w:szCs w:val="24"/>
    </w:rPr>
  </w:style>
  <w:style w:type="paragraph" w:customStyle="1" w:styleId="price-emphasis1">
    <w:name w:val="price-emphasis1"/>
    <w:basedOn w:val="Normal"/>
    <w:rsid w:val="00C80421"/>
    <w:pPr>
      <w:spacing w:before="100" w:beforeAutospacing="1" w:after="210" w:line="240" w:lineRule="auto"/>
    </w:pPr>
    <w:rPr>
      <w:rFonts w:eastAsia="Times New Roman" w:cs="Times New Roman"/>
      <w:b/>
      <w:bCs/>
      <w:sz w:val="24"/>
      <w:szCs w:val="24"/>
    </w:rPr>
  </w:style>
  <w:style w:type="paragraph" w:customStyle="1" w:styleId="table-aside1">
    <w:name w:val="table-aside1"/>
    <w:basedOn w:val="Normal"/>
    <w:rsid w:val="00C80421"/>
    <w:pPr>
      <w:spacing w:before="30" w:after="210" w:line="240" w:lineRule="auto"/>
    </w:pPr>
    <w:rPr>
      <w:rFonts w:eastAsia="Times New Roman" w:cs="Times New Roman"/>
      <w:sz w:val="24"/>
      <w:szCs w:val="24"/>
    </w:rPr>
  </w:style>
  <w:style w:type="paragraph" w:customStyle="1" w:styleId="single-price-item1">
    <w:name w:val="single-price-item1"/>
    <w:basedOn w:val="Normal"/>
    <w:rsid w:val="00C80421"/>
    <w:pPr>
      <w:spacing w:before="100" w:beforeAutospacing="1" w:after="210" w:line="240" w:lineRule="auto"/>
    </w:pPr>
    <w:rPr>
      <w:rFonts w:eastAsia="Times New Roman" w:cs="Times New Roman"/>
      <w:color w:val="505050"/>
      <w:sz w:val="24"/>
      <w:szCs w:val="24"/>
    </w:rPr>
  </w:style>
  <w:style w:type="paragraph" w:customStyle="1" w:styleId="table-footnote1">
    <w:name w:val="table-footnote1"/>
    <w:basedOn w:val="Normal"/>
    <w:rsid w:val="00C80421"/>
    <w:pPr>
      <w:spacing w:after="210" w:line="240" w:lineRule="auto"/>
    </w:pPr>
    <w:rPr>
      <w:rFonts w:eastAsia="Times New Roman" w:cs="Times New Roman"/>
      <w:color w:val="999999"/>
      <w:sz w:val="17"/>
      <w:szCs w:val="17"/>
    </w:rPr>
  </w:style>
  <w:style w:type="paragraph" w:customStyle="1" w:styleId="p-footnote1">
    <w:name w:val="p-footnote1"/>
    <w:basedOn w:val="Normal"/>
    <w:rsid w:val="00C80421"/>
    <w:pPr>
      <w:spacing w:after="210" w:line="240" w:lineRule="auto"/>
    </w:pPr>
    <w:rPr>
      <w:rFonts w:eastAsia="Times New Roman" w:cs="Times New Roman"/>
      <w:color w:val="999999"/>
      <w:sz w:val="17"/>
      <w:szCs w:val="17"/>
    </w:rPr>
  </w:style>
  <w:style w:type="paragraph" w:customStyle="1" w:styleId="currency-label1">
    <w:name w:val="currency-label1"/>
    <w:basedOn w:val="Normal"/>
    <w:rsid w:val="00C80421"/>
    <w:pPr>
      <w:spacing w:before="100" w:beforeAutospacing="1" w:after="210" w:line="240" w:lineRule="auto"/>
    </w:pPr>
    <w:rPr>
      <w:rFonts w:eastAsia="Times New Roman" w:cs="Times New Roman"/>
      <w:color w:val="666666"/>
      <w:sz w:val="24"/>
      <w:szCs w:val="24"/>
    </w:rPr>
  </w:style>
  <w:style w:type="paragraph" w:customStyle="1" w:styleId="scenarios-freetrial-wrapper2">
    <w:name w:val="scenarios-freetrial-wrapper2"/>
    <w:basedOn w:val="Normal"/>
    <w:rsid w:val="00C80421"/>
    <w:pPr>
      <w:spacing w:before="100" w:beforeAutospacing="1" w:after="210" w:line="240" w:lineRule="auto"/>
    </w:pPr>
    <w:rPr>
      <w:rFonts w:eastAsia="Times New Roman" w:cs="Times New Roman"/>
      <w:vanish/>
      <w:sz w:val="24"/>
      <w:szCs w:val="24"/>
    </w:rPr>
  </w:style>
  <w:style w:type="character" w:customStyle="1" w:styleId="image-subtitle1">
    <w:name w:val="image-subtitle1"/>
    <w:basedOn w:val="DefaultParagraphFont"/>
    <w:rsid w:val="00C80421"/>
    <w:rPr>
      <w:i/>
      <w:iCs/>
      <w:vanish w:val="0"/>
      <w:webHidden w:val="0"/>
      <w:specVanish w:val="0"/>
    </w:rPr>
  </w:style>
  <w:style w:type="paragraph" w:customStyle="1" w:styleId="page-body-sections1">
    <w:name w:val="page-body-sections1"/>
    <w:basedOn w:val="Normal"/>
    <w:rsid w:val="00C80421"/>
    <w:pPr>
      <w:spacing w:before="100" w:beforeAutospacing="1" w:after="210" w:line="360" w:lineRule="atLeast"/>
    </w:pPr>
    <w:rPr>
      <w:rFonts w:eastAsia="Times New Roman" w:cs="Times New Roman"/>
      <w:color w:val="505050"/>
      <w:sz w:val="24"/>
      <w:szCs w:val="24"/>
    </w:rPr>
  </w:style>
  <w:style w:type="paragraph" w:customStyle="1" w:styleId="section-boxes1">
    <w:name w:val="section-boxes1"/>
    <w:basedOn w:val="Normal"/>
    <w:rsid w:val="00C80421"/>
    <w:pPr>
      <w:spacing w:before="450" w:line="240" w:lineRule="auto"/>
      <w:ind w:left="-165" w:right="-165"/>
    </w:pPr>
    <w:rPr>
      <w:rFonts w:eastAsia="Times New Roman" w:cs="Times New Roman"/>
      <w:sz w:val="24"/>
      <w:szCs w:val="24"/>
    </w:rPr>
  </w:style>
  <w:style w:type="paragraph" w:customStyle="1" w:styleId="box1">
    <w:name w:val="box1"/>
    <w:basedOn w:val="Normal"/>
    <w:rsid w:val="00C80421"/>
    <w:pPr>
      <w:spacing w:line="270" w:lineRule="atLeast"/>
      <w:ind w:left="150" w:right="150"/>
    </w:pPr>
    <w:rPr>
      <w:rFonts w:eastAsia="Times New Roman" w:cs="Times New Roman"/>
      <w:sz w:val="18"/>
      <w:szCs w:val="18"/>
    </w:rPr>
  </w:style>
  <w:style w:type="paragraph" w:customStyle="1" w:styleId="section-boxes2">
    <w:name w:val="section-boxes2"/>
    <w:basedOn w:val="Normal"/>
    <w:rsid w:val="00C80421"/>
    <w:pPr>
      <w:spacing w:before="450" w:line="240" w:lineRule="auto"/>
      <w:ind w:left="-240" w:right="-240"/>
    </w:pPr>
    <w:rPr>
      <w:rFonts w:eastAsia="Times New Roman" w:cs="Times New Roman"/>
      <w:sz w:val="24"/>
      <w:szCs w:val="24"/>
    </w:rPr>
  </w:style>
  <w:style w:type="paragraph" w:customStyle="1" w:styleId="box2">
    <w:name w:val="box2"/>
    <w:basedOn w:val="Normal"/>
    <w:rsid w:val="00C80421"/>
    <w:pPr>
      <w:spacing w:line="270" w:lineRule="atLeast"/>
      <w:ind w:left="240" w:right="240"/>
    </w:pPr>
    <w:rPr>
      <w:rFonts w:eastAsia="Times New Roman" w:cs="Times New Roman"/>
      <w:sz w:val="18"/>
      <w:szCs w:val="18"/>
    </w:rPr>
  </w:style>
  <w:style w:type="paragraph" w:customStyle="1" w:styleId="site-arrowboxcta6">
    <w:name w:val="site-arrowboxcta6"/>
    <w:basedOn w:val="Normal"/>
    <w:rsid w:val="00C80421"/>
    <w:pPr>
      <w:spacing w:before="100" w:beforeAutospacing="1" w:after="210" w:line="240" w:lineRule="auto"/>
    </w:pPr>
    <w:rPr>
      <w:rFonts w:eastAsia="Times New Roman" w:cs="Times New Roman"/>
      <w:sz w:val="27"/>
      <w:szCs w:val="27"/>
    </w:rPr>
  </w:style>
  <w:style w:type="paragraph" w:customStyle="1" w:styleId="section3">
    <w:name w:val="section3"/>
    <w:basedOn w:val="Normal"/>
    <w:rsid w:val="00C80421"/>
    <w:pPr>
      <w:spacing w:before="100" w:beforeAutospacing="1" w:after="210" w:line="240" w:lineRule="auto"/>
    </w:pPr>
    <w:rPr>
      <w:rFonts w:eastAsia="Times New Roman" w:cs="Times New Roman"/>
      <w:vanish/>
      <w:sz w:val="24"/>
      <w:szCs w:val="24"/>
    </w:rPr>
  </w:style>
  <w:style w:type="paragraph" w:customStyle="1" w:styleId="page-body1">
    <w:name w:val="page-body1"/>
    <w:basedOn w:val="Normal"/>
    <w:rsid w:val="00C80421"/>
    <w:pPr>
      <w:spacing w:before="525" w:after="525" w:line="240" w:lineRule="auto"/>
    </w:pPr>
    <w:rPr>
      <w:rFonts w:eastAsia="Times New Roman" w:cs="Times New Roman"/>
      <w:sz w:val="24"/>
      <w:szCs w:val="24"/>
    </w:rPr>
  </w:style>
  <w:style w:type="paragraph" w:customStyle="1" w:styleId="col-left1">
    <w:name w:val="col-left1"/>
    <w:basedOn w:val="Normal"/>
    <w:rsid w:val="00C80421"/>
    <w:pPr>
      <w:spacing w:before="100" w:beforeAutospacing="1" w:after="210" w:line="240" w:lineRule="auto"/>
    </w:pPr>
    <w:rPr>
      <w:rFonts w:eastAsia="Times New Roman" w:cs="Times New Roman"/>
      <w:sz w:val="24"/>
      <w:szCs w:val="24"/>
    </w:rPr>
  </w:style>
  <w:style w:type="paragraph" w:customStyle="1" w:styleId="col-right1">
    <w:name w:val="col-right1"/>
    <w:basedOn w:val="Normal"/>
    <w:rsid w:val="00C80421"/>
    <w:pPr>
      <w:spacing w:before="900" w:after="210" w:line="240" w:lineRule="auto"/>
    </w:pPr>
    <w:rPr>
      <w:rFonts w:eastAsia="Times New Roman" w:cs="Times New Roman"/>
      <w:sz w:val="24"/>
      <w:szCs w:val="24"/>
    </w:rPr>
  </w:style>
  <w:style w:type="paragraph" w:customStyle="1" w:styleId="select-event-type1">
    <w:name w:val="select-event-type1"/>
    <w:basedOn w:val="Normal"/>
    <w:rsid w:val="00C80421"/>
    <w:pPr>
      <w:spacing w:before="100" w:beforeAutospacing="1" w:after="210" w:line="240" w:lineRule="auto"/>
    </w:pPr>
    <w:rPr>
      <w:rFonts w:eastAsia="Times New Roman" w:cs="Times New Roman"/>
      <w:sz w:val="24"/>
      <w:szCs w:val="24"/>
    </w:rPr>
  </w:style>
  <w:style w:type="paragraph" w:customStyle="1" w:styleId="select-country1">
    <w:name w:val="select-country1"/>
    <w:basedOn w:val="Normal"/>
    <w:rsid w:val="00C80421"/>
    <w:pPr>
      <w:spacing w:before="100" w:beforeAutospacing="1" w:after="210" w:line="240" w:lineRule="auto"/>
    </w:pPr>
    <w:rPr>
      <w:rFonts w:eastAsia="Times New Roman" w:cs="Times New Roman"/>
      <w:sz w:val="24"/>
      <w:szCs w:val="24"/>
    </w:rPr>
  </w:style>
  <w:style w:type="paragraph" w:customStyle="1" w:styleId="select-date1">
    <w:name w:val="select-date1"/>
    <w:basedOn w:val="Normal"/>
    <w:rsid w:val="00C80421"/>
    <w:pPr>
      <w:pBdr>
        <w:bottom w:val="single" w:sz="6" w:space="0" w:color="CCCCCC"/>
      </w:pBdr>
      <w:spacing w:before="100" w:beforeAutospacing="1" w:after="450" w:line="240" w:lineRule="auto"/>
    </w:pPr>
    <w:rPr>
      <w:rFonts w:eastAsia="Times New Roman" w:cs="Times New Roman"/>
      <w:sz w:val="24"/>
      <w:szCs w:val="24"/>
    </w:rPr>
  </w:style>
  <w:style w:type="paragraph" w:customStyle="1" w:styleId="event1">
    <w:name w:val="event1"/>
    <w:basedOn w:val="Normal"/>
    <w:rsid w:val="00C80421"/>
    <w:pPr>
      <w:spacing w:before="300" w:after="600" w:line="240" w:lineRule="auto"/>
    </w:pPr>
    <w:rPr>
      <w:rFonts w:eastAsia="Times New Roman" w:cs="Times New Roman"/>
      <w:sz w:val="24"/>
      <w:szCs w:val="24"/>
    </w:rPr>
  </w:style>
  <w:style w:type="paragraph" w:customStyle="1" w:styleId="big1">
    <w:name w:val="big1"/>
    <w:basedOn w:val="Normal"/>
    <w:rsid w:val="00C80421"/>
    <w:pPr>
      <w:spacing w:before="150" w:after="150" w:line="240" w:lineRule="auto"/>
    </w:pPr>
    <w:rPr>
      <w:rFonts w:eastAsia="Times New Roman" w:cs="Times New Roman"/>
      <w:sz w:val="54"/>
      <w:szCs w:val="54"/>
    </w:rPr>
  </w:style>
  <w:style w:type="paragraph" w:customStyle="1" w:styleId="free-trial-arrowlink1">
    <w:name w:val="free-trial-arrowlink1"/>
    <w:basedOn w:val="Normal"/>
    <w:rsid w:val="00C80421"/>
    <w:pPr>
      <w:spacing w:before="150" w:after="180" w:line="480" w:lineRule="atLeast"/>
    </w:pPr>
    <w:rPr>
      <w:rFonts w:eastAsia="Times New Roman" w:cs="Times New Roman"/>
      <w:color w:val="FFFFFF"/>
      <w:sz w:val="30"/>
      <w:szCs w:val="30"/>
    </w:rPr>
  </w:style>
  <w:style w:type="paragraph" w:customStyle="1" w:styleId="darkbg1">
    <w:name w:val="darkbg1"/>
    <w:basedOn w:val="Normal"/>
    <w:rsid w:val="00C80421"/>
    <w:pPr>
      <w:spacing w:before="900" w:after="210" w:line="240" w:lineRule="auto"/>
    </w:pPr>
    <w:rPr>
      <w:rFonts w:eastAsia="Times New Roman" w:cs="Times New Roman"/>
      <w:color w:val="FFFFFF"/>
      <w:sz w:val="24"/>
      <w:szCs w:val="24"/>
    </w:rPr>
  </w:style>
  <w:style w:type="paragraph" w:customStyle="1" w:styleId="section4">
    <w:name w:val="section4"/>
    <w:basedOn w:val="Normal"/>
    <w:rsid w:val="00C80421"/>
    <w:pPr>
      <w:spacing w:line="240" w:lineRule="auto"/>
      <w:ind w:left="-1350" w:right="-1350"/>
    </w:pPr>
    <w:rPr>
      <w:rFonts w:eastAsia="Times New Roman" w:cs="Times New Roman"/>
      <w:sz w:val="24"/>
      <w:szCs w:val="24"/>
    </w:rPr>
  </w:style>
  <w:style w:type="paragraph" w:customStyle="1" w:styleId="section-float-left1">
    <w:name w:val="section-float-left1"/>
    <w:basedOn w:val="Normal"/>
    <w:rsid w:val="00C80421"/>
    <w:pPr>
      <w:spacing w:before="100" w:beforeAutospacing="1" w:after="210" w:line="240" w:lineRule="auto"/>
    </w:pPr>
    <w:rPr>
      <w:rFonts w:eastAsia="Times New Roman" w:cs="Times New Roman"/>
      <w:sz w:val="24"/>
      <w:szCs w:val="24"/>
    </w:rPr>
  </w:style>
  <w:style w:type="paragraph" w:customStyle="1" w:styleId="section-float-right1">
    <w:name w:val="section-float-right1"/>
    <w:basedOn w:val="Normal"/>
    <w:rsid w:val="00C80421"/>
    <w:pPr>
      <w:spacing w:before="100" w:beforeAutospacing="1" w:after="210" w:line="240" w:lineRule="auto"/>
    </w:pPr>
    <w:rPr>
      <w:rFonts w:eastAsia="Times New Roman" w:cs="Times New Roman"/>
      <w:sz w:val="24"/>
      <w:szCs w:val="24"/>
    </w:rPr>
  </w:style>
  <w:style w:type="paragraph" w:customStyle="1" w:styleId="list10">
    <w:name w:val="list1"/>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toggle1">
    <w:name w:val="toggle1"/>
    <w:basedOn w:val="Normal"/>
    <w:rsid w:val="00C80421"/>
    <w:pPr>
      <w:spacing w:before="100" w:beforeAutospacing="1" w:after="210" w:line="240" w:lineRule="auto"/>
    </w:pPr>
    <w:rPr>
      <w:rFonts w:eastAsia="Times New Roman" w:cs="Times New Roman"/>
      <w:sz w:val="24"/>
      <w:szCs w:val="24"/>
    </w:rPr>
  </w:style>
  <w:style w:type="paragraph" w:customStyle="1" w:styleId="solutions-blocks1">
    <w:name w:val="solutions-blocks1"/>
    <w:basedOn w:val="Normal"/>
    <w:rsid w:val="00C80421"/>
    <w:pPr>
      <w:spacing w:line="240" w:lineRule="auto"/>
    </w:pPr>
    <w:rPr>
      <w:rFonts w:eastAsia="Times New Roman" w:cs="Times New Roman"/>
      <w:sz w:val="24"/>
      <w:szCs w:val="24"/>
    </w:rPr>
  </w:style>
  <w:style w:type="paragraph" w:customStyle="1" w:styleId="solutions-hover-contents1">
    <w:name w:val="solutions-hover-contents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solutions-hover-contentsdiv1">
    <w:name w:val="solutions-hover-contents&gt;div1"/>
    <w:basedOn w:val="Normal"/>
    <w:rsid w:val="00C80421"/>
    <w:pPr>
      <w:spacing w:before="100" w:beforeAutospacing="1" w:after="210" w:line="240" w:lineRule="auto"/>
    </w:pPr>
    <w:rPr>
      <w:rFonts w:eastAsia="Times New Roman" w:cs="Times New Roman"/>
      <w:vanish/>
      <w:sz w:val="24"/>
      <w:szCs w:val="24"/>
    </w:rPr>
  </w:style>
  <w:style w:type="paragraph" w:customStyle="1" w:styleId="trianglelink2">
    <w:name w:val="trianglelink2"/>
    <w:basedOn w:val="Normal"/>
    <w:rsid w:val="00C80421"/>
    <w:pPr>
      <w:spacing w:after="210" w:line="240" w:lineRule="atLeast"/>
    </w:pPr>
    <w:rPr>
      <w:rFonts w:eastAsia="Times New Roman" w:cs="Times New Roman"/>
      <w:vanish/>
      <w:sz w:val="24"/>
      <w:szCs w:val="24"/>
    </w:rPr>
  </w:style>
  <w:style w:type="paragraph" w:customStyle="1" w:styleId="arrowlink8">
    <w:name w:val="arrowlink8"/>
    <w:basedOn w:val="Normal"/>
    <w:rsid w:val="00C80421"/>
    <w:pPr>
      <w:spacing w:after="210" w:line="375" w:lineRule="atLeast"/>
    </w:pPr>
    <w:rPr>
      <w:rFonts w:eastAsia="Times New Roman" w:cs="Times New Roman"/>
      <w:vanish/>
      <w:color w:val="505050"/>
      <w:sz w:val="30"/>
      <w:szCs w:val="30"/>
    </w:rPr>
  </w:style>
  <w:style w:type="paragraph" w:customStyle="1" w:styleId="home-hero-slideshow1">
    <w:name w:val="home-hero-slideshow1"/>
    <w:basedOn w:val="Normal"/>
    <w:rsid w:val="00C80421"/>
    <w:pPr>
      <w:spacing w:line="240" w:lineRule="auto"/>
      <w:ind w:left="-1350" w:right="-1350"/>
    </w:pPr>
    <w:rPr>
      <w:rFonts w:eastAsia="Times New Roman" w:cs="Times New Roman"/>
      <w:sz w:val="24"/>
      <w:szCs w:val="24"/>
    </w:rPr>
  </w:style>
  <w:style w:type="paragraph" w:customStyle="1" w:styleId="color-block1">
    <w:name w:val="color-block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relwrap1">
    <w:name w:val="relwrap1"/>
    <w:basedOn w:val="Normal"/>
    <w:rsid w:val="00C80421"/>
    <w:pPr>
      <w:spacing w:before="100" w:beforeAutospacing="1" w:after="210" w:line="240" w:lineRule="auto"/>
    </w:pPr>
    <w:rPr>
      <w:rFonts w:eastAsia="Times New Roman" w:cs="Times New Roman"/>
      <w:sz w:val="24"/>
      <w:szCs w:val="24"/>
    </w:rPr>
  </w:style>
  <w:style w:type="paragraph" w:customStyle="1" w:styleId="hero-title1">
    <w:name w:val="hero-title1"/>
    <w:basedOn w:val="Normal"/>
    <w:rsid w:val="00C80421"/>
    <w:pPr>
      <w:spacing w:before="100" w:beforeAutospacing="1" w:line="240" w:lineRule="auto"/>
    </w:pPr>
    <w:rPr>
      <w:rFonts w:eastAsia="Times New Roman" w:cs="Times New Roman"/>
      <w:color w:val="FFFFFF"/>
      <w:sz w:val="45"/>
      <w:szCs w:val="45"/>
    </w:rPr>
  </w:style>
  <w:style w:type="paragraph" w:customStyle="1" w:styleId="trianglelink3">
    <w:name w:val="trianglelink3"/>
    <w:basedOn w:val="Normal"/>
    <w:rsid w:val="00C80421"/>
    <w:pPr>
      <w:spacing w:before="100" w:beforeAutospacing="1" w:after="210" w:line="240" w:lineRule="atLeast"/>
    </w:pPr>
    <w:rPr>
      <w:rFonts w:eastAsia="Times New Roman" w:cs="Times New Roman"/>
      <w:sz w:val="23"/>
      <w:szCs w:val="23"/>
    </w:rPr>
  </w:style>
  <w:style w:type="character" w:customStyle="1" w:styleId="trianglelink4">
    <w:name w:val="trianglelink4"/>
    <w:basedOn w:val="DefaultParagraphFont"/>
    <w:rsid w:val="00C80421"/>
    <w:rPr>
      <w:vanish w:val="0"/>
      <w:webHidden w:val="0"/>
      <w:sz w:val="23"/>
      <w:szCs w:val="23"/>
      <w:specVanish w:val="0"/>
    </w:rPr>
  </w:style>
  <w:style w:type="paragraph" w:customStyle="1" w:styleId="banner-11">
    <w:name w:val="banner-11"/>
    <w:basedOn w:val="Normal"/>
    <w:rsid w:val="00C80421"/>
    <w:pPr>
      <w:spacing w:before="100" w:beforeAutospacing="1" w:after="210" w:line="240" w:lineRule="auto"/>
    </w:pPr>
    <w:rPr>
      <w:rFonts w:eastAsia="Times New Roman" w:cs="Times New Roman"/>
      <w:sz w:val="24"/>
      <w:szCs w:val="24"/>
    </w:rPr>
  </w:style>
  <w:style w:type="paragraph" w:customStyle="1" w:styleId="banner-21">
    <w:name w:val="banner-21"/>
    <w:basedOn w:val="Normal"/>
    <w:rsid w:val="00C80421"/>
    <w:pPr>
      <w:spacing w:before="100" w:beforeAutospacing="1" w:after="210" w:line="240" w:lineRule="auto"/>
    </w:pPr>
    <w:rPr>
      <w:rFonts w:eastAsia="Times New Roman" w:cs="Times New Roman"/>
      <w:sz w:val="24"/>
      <w:szCs w:val="24"/>
    </w:rPr>
  </w:style>
  <w:style w:type="paragraph" w:customStyle="1" w:styleId="banner-31">
    <w:name w:val="banner-31"/>
    <w:basedOn w:val="Normal"/>
    <w:rsid w:val="00C80421"/>
    <w:pPr>
      <w:spacing w:before="100" w:beforeAutospacing="1" w:after="210" w:line="240" w:lineRule="auto"/>
    </w:pPr>
    <w:rPr>
      <w:rFonts w:eastAsia="Times New Roman" w:cs="Times New Roman"/>
      <w:sz w:val="24"/>
      <w:szCs w:val="24"/>
    </w:rPr>
  </w:style>
  <w:style w:type="paragraph" w:customStyle="1" w:styleId="banner-41">
    <w:name w:val="banner-41"/>
    <w:basedOn w:val="Normal"/>
    <w:rsid w:val="00C80421"/>
    <w:pPr>
      <w:spacing w:before="100" w:beforeAutospacing="1" w:after="210" w:line="240" w:lineRule="auto"/>
    </w:pPr>
    <w:rPr>
      <w:rFonts w:eastAsia="Times New Roman" w:cs="Times New Roman"/>
      <w:sz w:val="24"/>
      <w:szCs w:val="24"/>
    </w:rPr>
  </w:style>
  <w:style w:type="paragraph" w:customStyle="1" w:styleId="banner-51">
    <w:name w:val="banner-51"/>
    <w:basedOn w:val="Normal"/>
    <w:rsid w:val="00C80421"/>
    <w:pPr>
      <w:spacing w:before="100" w:beforeAutospacing="1" w:after="210" w:line="240" w:lineRule="auto"/>
    </w:pPr>
    <w:rPr>
      <w:rFonts w:eastAsia="Times New Roman" w:cs="Times New Roman"/>
      <w:sz w:val="24"/>
      <w:szCs w:val="24"/>
    </w:rPr>
  </w:style>
  <w:style w:type="paragraph" w:customStyle="1" w:styleId="banner-61">
    <w:name w:val="banner-61"/>
    <w:basedOn w:val="Normal"/>
    <w:rsid w:val="00C80421"/>
    <w:pPr>
      <w:spacing w:before="100" w:beforeAutospacing="1" w:after="210" w:line="240" w:lineRule="auto"/>
    </w:pPr>
    <w:rPr>
      <w:rFonts w:eastAsia="Times New Roman" w:cs="Times New Roman"/>
      <w:sz w:val="24"/>
      <w:szCs w:val="24"/>
    </w:rPr>
  </w:style>
  <w:style w:type="paragraph" w:customStyle="1" w:styleId="banner-42">
    <w:name w:val="banner-42"/>
    <w:basedOn w:val="Normal"/>
    <w:rsid w:val="00C80421"/>
    <w:pPr>
      <w:spacing w:before="100" w:beforeAutospacing="1" w:after="210" w:line="240" w:lineRule="auto"/>
    </w:pPr>
    <w:rPr>
      <w:rFonts w:eastAsia="Times New Roman" w:cs="Times New Roman"/>
      <w:sz w:val="24"/>
      <w:szCs w:val="24"/>
    </w:rPr>
  </w:style>
  <w:style w:type="paragraph" w:customStyle="1" w:styleId="banner-52">
    <w:name w:val="banner-52"/>
    <w:basedOn w:val="Normal"/>
    <w:rsid w:val="00C80421"/>
    <w:pPr>
      <w:spacing w:before="100" w:beforeAutospacing="1" w:after="210" w:line="240" w:lineRule="auto"/>
    </w:pPr>
    <w:rPr>
      <w:rFonts w:eastAsia="Times New Roman" w:cs="Times New Roman"/>
      <w:sz w:val="24"/>
      <w:szCs w:val="24"/>
    </w:rPr>
  </w:style>
  <w:style w:type="paragraph" w:customStyle="1" w:styleId="banner-62">
    <w:name w:val="banner-62"/>
    <w:basedOn w:val="Normal"/>
    <w:rsid w:val="00C80421"/>
    <w:pPr>
      <w:spacing w:before="100" w:beforeAutospacing="1" w:after="210" w:line="240" w:lineRule="auto"/>
    </w:pPr>
    <w:rPr>
      <w:rFonts w:eastAsia="Times New Roman" w:cs="Times New Roman"/>
      <w:sz w:val="24"/>
      <w:szCs w:val="24"/>
    </w:rPr>
  </w:style>
  <w:style w:type="paragraph" w:customStyle="1" w:styleId="color-block2">
    <w:name w:val="color-block2"/>
    <w:basedOn w:val="Normal"/>
    <w:rsid w:val="00C80421"/>
    <w:pPr>
      <w:shd w:val="clear" w:color="auto" w:fill="68217A"/>
      <w:spacing w:before="100" w:beforeAutospacing="1" w:after="210" w:line="240" w:lineRule="auto"/>
    </w:pPr>
    <w:rPr>
      <w:rFonts w:eastAsia="Times New Roman" w:cs="Times New Roman"/>
      <w:color w:val="FFFFFF"/>
      <w:sz w:val="24"/>
      <w:szCs w:val="24"/>
    </w:rPr>
  </w:style>
  <w:style w:type="paragraph" w:customStyle="1" w:styleId="color-block3">
    <w:name w:val="color-block3"/>
    <w:basedOn w:val="Normal"/>
    <w:rsid w:val="00C80421"/>
    <w:pPr>
      <w:shd w:val="clear" w:color="auto" w:fill="F06421"/>
      <w:spacing w:before="100" w:beforeAutospacing="1" w:after="210" w:line="240" w:lineRule="auto"/>
    </w:pPr>
    <w:rPr>
      <w:rFonts w:eastAsia="Times New Roman" w:cs="Times New Roman"/>
      <w:color w:val="FFFFFF"/>
      <w:sz w:val="24"/>
      <w:szCs w:val="24"/>
    </w:rPr>
  </w:style>
  <w:style w:type="paragraph" w:customStyle="1" w:styleId="color-block4">
    <w:name w:val="color-block4"/>
    <w:basedOn w:val="Normal"/>
    <w:rsid w:val="00C80421"/>
    <w:pPr>
      <w:shd w:val="clear" w:color="auto" w:fill="89C402"/>
      <w:spacing w:before="100" w:beforeAutospacing="1" w:after="210" w:line="240" w:lineRule="auto"/>
    </w:pPr>
    <w:rPr>
      <w:rFonts w:eastAsia="Times New Roman" w:cs="Times New Roman"/>
      <w:color w:val="FFFFFF"/>
      <w:sz w:val="24"/>
      <w:szCs w:val="24"/>
    </w:rPr>
  </w:style>
  <w:style w:type="paragraph" w:customStyle="1" w:styleId="color-block5">
    <w:name w:val="color-block5"/>
    <w:basedOn w:val="Normal"/>
    <w:rsid w:val="00C80421"/>
    <w:pPr>
      <w:shd w:val="clear" w:color="auto" w:fill="BA141A"/>
      <w:spacing w:before="100" w:beforeAutospacing="1" w:after="210" w:line="240" w:lineRule="auto"/>
    </w:pPr>
    <w:rPr>
      <w:rFonts w:eastAsia="Times New Roman" w:cs="Times New Roman"/>
      <w:color w:val="FFFFFF"/>
      <w:sz w:val="24"/>
      <w:szCs w:val="24"/>
    </w:rPr>
  </w:style>
  <w:style w:type="paragraph" w:customStyle="1" w:styleId="color-block6">
    <w:name w:val="color-block6"/>
    <w:basedOn w:val="Normal"/>
    <w:rsid w:val="00C80421"/>
    <w:pPr>
      <w:spacing w:before="100" w:beforeAutospacing="1" w:after="210" w:line="240" w:lineRule="auto"/>
      <w:ind w:left="-240"/>
    </w:pPr>
    <w:rPr>
      <w:rFonts w:eastAsia="Times New Roman" w:cs="Times New Roman"/>
      <w:color w:val="FFFFFF"/>
      <w:sz w:val="24"/>
      <w:szCs w:val="24"/>
    </w:rPr>
  </w:style>
  <w:style w:type="paragraph" w:customStyle="1" w:styleId="hero-title2">
    <w:name w:val="hero-title2"/>
    <w:basedOn w:val="Normal"/>
    <w:rsid w:val="00C80421"/>
    <w:pPr>
      <w:spacing w:before="100" w:beforeAutospacing="1" w:after="300" w:line="240" w:lineRule="auto"/>
    </w:pPr>
    <w:rPr>
      <w:rFonts w:eastAsia="Times New Roman" w:cs="Times New Roman"/>
      <w:color w:val="FFFFFF"/>
      <w:sz w:val="42"/>
      <w:szCs w:val="42"/>
    </w:rPr>
  </w:style>
  <w:style w:type="paragraph" w:customStyle="1" w:styleId="hero-title3">
    <w:name w:val="hero-title3"/>
    <w:basedOn w:val="Normal"/>
    <w:rsid w:val="00C80421"/>
    <w:pPr>
      <w:spacing w:before="100" w:beforeAutospacing="1" w:line="240" w:lineRule="auto"/>
    </w:pPr>
    <w:rPr>
      <w:rFonts w:eastAsia="Times New Roman" w:cs="Times New Roman"/>
      <w:color w:val="FFFFFF"/>
      <w:sz w:val="39"/>
      <w:szCs w:val="39"/>
    </w:rPr>
  </w:style>
  <w:style w:type="paragraph" w:customStyle="1" w:styleId="hero-title4">
    <w:name w:val="hero-title4"/>
    <w:basedOn w:val="Normal"/>
    <w:rsid w:val="00C80421"/>
    <w:pPr>
      <w:spacing w:before="100" w:beforeAutospacing="1" w:line="240" w:lineRule="auto"/>
    </w:pPr>
    <w:rPr>
      <w:rFonts w:eastAsia="Times New Roman" w:cs="Times New Roman"/>
      <w:color w:val="FFFFFF"/>
      <w:sz w:val="39"/>
      <w:szCs w:val="39"/>
    </w:rPr>
  </w:style>
  <w:style w:type="paragraph" w:customStyle="1" w:styleId="hero-title5">
    <w:name w:val="hero-title5"/>
    <w:basedOn w:val="Normal"/>
    <w:rsid w:val="00C80421"/>
    <w:pPr>
      <w:spacing w:before="100" w:beforeAutospacing="1" w:line="240" w:lineRule="auto"/>
    </w:pPr>
    <w:rPr>
      <w:rFonts w:eastAsia="Times New Roman" w:cs="Times New Roman"/>
      <w:color w:val="FFFFFF"/>
      <w:sz w:val="35"/>
      <w:szCs w:val="35"/>
    </w:rPr>
  </w:style>
  <w:style w:type="paragraph" w:customStyle="1" w:styleId="hero-title6">
    <w:name w:val="hero-title6"/>
    <w:basedOn w:val="Normal"/>
    <w:rsid w:val="00C80421"/>
    <w:pPr>
      <w:spacing w:before="100" w:beforeAutospacing="1" w:line="240" w:lineRule="auto"/>
    </w:pPr>
    <w:rPr>
      <w:rFonts w:eastAsia="Times New Roman" w:cs="Times New Roman"/>
      <w:color w:val="FFFFFF"/>
      <w:sz w:val="36"/>
      <w:szCs w:val="36"/>
    </w:rPr>
  </w:style>
  <w:style w:type="paragraph" w:customStyle="1" w:styleId="small5">
    <w:name w:val="small5"/>
    <w:basedOn w:val="Normal"/>
    <w:rsid w:val="00C80421"/>
    <w:pPr>
      <w:spacing w:before="100" w:beforeAutospacing="1" w:after="210" w:line="240" w:lineRule="auto"/>
    </w:pPr>
    <w:rPr>
      <w:rFonts w:eastAsia="Times New Roman" w:cs="Times New Roman"/>
      <w:sz w:val="18"/>
      <w:szCs w:val="18"/>
    </w:rPr>
  </w:style>
  <w:style w:type="paragraph" w:customStyle="1" w:styleId="hero-title7">
    <w:name w:val="hero-title7"/>
    <w:basedOn w:val="Normal"/>
    <w:rsid w:val="00C80421"/>
    <w:pPr>
      <w:spacing w:before="100" w:beforeAutospacing="1" w:line="240" w:lineRule="auto"/>
    </w:pPr>
    <w:rPr>
      <w:rFonts w:eastAsia="Times New Roman" w:cs="Times New Roman"/>
      <w:color w:val="FFFFFF"/>
      <w:sz w:val="42"/>
      <w:szCs w:val="42"/>
    </w:rPr>
  </w:style>
  <w:style w:type="paragraph" w:customStyle="1" w:styleId="small6">
    <w:name w:val="small6"/>
    <w:basedOn w:val="Normal"/>
    <w:rsid w:val="00C80421"/>
    <w:pPr>
      <w:spacing w:before="100" w:beforeAutospacing="1" w:after="210" w:line="240" w:lineRule="auto"/>
    </w:pPr>
    <w:rPr>
      <w:rFonts w:eastAsia="Times New Roman" w:cs="Times New Roman"/>
      <w:szCs w:val="21"/>
    </w:rPr>
  </w:style>
  <w:style w:type="character" w:customStyle="1" w:styleId="small7">
    <w:name w:val="small7"/>
    <w:basedOn w:val="DefaultParagraphFont"/>
    <w:rsid w:val="00C80421"/>
    <w:rPr>
      <w:vanish w:val="0"/>
      <w:webHidden w:val="0"/>
      <w:sz w:val="30"/>
      <w:szCs w:val="30"/>
      <w:specVanish w:val="0"/>
    </w:rPr>
  </w:style>
  <w:style w:type="character" w:customStyle="1" w:styleId="small8">
    <w:name w:val="small8"/>
    <w:basedOn w:val="DefaultParagraphFont"/>
    <w:rsid w:val="00C80421"/>
    <w:rPr>
      <w:vanish w:val="0"/>
      <w:webHidden w:val="0"/>
      <w:sz w:val="30"/>
      <w:szCs w:val="30"/>
      <w:specVanish w:val="0"/>
    </w:rPr>
  </w:style>
  <w:style w:type="paragraph" w:customStyle="1" w:styleId="free-trial-ribbon3">
    <w:name w:val="free-trial-ribbon3"/>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2">
    <w:name w:val="section-float-left2"/>
    <w:basedOn w:val="Normal"/>
    <w:rsid w:val="00C80421"/>
    <w:pPr>
      <w:spacing w:before="100" w:beforeAutospacing="1" w:after="210" w:line="240" w:lineRule="auto"/>
    </w:pPr>
    <w:rPr>
      <w:rFonts w:eastAsia="Times New Roman" w:cs="Times New Roman"/>
      <w:sz w:val="24"/>
      <w:szCs w:val="24"/>
    </w:rPr>
  </w:style>
  <w:style w:type="paragraph" w:customStyle="1" w:styleId="section-float-right2">
    <w:name w:val="section-float-right2"/>
    <w:basedOn w:val="Normal"/>
    <w:rsid w:val="00C80421"/>
    <w:pPr>
      <w:spacing w:before="100" w:beforeAutospacing="1" w:after="210" w:line="240" w:lineRule="auto"/>
    </w:pPr>
    <w:rPr>
      <w:rFonts w:eastAsia="Times New Roman" w:cs="Times New Roman"/>
      <w:sz w:val="24"/>
      <w:szCs w:val="24"/>
    </w:rPr>
  </w:style>
  <w:style w:type="paragraph" w:customStyle="1" w:styleId="case-study-thumb1">
    <w:name w:val="case-study-thumb1"/>
    <w:basedOn w:val="Normal"/>
    <w:rsid w:val="00C80421"/>
    <w:pPr>
      <w:spacing w:before="100" w:beforeAutospacing="1" w:after="210" w:line="240" w:lineRule="auto"/>
    </w:pPr>
    <w:rPr>
      <w:rFonts w:eastAsia="Times New Roman" w:cs="Times New Roman"/>
      <w:sz w:val="24"/>
      <w:szCs w:val="24"/>
    </w:rPr>
  </w:style>
  <w:style w:type="paragraph" w:customStyle="1" w:styleId="solutions-blocks2">
    <w:name w:val="solutions-blocks2"/>
    <w:basedOn w:val="Normal"/>
    <w:rsid w:val="00C80421"/>
    <w:pPr>
      <w:spacing w:line="240" w:lineRule="auto"/>
    </w:pPr>
    <w:rPr>
      <w:rFonts w:eastAsia="Times New Roman" w:cs="Times New Roman"/>
      <w:sz w:val="24"/>
      <w:szCs w:val="24"/>
    </w:rPr>
  </w:style>
  <w:style w:type="paragraph" w:customStyle="1" w:styleId="solutions-hover-contents2">
    <w:name w:val="solutions-hover-contents2"/>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free-trial-ribbon4">
    <w:name w:val="free-trial-ribbon4"/>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dark-bg1">
    <w:name w:val="dark-bg1"/>
    <w:basedOn w:val="Normal"/>
    <w:rsid w:val="00C80421"/>
    <w:pPr>
      <w:spacing w:before="100" w:beforeAutospacing="1" w:after="210" w:line="240" w:lineRule="auto"/>
    </w:pPr>
    <w:rPr>
      <w:rFonts w:eastAsia="Times New Roman" w:cs="Times New Roman"/>
      <w:sz w:val="24"/>
      <w:szCs w:val="24"/>
    </w:rPr>
  </w:style>
  <w:style w:type="paragraph" w:customStyle="1" w:styleId="section-float-left3">
    <w:name w:val="section-float-left3"/>
    <w:basedOn w:val="Normal"/>
    <w:rsid w:val="00C80421"/>
    <w:pPr>
      <w:spacing w:before="100" w:beforeAutospacing="1" w:after="210" w:line="240" w:lineRule="auto"/>
    </w:pPr>
    <w:rPr>
      <w:rFonts w:eastAsia="Times New Roman" w:cs="Times New Roman"/>
      <w:sz w:val="24"/>
      <w:szCs w:val="24"/>
    </w:rPr>
  </w:style>
  <w:style w:type="paragraph" w:customStyle="1" w:styleId="section-float-right3">
    <w:name w:val="section-float-right3"/>
    <w:basedOn w:val="Normal"/>
    <w:rsid w:val="00C80421"/>
    <w:pPr>
      <w:spacing w:before="100" w:beforeAutospacing="1" w:after="210" w:line="240" w:lineRule="auto"/>
    </w:pPr>
    <w:rPr>
      <w:rFonts w:eastAsia="Times New Roman" w:cs="Times New Roman"/>
      <w:sz w:val="24"/>
      <w:szCs w:val="24"/>
    </w:rPr>
  </w:style>
  <w:style w:type="paragraph" w:customStyle="1" w:styleId="case-study-thumb2">
    <w:name w:val="case-study-thumb2"/>
    <w:basedOn w:val="Normal"/>
    <w:rsid w:val="00C80421"/>
    <w:pPr>
      <w:spacing w:before="100" w:beforeAutospacing="1" w:after="210" w:line="240" w:lineRule="auto"/>
    </w:pPr>
    <w:rPr>
      <w:rFonts w:eastAsia="Times New Roman" w:cs="Times New Roman"/>
      <w:sz w:val="24"/>
      <w:szCs w:val="24"/>
    </w:rPr>
  </w:style>
  <w:style w:type="paragraph" w:customStyle="1" w:styleId="play-btn6">
    <w:name w:val="play-bt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olutions-blocks3">
    <w:name w:val="solutions-blocks3"/>
    <w:basedOn w:val="Normal"/>
    <w:rsid w:val="00C80421"/>
    <w:pPr>
      <w:spacing w:line="240" w:lineRule="auto"/>
    </w:pPr>
    <w:rPr>
      <w:rFonts w:eastAsia="Times New Roman" w:cs="Times New Roman"/>
      <w:sz w:val="24"/>
      <w:szCs w:val="24"/>
    </w:rPr>
  </w:style>
  <w:style w:type="paragraph" w:customStyle="1" w:styleId="solutions-hover-contents3">
    <w:name w:val="solutions-hover-contents3"/>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free-trial-ribbon5">
    <w:name w:val="free-trial-ribbon5"/>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log-posts1">
    <w:name w:val="blog-posts1"/>
    <w:basedOn w:val="Normal"/>
    <w:rsid w:val="00C80421"/>
    <w:pPr>
      <w:spacing w:before="540" w:after="540" w:line="240" w:lineRule="auto"/>
    </w:pPr>
    <w:rPr>
      <w:rFonts w:eastAsia="Times New Roman" w:cs="Times New Roman"/>
      <w:sz w:val="24"/>
      <w:szCs w:val="24"/>
    </w:rPr>
  </w:style>
  <w:style w:type="paragraph" w:customStyle="1" w:styleId="feedlist2">
    <w:name w:val="feedlist2"/>
    <w:basedOn w:val="Normal"/>
    <w:rsid w:val="00C80421"/>
    <w:pPr>
      <w:spacing w:before="100" w:beforeAutospacing="1" w:after="210" w:line="240" w:lineRule="auto"/>
    </w:pPr>
    <w:rPr>
      <w:rFonts w:eastAsia="Times New Roman" w:cs="Times New Roman"/>
      <w:sz w:val="24"/>
      <w:szCs w:val="24"/>
    </w:rPr>
  </w:style>
  <w:style w:type="paragraph" w:customStyle="1" w:styleId="blog-sidebar1">
    <w:name w:val="blog-sidebar1"/>
    <w:basedOn w:val="Normal"/>
    <w:rsid w:val="00C80421"/>
    <w:pPr>
      <w:spacing w:before="855" w:after="210" w:line="240" w:lineRule="auto"/>
    </w:pPr>
    <w:rPr>
      <w:rFonts w:eastAsia="Times New Roman" w:cs="Times New Roman"/>
      <w:sz w:val="24"/>
      <w:szCs w:val="24"/>
    </w:rPr>
  </w:style>
  <w:style w:type="paragraph" w:customStyle="1" w:styleId="rss-button1">
    <w:name w:val="rss-button1"/>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2">
    <w:name w:val="rss-button2"/>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3">
    <w:name w:val="rss-button3"/>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section-float-right4">
    <w:name w:val="section-float-right4"/>
    <w:basedOn w:val="Normal"/>
    <w:rsid w:val="00C80421"/>
    <w:pPr>
      <w:spacing w:before="100" w:beforeAutospacing="1" w:after="210" w:line="240" w:lineRule="auto"/>
      <w:ind w:right="900"/>
    </w:pPr>
    <w:rPr>
      <w:rFonts w:eastAsia="Times New Roman" w:cs="Times New Roman"/>
      <w:sz w:val="24"/>
      <w:szCs w:val="24"/>
    </w:rPr>
  </w:style>
  <w:style w:type="paragraph" w:customStyle="1" w:styleId="section-float-left4">
    <w:name w:val="section-float-left4"/>
    <w:basedOn w:val="Normal"/>
    <w:rsid w:val="00C80421"/>
    <w:pPr>
      <w:spacing w:before="100" w:beforeAutospacing="1" w:after="210" w:line="240" w:lineRule="auto"/>
    </w:pPr>
    <w:rPr>
      <w:rFonts w:eastAsia="Times New Roman" w:cs="Times New Roman"/>
      <w:sz w:val="24"/>
      <w:szCs w:val="24"/>
    </w:rPr>
  </w:style>
  <w:style w:type="paragraph" w:customStyle="1" w:styleId="site-boxcta3">
    <w:name w:val="site-boxcta3"/>
    <w:basedOn w:val="Normal"/>
    <w:rsid w:val="00C80421"/>
    <w:pPr>
      <w:spacing w:before="100" w:beforeAutospacing="1" w:after="225" w:line="240" w:lineRule="auto"/>
    </w:pPr>
    <w:rPr>
      <w:rFonts w:eastAsia="Times New Roman" w:cs="Times New Roman"/>
      <w:sz w:val="30"/>
      <w:szCs w:val="30"/>
    </w:rPr>
  </w:style>
  <w:style w:type="paragraph" w:customStyle="1" w:styleId="section-float-left5">
    <w:name w:val="section-float-left5"/>
    <w:basedOn w:val="Normal"/>
    <w:rsid w:val="00C80421"/>
    <w:pPr>
      <w:spacing w:before="100" w:beforeAutospacing="1" w:after="210" w:line="240" w:lineRule="auto"/>
    </w:pPr>
    <w:rPr>
      <w:rFonts w:eastAsia="Times New Roman" w:cs="Times New Roman"/>
      <w:sz w:val="24"/>
      <w:szCs w:val="24"/>
    </w:rPr>
  </w:style>
  <w:style w:type="paragraph" w:customStyle="1" w:styleId="section-float-right5">
    <w:name w:val="section-float-right5"/>
    <w:basedOn w:val="Normal"/>
    <w:rsid w:val="00C80421"/>
    <w:pPr>
      <w:spacing w:before="100" w:beforeAutospacing="1" w:after="210" w:line="240" w:lineRule="auto"/>
    </w:pPr>
    <w:rPr>
      <w:rFonts w:eastAsia="Times New Roman" w:cs="Times New Roman"/>
      <w:sz w:val="24"/>
      <w:szCs w:val="24"/>
    </w:rPr>
  </w:style>
  <w:style w:type="paragraph" w:customStyle="1" w:styleId="top-border1">
    <w:name w:val="top-border1"/>
    <w:basedOn w:val="Normal"/>
    <w:rsid w:val="00C80421"/>
    <w:pPr>
      <w:pBdr>
        <w:top w:val="single" w:sz="6" w:space="3" w:color="CCCCCC"/>
      </w:pBdr>
      <w:spacing w:before="100" w:beforeAutospacing="1" w:after="210" w:line="240" w:lineRule="auto"/>
    </w:pPr>
    <w:rPr>
      <w:rFonts w:eastAsia="Times New Roman" w:cs="Times New Roman"/>
      <w:sz w:val="24"/>
      <w:szCs w:val="24"/>
    </w:rPr>
  </w:style>
  <w:style w:type="paragraph" w:customStyle="1" w:styleId="trianglelink5">
    <w:name w:val="trianglelink5"/>
    <w:basedOn w:val="Normal"/>
    <w:rsid w:val="00C80421"/>
    <w:pPr>
      <w:spacing w:before="100" w:beforeAutospacing="1" w:after="210" w:line="240" w:lineRule="atLeast"/>
    </w:pPr>
    <w:rPr>
      <w:rFonts w:eastAsia="Times New Roman" w:cs="Times New Roman"/>
      <w:sz w:val="27"/>
      <w:szCs w:val="27"/>
    </w:rPr>
  </w:style>
  <w:style w:type="paragraph" w:customStyle="1" w:styleId="section5">
    <w:name w:val="section5"/>
    <w:basedOn w:val="Normal"/>
    <w:rsid w:val="00C80421"/>
    <w:pPr>
      <w:spacing w:line="240" w:lineRule="auto"/>
      <w:ind w:left="-1350" w:right="-1350"/>
    </w:pPr>
    <w:rPr>
      <w:rFonts w:eastAsia="Times New Roman" w:cs="Times New Roman"/>
      <w:sz w:val="24"/>
      <w:szCs w:val="24"/>
    </w:rPr>
  </w:style>
  <w:style w:type="paragraph" w:customStyle="1" w:styleId="hero-center-content1">
    <w:name w:val="hero-center-content1"/>
    <w:basedOn w:val="Normal"/>
    <w:rsid w:val="00C80421"/>
    <w:pPr>
      <w:spacing w:before="100" w:beforeAutospacing="1" w:after="210" w:line="240" w:lineRule="auto"/>
    </w:pPr>
    <w:rPr>
      <w:rFonts w:eastAsia="Times New Roman" w:cs="Times New Roman"/>
      <w:sz w:val="24"/>
      <w:szCs w:val="24"/>
    </w:rPr>
  </w:style>
  <w:style w:type="paragraph" w:customStyle="1" w:styleId="footnote1">
    <w:name w:val="footnote1"/>
    <w:basedOn w:val="Normal"/>
    <w:rsid w:val="00C80421"/>
    <w:pPr>
      <w:spacing w:before="300" w:after="210" w:line="270" w:lineRule="atLeast"/>
    </w:pPr>
    <w:rPr>
      <w:rFonts w:eastAsia="Times New Roman" w:cs="Times New Roman"/>
      <w:sz w:val="18"/>
      <w:szCs w:val="18"/>
    </w:rPr>
  </w:style>
  <w:style w:type="paragraph" w:customStyle="1" w:styleId="section-float-left6">
    <w:name w:val="section-float-left6"/>
    <w:basedOn w:val="Normal"/>
    <w:rsid w:val="00C80421"/>
    <w:pPr>
      <w:spacing w:before="100" w:beforeAutospacing="1" w:after="210" w:line="240" w:lineRule="auto"/>
    </w:pPr>
    <w:rPr>
      <w:rFonts w:eastAsia="Times New Roman" w:cs="Times New Roman"/>
      <w:sz w:val="24"/>
      <w:szCs w:val="24"/>
    </w:rPr>
  </w:style>
  <w:style w:type="paragraph" w:customStyle="1" w:styleId="section-float-right6">
    <w:name w:val="section-float-right6"/>
    <w:basedOn w:val="Normal"/>
    <w:rsid w:val="00C80421"/>
    <w:pPr>
      <w:spacing w:before="100" w:beforeAutospacing="1" w:after="210" w:line="240" w:lineRule="auto"/>
    </w:pPr>
    <w:rPr>
      <w:rFonts w:eastAsia="Times New Roman" w:cs="Times New Roman"/>
      <w:sz w:val="24"/>
      <w:szCs w:val="24"/>
    </w:rPr>
  </w:style>
  <w:style w:type="paragraph" w:customStyle="1" w:styleId="free-trial-ribbon6">
    <w:name w:val="free-trial-ribbon6"/>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rvice-blocks1">
    <w:name w:val="service-blocks1"/>
    <w:basedOn w:val="Normal"/>
    <w:rsid w:val="00C80421"/>
    <w:pPr>
      <w:spacing w:before="100" w:beforeAutospacing="1" w:after="210" w:line="240" w:lineRule="auto"/>
      <w:ind w:right="-450"/>
    </w:pPr>
    <w:rPr>
      <w:rFonts w:eastAsia="Times New Roman" w:cs="Times New Roman"/>
      <w:sz w:val="24"/>
      <w:szCs w:val="24"/>
    </w:rPr>
  </w:style>
  <w:style w:type="paragraph" w:customStyle="1" w:styleId="block3">
    <w:name w:val="block3"/>
    <w:basedOn w:val="Normal"/>
    <w:rsid w:val="00C80421"/>
    <w:pPr>
      <w:spacing w:before="100" w:beforeAutospacing="1" w:after="210" w:line="240" w:lineRule="auto"/>
      <w:ind w:right="450"/>
    </w:pPr>
    <w:rPr>
      <w:rFonts w:eastAsia="Times New Roman" w:cs="Times New Roman"/>
      <w:sz w:val="24"/>
      <w:szCs w:val="24"/>
    </w:rPr>
  </w:style>
  <w:style w:type="paragraph" w:customStyle="1" w:styleId="service-icon1">
    <w:name w:val="service-icon1"/>
    <w:basedOn w:val="Normal"/>
    <w:rsid w:val="00C80421"/>
    <w:pPr>
      <w:shd w:val="clear" w:color="auto" w:fill="00ABEC"/>
      <w:spacing w:before="225" w:after="225" w:line="240" w:lineRule="auto"/>
    </w:pPr>
    <w:rPr>
      <w:rFonts w:eastAsia="Times New Roman" w:cs="Times New Roman"/>
      <w:sz w:val="24"/>
      <w:szCs w:val="24"/>
    </w:rPr>
  </w:style>
  <w:style w:type="paragraph" w:customStyle="1" w:styleId="service-icon2">
    <w:name w:val="service-icon2"/>
    <w:basedOn w:val="Normal"/>
    <w:rsid w:val="00C80421"/>
    <w:pPr>
      <w:shd w:val="clear" w:color="auto" w:fill="00ABEC"/>
      <w:spacing w:before="225" w:after="225" w:line="240" w:lineRule="auto"/>
    </w:pPr>
    <w:rPr>
      <w:rFonts w:eastAsia="Times New Roman" w:cs="Times New Roman"/>
      <w:sz w:val="24"/>
      <w:szCs w:val="24"/>
    </w:rPr>
  </w:style>
  <w:style w:type="paragraph" w:customStyle="1" w:styleId="free-trial-ribbon7">
    <w:name w:val="free-trial-ribbon7"/>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cbf-dev1">
    <w:name w:val="cbf-dev1"/>
    <w:basedOn w:val="Normal"/>
    <w:rsid w:val="00C80421"/>
    <w:pPr>
      <w:spacing w:before="100" w:beforeAutospacing="1" w:after="450" w:line="240" w:lineRule="auto"/>
    </w:pPr>
    <w:rPr>
      <w:rFonts w:eastAsia="Times New Roman" w:cs="Times New Roman"/>
      <w:sz w:val="24"/>
      <w:szCs w:val="24"/>
    </w:rPr>
  </w:style>
  <w:style w:type="paragraph" w:customStyle="1" w:styleId="cbf-dev2">
    <w:name w:val="cbf-dev2"/>
    <w:basedOn w:val="Normal"/>
    <w:rsid w:val="00C80421"/>
    <w:pPr>
      <w:spacing w:before="100" w:beforeAutospacing="1" w:after="450" w:line="240" w:lineRule="auto"/>
    </w:pPr>
    <w:rPr>
      <w:rFonts w:eastAsia="Times New Roman" w:cs="Times New Roman"/>
      <w:sz w:val="24"/>
      <w:szCs w:val="24"/>
    </w:rPr>
  </w:style>
  <w:style w:type="paragraph" w:customStyle="1" w:styleId="cbf-dev3">
    <w:name w:val="cbf-dev3"/>
    <w:basedOn w:val="Normal"/>
    <w:rsid w:val="00C80421"/>
    <w:pPr>
      <w:spacing w:before="100" w:beforeAutospacing="1" w:after="450" w:line="240" w:lineRule="auto"/>
    </w:pPr>
    <w:rPr>
      <w:rFonts w:eastAsia="Times New Roman" w:cs="Times New Roman"/>
      <w:sz w:val="24"/>
      <w:szCs w:val="24"/>
    </w:rPr>
  </w:style>
  <w:style w:type="paragraph" w:customStyle="1" w:styleId="arrow1">
    <w:name w:val="arrow1"/>
    <w:basedOn w:val="Normal"/>
    <w:rsid w:val="00C80421"/>
    <w:pPr>
      <w:spacing w:before="100" w:beforeAutospacing="1" w:after="210" w:line="240" w:lineRule="auto"/>
    </w:pPr>
    <w:rPr>
      <w:rFonts w:eastAsia="Times New Roman" w:cs="Times New Roman"/>
      <w:sz w:val="24"/>
      <w:szCs w:val="24"/>
    </w:rPr>
  </w:style>
  <w:style w:type="paragraph" w:customStyle="1" w:styleId="tabber-content2">
    <w:name w:val="tabber-content2"/>
    <w:basedOn w:val="Normal"/>
    <w:rsid w:val="00C80421"/>
    <w:pPr>
      <w:shd w:val="clear" w:color="auto" w:fill="FFFFFF"/>
      <w:spacing w:line="240" w:lineRule="auto"/>
      <w:ind w:left="-600" w:right="-1350"/>
    </w:pPr>
    <w:rPr>
      <w:rFonts w:eastAsia="Times New Roman" w:cs="Times New Roman"/>
      <w:sz w:val="24"/>
      <w:szCs w:val="24"/>
    </w:rPr>
  </w:style>
  <w:style w:type="paragraph" w:customStyle="1" w:styleId="color-blocks1">
    <w:name w:val="color-blocks1"/>
    <w:basedOn w:val="Normal"/>
    <w:rsid w:val="00C80421"/>
    <w:pPr>
      <w:spacing w:before="1350" w:line="240" w:lineRule="auto"/>
      <w:ind w:left="-263" w:right="-1050"/>
    </w:pPr>
    <w:rPr>
      <w:rFonts w:eastAsia="Times New Roman" w:cs="Times New Roman"/>
      <w:sz w:val="24"/>
      <w:szCs w:val="24"/>
    </w:rPr>
  </w:style>
  <w:style w:type="paragraph" w:customStyle="1" w:styleId="color-block7">
    <w:name w:val="color-block7"/>
    <w:basedOn w:val="Normal"/>
    <w:rsid w:val="00C80421"/>
    <w:pPr>
      <w:spacing w:line="240" w:lineRule="auto"/>
      <w:ind w:left="263" w:right="263"/>
    </w:pPr>
    <w:rPr>
      <w:rFonts w:eastAsia="Times New Roman" w:cs="Times New Roman"/>
      <w:color w:val="FFFFFF"/>
      <w:sz w:val="24"/>
      <w:szCs w:val="24"/>
    </w:rPr>
  </w:style>
  <w:style w:type="paragraph" w:customStyle="1" w:styleId="title7">
    <w:name w:val="title7"/>
    <w:basedOn w:val="Normal"/>
    <w:rsid w:val="00C80421"/>
    <w:pPr>
      <w:spacing w:before="100" w:beforeAutospacing="1" w:after="210" w:line="240" w:lineRule="auto"/>
    </w:pPr>
    <w:rPr>
      <w:rFonts w:eastAsia="Times New Roman" w:cs="Times New Roman"/>
      <w:sz w:val="45"/>
      <w:szCs w:val="45"/>
    </w:rPr>
  </w:style>
  <w:style w:type="paragraph" w:customStyle="1" w:styleId="desc4">
    <w:name w:val="desc4"/>
    <w:basedOn w:val="Normal"/>
    <w:rsid w:val="00C80421"/>
    <w:pPr>
      <w:spacing w:before="375" w:line="240" w:lineRule="auto"/>
    </w:pPr>
    <w:rPr>
      <w:rFonts w:eastAsia="Times New Roman" w:cs="Times New Roman"/>
      <w:sz w:val="24"/>
      <w:szCs w:val="24"/>
    </w:rPr>
  </w:style>
  <w:style w:type="paragraph" w:customStyle="1" w:styleId="rub-only1">
    <w:name w:val="rub-only1"/>
    <w:basedOn w:val="Normal"/>
    <w:rsid w:val="00C80421"/>
    <w:pPr>
      <w:spacing w:before="100" w:beforeAutospacing="1" w:after="210" w:line="240" w:lineRule="auto"/>
    </w:pPr>
    <w:rPr>
      <w:rFonts w:eastAsia="Times New Roman" w:cs="Times New Roman"/>
      <w:sz w:val="24"/>
      <w:szCs w:val="24"/>
    </w:rPr>
  </w:style>
  <w:style w:type="paragraph" w:customStyle="1" w:styleId="faq-question-expander1">
    <w:name w:val="faq-question-expander1"/>
    <w:basedOn w:val="Normal"/>
    <w:rsid w:val="00C80421"/>
    <w:pPr>
      <w:spacing w:before="375" w:after="210" w:line="240" w:lineRule="auto"/>
    </w:pPr>
    <w:rPr>
      <w:rFonts w:eastAsia="Times New Roman" w:cs="Times New Roman"/>
      <w:sz w:val="24"/>
      <w:szCs w:val="24"/>
    </w:rPr>
  </w:style>
  <w:style w:type="paragraph" w:customStyle="1" w:styleId="left-nav1">
    <w:name w:val="left-nav1"/>
    <w:basedOn w:val="Normal"/>
    <w:rsid w:val="00C80421"/>
    <w:pPr>
      <w:spacing w:line="165" w:lineRule="atLeast"/>
      <w:ind w:left="-2610" w:right="150"/>
    </w:pPr>
    <w:rPr>
      <w:rFonts w:eastAsia="Times New Roman" w:cs="Times New Roman"/>
      <w:color w:val="8A8A8A"/>
      <w:sz w:val="24"/>
      <w:szCs w:val="24"/>
    </w:rPr>
  </w:style>
  <w:style w:type="paragraph" w:customStyle="1" w:styleId="floating-nav1">
    <w:name w:val="floating-nav1"/>
    <w:basedOn w:val="Normal"/>
    <w:rsid w:val="00C80421"/>
    <w:pPr>
      <w:spacing w:before="100" w:beforeAutospacing="1" w:after="210" w:line="240" w:lineRule="auto"/>
    </w:pPr>
    <w:rPr>
      <w:rFonts w:eastAsia="Times New Roman" w:cs="Times New Roman"/>
      <w:sz w:val="24"/>
      <w:szCs w:val="24"/>
    </w:rPr>
  </w:style>
  <w:style w:type="paragraph" w:customStyle="1" w:styleId="current3">
    <w:name w:val="current3"/>
    <w:basedOn w:val="Normal"/>
    <w:rsid w:val="00C80421"/>
    <w:pPr>
      <w:spacing w:before="100" w:beforeAutospacing="1" w:after="210" w:line="240" w:lineRule="auto"/>
    </w:pPr>
    <w:rPr>
      <w:rFonts w:eastAsia="Times New Roman" w:cs="Times New Roman"/>
      <w:color w:val="00BCF2"/>
      <w:sz w:val="24"/>
      <w:szCs w:val="24"/>
    </w:rPr>
  </w:style>
  <w:style w:type="paragraph" w:customStyle="1" w:styleId="current4">
    <w:name w:val="current4"/>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5">
    <w:name w:val="current5"/>
    <w:basedOn w:val="Normal"/>
    <w:rsid w:val="00C80421"/>
    <w:pPr>
      <w:spacing w:before="100" w:beforeAutospacing="1" w:after="210" w:line="240" w:lineRule="auto"/>
    </w:pPr>
    <w:rPr>
      <w:rFonts w:eastAsia="Times New Roman" w:cs="Times New Roman"/>
      <w:color w:val="00BCF2"/>
      <w:sz w:val="24"/>
      <w:szCs w:val="24"/>
    </w:rPr>
  </w:style>
  <w:style w:type="paragraph" w:customStyle="1" w:styleId="tagline1">
    <w:name w:val="tagline1"/>
    <w:basedOn w:val="Normal"/>
    <w:rsid w:val="00C80421"/>
    <w:pPr>
      <w:pBdr>
        <w:bottom w:val="single" w:sz="6" w:space="12" w:color="CCCCCC"/>
      </w:pBdr>
      <w:spacing w:before="210" w:after="450" w:line="210" w:lineRule="atLeast"/>
    </w:pPr>
    <w:rPr>
      <w:rFonts w:eastAsia="Times New Roman" w:cs="Times New Roman"/>
      <w:sz w:val="24"/>
      <w:szCs w:val="24"/>
    </w:rPr>
  </w:style>
  <w:style w:type="paragraph" w:customStyle="1" w:styleId="abstract1">
    <w:name w:val="abstract1"/>
    <w:basedOn w:val="Normal"/>
    <w:rsid w:val="00C80421"/>
    <w:pPr>
      <w:pBdr>
        <w:top w:val="single" w:sz="6" w:space="9" w:color="CCCCCC"/>
        <w:bottom w:val="single" w:sz="6" w:space="9" w:color="CCCCCC"/>
      </w:pBdr>
      <w:shd w:val="clear" w:color="auto" w:fill="EAEAEA"/>
      <w:spacing w:after="450" w:line="240" w:lineRule="auto"/>
      <w:ind w:left="-180" w:right="-180"/>
    </w:pPr>
    <w:rPr>
      <w:rFonts w:eastAsia="Times New Roman" w:cs="Times New Roman"/>
      <w:color w:val="8A8A8A"/>
      <w:sz w:val="24"/>
      <w:szCs w:val="24"/>
    </w:rPr>
  </w:style>
  <w:style w:type="paragraph" w:customStyle="1" w:styleId="dev-onpage-video-wrapper2">
    <w:name w:val="dev-onpage-video-wrapper2"/>
    <w:basedOn w:val="Normal"/>
    <w:rsid w:val="00C80421"/>
    <w:pPr>
      <w:pBdr>
        <w:left w:val="single" w:sz="6" w:space="9" w:color="CCCCCC"/>
      </w:pBdr>
      <w:spacing w:before="270" w:after="270" w:line="240" w:lineRule="auto"/>
      <w:ind w:left="180"/>
    </w:pPr>
    <w:rPr>
      <w:rFonts w:eastAsia="Times New Roman" w:cs="Times New Roman"/>
      <w:sz w:val="24"/>
      <w:szCs w:val="24"/>
    </w:rPr>
  </w:style>
  <w:style w:type="paragraph" w:customStyle="1" w:styleId="time3">
    <w:name w:val="time3"/>
    <w:basedOn w:val="Normal"/>
    <w:rsid w:val="00C80421"/>
    <w:pPr>
      <w:spacing w:before="100" w:beforeAutospacing="1" w:after="210" w:line="240" w:lineRule="auto"/>
    </w:pPr>
    <w:rPr>
      <w:rFonts w:eastAsia="Times New Roman" w:cs="Times New Roman"/>
      <w:color w:val="8A8A8A"/>
      <w:sz w:val="17"/>
      <w:szCs w:val="17"/>
    </w:rPr>
  </w:style>
  <w:style w:type="paragraph" w:customStyle="1" w:styleId="dev-callout-new1">
    <w:name w:val="dev-callout-new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b/>
      <w:bCs/>
      <w:color w:val="8A8A8A"/>
      <w:sz w:val="15"/>
      <w:szCs w:val="15"/>
    </w:rPr>
  </w:style>
  <w:style w:type="paragraph" w:customStyle="1" w:styleId="dev-callout-new-collapsed1">
    <w:name w:val="dev-callout-new-collapsed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color w:val="8A8A8A"/>
      <w:sz w:val="24"/>
      <w:szCs w:val="24"/>
    </w:rPr>
  </w:style>
  <w:style w:type="paragraph" w:customStyle="1" w:styleId="dev-callout-content1">
    <w:name w:val="dev-callout-content1"/>
    <w:basedOn w:val="Normal"/>
    <w:rsid w:val="00C80421"/>
    <w:pPr>
      <w:spacing w:before="30" w:after="450" w:line="270" w:lineRule="atLeast"/>
      <w:ind w:left="180" w:right="180"/>
    </w:pPr>
    <w:rPr>
      <w:rFonts w:eastAsia="Times New Roman" w:cs="Times New Roman"/>
      <w:vanish/>
      <w:sz w:val="18"/>
      <w:szCs w:val="18"/>
    </w:rPr>
  </w:style>
  <w:style w:type="paragraph" w:customStyle="1" w:styleId="dev-callout-content2">
    <w:name w:val="dev-callout-content2"/>
    <w:basedOn w:val="Normal"/>
    <w:rsid w:val="00C80421"/>
    <w:pPr>
      <w:spacing w:before="30" w:after="450" w:line="270" w:lineRule="atLeast"/>
      <w:ind w:left="180" w:right="180"/>
    </w:pPr>
    <w:rPr>
      <w:rFonts w:eastAsia="Times New Roman" w:cs="Times New Roman"/>
      <w:vanish/>
      <w:sz w:val="18"/>
      <w:szCs w:val="18"/>
    </w:rPr>
  </w:style>
  <w:style w:type="paragraph" w:customStyle="1" w:styleId="subheading3">
    <w:name w:val="subheading3"/>
    <w:basedOn w:val="Normal"/>
    <w:rsid w:val="00C80421"/>
    <w:pPr>
      <w:spacing w:after="270" w:line="390" w:lineRule="atLeast"/>
    </w:pPr>
    <w:rPr>
      <w:rFonts w:eastAsia="Times New Roman" w:cs="Times New Roman"/>
      <w:color w:val="222222"/>
      <w:sz w:val="27"/>
      <w:szCs w:val="27"/>
    </w:rPr>
  </w:style>
  <w:style w:type="paragraph" w:customStyle="1" w:styleId="discover-more1">
    <w:name w:val="discover-more1"/>
    <w:basedOn w:val="Normal"/>
    <w:rsid w:val="00C80421"/>
    <w:pPr>
      <w:spacing w:before="100" w:beforeAutospacing="1" w:after="450" w:line="240" w:lineRule="auto"/>
    </w:pPr>
    <w:rPr>
      <w:rFonts w:eastAsia="Times New Roman" w:cs="Times New Roman"/>
      <w:sz w:val="24"/>
      <w:szCs w:val="24"/>
    </w:rPr>
  </w:style>
  <w:style w:type="paragraph" w:customStyle="1" w:styleId="article-information1">
    <w:name w:val="article-information1"/>
    <w:basedOn w:val="Normal"/>
    <w:rsid w:val="00C80421"/>
    <w:pPr>
      <w:spacing w:before="100" w:beforeAutospacing="1" w:after="150" w:line="240" w:lineRule="auto"/>
      <w:textAlignment w:val="top"/>
    </w:pPr>
    <w:rPr>
      <w:rFonts w:eastAsia="Times New Roman" w:cs="Times New Roman"/>
      <w:sz w:val="24"/>
      <w:szCs w:val="24"/>
    </w:rPr>
  </w:style>
  <w:style w:type="paragraph" w:customStyle="1" w:styleId="fb-like1">
    <w:name w:val="fb-like1"/>
    <w:basedOn w:val="Normal"/>
    <w:rsid w:val="00C80421"/>
    <w:pPr>
      <w:spacing w:before="100" w:beforeAutospacing="1" w:after="210" w:line="240" w:lineRule="auto"/>
      <w:ind w:right="270"/>
    </w:pPr>
    <w:rPr>
      <w:rFonts w:eastAsia="Times New Roman" w:cs="Times New Roman"/>
      <w:sz w:val="24"/>
      <w:szCs w:val="24"/>
    </w:rPr>
  </w:style>
  <w:style w:type="paragraph" w:customStyle="1" w:styleId="ui-datepicker-header6">
    <w:name w:val="ui-datepicker-header6"/>
    <w:basedOn w:val="Normal"/>
    <w:rsid w:val="00C80421"/>
    <w:pPr>
      <w:shd w:val="clear" w:color="auto" w:fill="BAD80A"/>
      <w:spacing w:before="100" w:beforeAutospacing="1" w:after="210" w:line="240" w:lineRule="auto"/>
    </w:pPr>
    <w:rPr>
      <w:rFonts w:eastAsia="Times New Roman" w:cs="Times New Roman"/>
      <w:sz w:val="24"/>
      <w:szCs w:val="24"/>
    </w:rPr>
  </w:style>
  <w:style w:type="paragraph" w:customStyle="1" w:styleId="azure-standard-select1">
    <w:name w:val="azure-standard-select1"/>
    <w:basedOn w:val="Normal"/>
    <w:rsid w:val="00C80421"/>
    <w:pPr>
      <w:spacing w:before="100" w:beforeAutospacing="1" w:after="210" w:line="240" w:lineRule="auto"/>
      <w:ind w:right="450"/>
    </w:pPr>
    <w:rPr>
      <w:rFonts w:eastAsia="Times New Roman" w:cs="Times New Roman"/>
      <w:sz w:val="24"/>
      <w:szCs w:val="24"/>
    </w:rPr>
  </w:style>
  <w:style w:type="paragraph" w:customStyle="1" w:styleId="azure-standard-select2">
    <w:name w:val="azure-standard-select2"/>
    <w:basedOn w:val="Normal"/>
    <w:rsid w:val="00C80421"/>
    <w:pPr>
      <w:spacing w:before="60" w:after="210" w:line="240" w:lineRule="auto"/>
    </w:pPr>
    <w:rPr>
      <w:rFonts w:eastAsia="Times New Roman" w:cs="Times New Roman"/>
      <w:sz w:val="24"/>
      <w:szCs w:val="24"/>
    </w:rPr>
  </w:style>
  <w:style w:type="paragraph" w:customStyle="1" w:styleId="ca-icon1">
    <w:name w:val="ca-icon1"/>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2">
    <w:name w:val="ca-icon2"/>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3">
    <w:name w:val="ca-icon3"/>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4">
    <w:name w:val="ca-icon4"/>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5">
    <w:name w:val="ca-icon5"/>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6">
    <w:name w:val="ca-icon6"/>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7">
    <w:name w:val="ca-icon7"/>
    <w:basedOn w:val="Normal"/>
    <w:rsid w:val="00C80421"/>
    <w:pPr>
      <w:spacing w:before="100" w:beforeAutospacing="1" w:after="210" w:line="240" w:lineRule="auto"/>
      <w:ind w:hanging="18913"/>
    </w:pPr>
    <w:rPr>
      <w:rFonts w:eastAsia="Times New Roman" w:cs="Times New Roman"/>
      <w:sz w:val="24"/>
      <w:szCs w:val="24"/>
    </w:rPr>
  </w:style>
  <w:style w:type="paragraph" w:customStyle="1" w:styleId="download-link1">
    <w:name w:val="download-link1"/>
    <w:basedOn w:val="Normal"/>
    <w:rsid w:val="00C80421"/>
    <w:pPr>
      <w:spacing w:before="100" w:beforeAutospacing="1" w:after="600" w:line="240" w:lineRule="auto"/>
      <w:ind w:left="1350"/>
    </w:pPr>
    <w:rPr>
      <w:rFonts w:eastAsia="Times New Roman" w:cs="Times New Roman"/>
      <w:sz w:val="24"/>
      <w:szCs w:val="24"/>
    </w:rPr>
  </w:style>
  <w:style w:type="paragraph" w:customStyle="1" w:styleId="band-wht-bg-pad-901">
    <w:name w:val="band-wht-bg-pad-901"/>
    <w:basedOn w:val="Normal"/>
    <w:rsid w:val="00C80421"/>
    <w:pPr>
      <w:spacing w:before="100" w:beforeAutospacing="1" w:after="210" w:line="240" w:lineRule="auto"/>
    </w:pPr>
    <w:rPr>
      <w:rFonts w:eastAsia="Times New Roman" w:cs="Times New Roman"/>
      <w:sz w:val="24"/>
      <w:szCs w:val="24"/>
    </w:rPr>
  </w:style>
  <w:style w:type="paragraph" w:customStyle="1" w:styleId="advanced1">
    <w:name w:val="advanced1"/>
    <w:basedOn w:val="Normal"/>
    <w:rsid w:val="00C80421"/>
    <w:pPr>
      <w:spacing w:before="100" w:beforeAutospacing="1" w:after="210" w:line="240" w:lineRule="auto"/>
    </w:pPr>
    <w:rPr>
      <w:rFonts w:eastAsia="Times New Roman" w:cs="Times New Roman"/>
      <w:sz w:val="24"/>
      <w:szCs w:val="24"/>
    </w:rPr>
  </w:style>
  <w:style w:type="paragraph" w:customStyle="1" w:styleId="fallback1">
    <w:name w:val="fallback1"/>
    <w:basedOn w:val="Normal"/>
    <w:rsid w:val="00C80421"/>
    <w:pPr>
      <w:spacing w:before="100" w:beforeAutospacing="1" w:after="210" w:line="240" w:lineRule="auto"/>
    </w:pPr>
    <w:rPr>
      <w:rFonts w:eastAsia="Times New Roman" w:cs="Times New Roman"/>
      <w:vanish/>
      <w:sz w:val="24"/>
      <w:szCs w:val="24"/>
    </w:rPr>
  </w:style>
  <w:style w:type="paragraph" w:customStyle="1" w:styleId="advanced2">
    <w:name w:val="advanced2"/>
    <w:basedOn w:val="Normal"/>
    <w:rsid w:val="00C80421"/>
    <w:pPr>
      <w:spacing w:before="100" w:beforeAutospacing="1" w:after="210" w:line="240" w:lineRule="auto"/>
    </w:pPr>
    <w:rPr>
      <w:rFonts w:eastAsia="Times New Roman" w:cs="Times New Roman"/>
      <w:vanish/>
      <w:sz w:val="24"/>
      <w:szCs w:val="24"/>
    </w:rPr>
  </w:style>
  <w:style w:type="paragraph" w:customStyle="1" w:styleId="fallback2">
    <w:name w:val="fallback2"/>
    <w:basedOn w:val="Normal"/>
    <w:rsid w:val="00C80421"/>
    <w:pPr>
      <w:spacing w:before="100" w:beforeAutospacing="1" w:after="210" w:line="240" w:lineRule="auto"/>
    </w:pPr>
    <w:rPr>
      <w:rFonts w:eastAsia="Times New Roman" w:cs="Times New Roman"/>
      <w:sz w:val="24"/>
      <w:szCs w:val="24"/>
    </w:rPr>
  </w:style>
  <w:style w:type="paragraph" w:customStyle="1" w:styleId="ui-widget-header1">
    <w:name w:val="ui-widget-header1"/>
    <w:basedOn w:val="Normal"/>
    <w:rsid w:val="00C80421"/>
    <w:pPr>
      <w:pBdr>
        <w:top w:val="single" w:sz="6" w:space="0" w:color="E78F08"/>
        <w:left w:val="single" w:sz="6" w:space="0" w:color="E78F08"/>
        <w:bottom w:val="single" w:sz="6" w:space="0" w:color="E78F08"/>
        <w:right w:val="single" w:sz="6" w:space="0" w:color="E78F08"/>
      </w:pBdr>
      <w:shd w:val="clear" w:color="auto" w:fill="01ADEF"/>
      <w:spacing w:before="100" w:beforeAutospacing="1" w:after="210" w:line="240" w:lineRule="auto"/>
    </w:pPr>
    <w:rPr>
      <w:rFonts w:eastAsia="Times New Roman" w:cs="Times New Roman"/>
      <w:b/>
      <w:bCs/>
      <w:color w:val="FFFFFF"/>
      <w:sz w:val="24"/>
      <w:szCs w:val="24"/>
    </w:rPr>
  </w:style>
  <w:style w:type="paragraph" w:customStyle="1" w:styleId="ui-state-default3">
    <w:name w:val="ui-state-default3"/>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4">
    <w:name w:val="ui-state-default4"/>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5">
    <w:name w:val="ui-state-default5"/>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hover3">
    <w:name w:val="ui-state-hover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4">
    <w:name w:val="ui-state-hover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5">
    <w:name w:val="ui-state-hover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3">
    <w:name w:val="ui-state-focus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4">
    <w:name w:val="ui-state-focus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5">
    <w:name w:val="ui-state-focus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active3">
    <w:name w:val="ui-state-active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4">
    <w:name w:val="ui-state-active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5">
    <w:name w:val="ui-state-active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highlight3">
    <w:name w:val="ui-state-highlight3"/>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4">
    <w:name w:val="ui-state-highlight4"/>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5">
    <w:name w:val="ui-state-highlight5"/>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lider1">
    <w:name w:val="ui-slider1"/>
    <w:basedOn w:val="Normal"/>
    <w:rsid w:val="00C80421"/>
    <w:pPr>
      <w:pBdr>
        <w:top w:val="single" w:sz="12" w:space="0" w:color="FFFFFF"/>
        <w:left w:val="single" w:sz="12" w:space="0" w:color="FFFFFF"/>
        <w:bottom w:val="single" w:sz="12" w:space="0" w:color="FFFFFF"/>
        <w:right w:val="single" w:sz="12" w:space="0" w:color="FFFFFF"/>
      </w:pBdr>
      <w:shd w:val="clear" w:color="auto" w:fill="E0E2E2"/>
      <w:spacing w:before="100" w:beforeAutospacing="1" w:after="210" w:line="240" w:lineRule="auto"/>
    </w:pPr>
    <w:rPr>
      <w:rFonts w:eastAsia="Times New Roman" w:cs="Times New Roman"/>
      <w:sz w:val="24"/>
      <w:szCs w:val="24"/>
    </w:rPr>
  </w:style>
  <w:style w:type="paragraph" w:customStyle="1" w:styleId="ui-slider-range3">
    <w:name w:val="ui-slider-range3"/>
    <w:basedOn w:val="Normal"/>
    <w:rsid w:val="00C80421"/>
    <w:pPr>
      <w:spacing w:before="100" w:beforeAutospacing="1" w:after="210" w:line="240" w:lineRule="auto"/>
    </w:pPr>
    <w:rPr>
      <w:rFonts w:eastAsia="Times New Roman" w:cs="Times New Roman"/>
      <w:sz w:val="17"/>
      <w:szCs w:val="17"/>
    </w:rPr>
  </w:style>
  <w:style w:type="paragraph" w:customStyle="1" w:styleId="ui-slider-horizontal1">
    <w:name w:val="ui-slider-horizontal1"/>
    <w:basedOn w:val="Normal"/>
    <w:rsid w:val="00C80421"/>
    <w:pPr>
      <w:spacing w:before="100" w:beforeAutospacing="1" w:line="240" w:lineRule="auto"/>
    </w:pPr>
    <w:rPr>
      <w:rFonts w:eastAsia="Times New Roman" w:cs="Times New Roman"/>
      <w:sz w:val="24"/>
      <w:szCs w:val="24"/>
    </w:rPr>
  </w:style>
  <w:style w:type="paragraph" w:customStyle="1" w:styleId="ui-slider-handle4">
    <w:name w:val="ui-slider-handle4"/>
    <w:basedOn w:val="Normal"/>
    <w:rsid w:val="00C80421"/>
    <w:pPr>
      <w:spacing w:before="100" w:beforeAutospacing="1" w:after="210" w:line="240" w:lineRule="auto"/>
      <w:ind w:left="-30"/>
    </w:pPr>
    <w:rPr>
      <w:rFonts w:eastAsia="Times New Roman" w:cs="Times New Roman"/>
      <w:sz w:val="24"/>
      <w:szCs w:val="24"/>
    </w:rPr>
  </w:style>
  <w:style w:type="paragraph" w:customStyle="1" w:styleId="slider-type1">
    <w:name w:val="slider-type1"/>
    <w:basedOn w:val="Normal"/>
    <w:rsid w:val="00C80421"/>
    <w:pPr>
      <w:spacing w:before="100" w:beforeAutospacing="1" w:after="210" w:line="240" w:lineRule="auto"/>
    </w:pPr>
    <w:rPr>
      <w:rFonts w:eastAsia="Times New Roman" w:cs="Times New Roman"/>
      <w:szCs w:val="21"/>
    </w:rPr>
  </w:style>
  <w:style w:type="paragraph" w:customStyle="1" w:styleId="usd1">
    <w:name w:val="usd1"/>
    <w:basedOn w:val="Normal"/>
    <w:rsid w:val="00C80421"/>
    <w:pPr>
      <w:pBdr>
        <w:top w:val="single" w:sz="6" w:space="0" w:color="CCCCCC"/>
      </w:pBdr>
      <w:spacing w:before="100" w:beforeAutospacing="1" w:after="210" w:line="240" w:lineRule="auto"/>
    </w:pPr>
    <w:rPr>
      <w:rFonts w:eastAsia="Times New Roman" w:cs="Times New Roman"/>
      <w:sz w:val="24"/>
      <w:szCs w:val="24"/>
    </w:rPr>
  </w:style>
  <w:style w:type="paragraph" w:customStyle="1" w:styleId="selector-name1">
    <w:name w:val="selector-name1"/>
    <w:basedOn w:val="Normal"/>
    <w:rsid w:val="00C80421"/>
    <w:pPr>
      <w:spacing w:line="240" w:lineRule="auto"/>
    </w:pPr>
    <w:rPr>
      <w:rFonts w:eastAsia="Times New Roman" w:cs="Times New Roman"/>
      <w:sz w:val="24"/>
      <w:szCs w:val="24"/>
    </w:rPr>
  </w:style>
  <w:style w:type="paragraph" w:customStyle="1" w:styleId="selector-abbr1">
    <w:name w:val="selector-abbr1"/>
    <w:basedOn w:val="Normal"/>
    <w:rsid w:val="00C80421"/>
    <w:pPr>
      <w:spacing w:line="240" w:lineRule="auto"/>
    </w:pPr>
    <w:rPr>
      <w:rFonts w:eastAsia="Times New Roman" w:cs="Times New Roman"/>
      <w:sz w:val="24"/>
      <w:szCs w:val="24"/>
    </w:rPr>
  </w:style>
  <w:style w:type="paragraph" w:customStyle="1" w:styleId="active2">
    <w:name w:val="active2"/>
    <w:basedOn w:val="Normal"/>
    <w:rsid w:val="00C80421"/>
    <w:pPr>
      <w:pBdr>
        <w:top w:val="single" w:sz="6" w:space="0" w:color="CCCCCC"/>
        <w:left w:val="single" w:sz="6" w:space="0" w:color="CCCCCC"/>
        <w:bottom w:val="single" w:sz="6" w:space="0" w:color="FFFFFF"/>
        <w:right w:val="single" w:sz="6" w:space="0" w:color="CCCCCC"/>
      </w:pBdr>
      <w:spacing w:before="100" w:beforeAutospacing="1" w:after="210" w:line="240" w:lineRule="auto"/>
    </w:pPr>
    <w:rPr>
      <w:rFonts w:eastAsia="Times New Roman" w:cs="Times New Roman"/>
      <w:b/>
      <w:bCs/>
      <w:color w:val="0CA2DA"/>
      <w:sz w:val="24"/>
      <w:szCs w:val="24"/>
    </w:rPr>
  </w:style>
  <w:style w:type="paragraph" w:customStyle="1" w:styleId="calculator-main1">
    <w:name w:val="calculator-main1"/>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1">
    <w:name w:val="subscribe-box1"/>
    <w:basedOn w:val="Normal"/>
    <w:rsid w:val="00C80421"/>
    <w:pPr>
      <w:spacing w:before="100" w:beforeAutospacing="1" w:after="210" w:line="240" w:lineRule="auto"/>
    </w:pPr>
    <w:rPr>
      <w:rFonts w:eastAsia="Times New Roman" w:cs="Times New Roman"/>
      <w:sz w:val="24"/>
      <w:szCs w:val="24"/>
    </w:rPr>
  </w:style>
  <w:style w:type="paragraph" w:customStyle="1" w:styleId="slider-div1">
    <w:name w:val="slider-div1"/>
    <w:basedOn w:val="Normal"/>
    <w:rsid w:val="00C80421"/>
    <w:pPr>
      <w:spacing w:before="100" w:beforeAutospacing="1" w:after="210" w:line="240" w:lineRule="auto"/>
    </w:pPr>
    <w:rPr>
      <w:rFonts w:eastAsia="Times New Roman" w:cs="Times New Roman"/>
      <w:vanish/>
      <w:sz w:val="24"/>
      <w:szCs w:val="24"/>
    </w:rPr>
  </w:style>
  <w:style w:type="paragraph" w:customStyle="1" w:styleId="slider-total1">
    <w:name w:val="slider-total1"/>
    <w:basedOn w:val="Normal"/>
    <w:rsid w:val="00C80421"/>
    <w:pPr>
      <w:spacing w:line="315" w:lineRule="atLeast"/>
    </w:pPr>
    <w:rPr>
      <w:rFonts w:eastAsia="Times New Roman" w:cs="Times New Roman"/>
      <w:b/>
      <w:bCs/>
      <w:vanish/>
      <w:color w:val="333333"/>
      <w:sz w:val="32"/>
      <w:szCs w:val="32"/>
    </w:rPr>
  </w:style>
  <w:style w:type="paragraph" w:customStyle="1" w:styleId="savings1">
    <w:name w:val="savings1"/>
    <w:basedOn w:val="Normal"/>
    <w:rsid w:val="00C80421"/>
    <w:pPr>
      <w:spacing w:before="100" w:beforeAutospacing="1" w:after="210" w:line="240" w:lineRule="auto"/>
    </w:pPr>
    <w:rPr>
      <w:rFonts w:eastAsia="Times New Roman" w:cs="Times New Roman"/>
      <w:b/>
      <w:bCs/>
      <w:sz w:val="24"/>
      <w:szCs w:val="24"/>
    </w:rPr>
  </w:style>
  <w:style w:type="paragraph" w:customStyle="1" w:styleId="slider-caption1">
    <w:name w:val="slider-caption1"/>
    <w:basedOn w:val="Normal"/>
    <w:rsid w:val="00C80421"/>
    <w:pPr>
      <w:spacing w:before="100" w:beforeAutospacing="1" w:after="210" w:line="240" w:lineRule="auto"/>
    </w:pPr>
    <w:rPr>
      <w:rFonts w:eastAsia="Times New Roman" w:cs="Times New Roman"/>
      <w:vanish/>
      <w:color w:val="919191"/>
      <w:sz w:val="24"/>
      <w:szCs w:val="24"/>
    </w:rPr>
  </w:style>
  <w:style w:type="paragraph" w:customStyle="1" w:styleId="buy-configure-sql-server-11">
    <w:name w:val="buy-configure-sql-server-11"/>
    <w:basedOn w:val="Normal"/>
    <w:rsid w:val="00C80421"/>
    <w:pPr>
      <w:spacing w:before="100" w:beforeAutospacing="1" w:line="240" w:lineRule="auto"/>
    </w:pPr>
    <w:rPr>
      <w:rFonts w:eastAsia="Times New Roman" w:cs="Times New Roman"/>
      <w:sz w:val="24"/>
      <w:szCs w:val="24"/>
    </w:rPr>
  </w:style>
  <w:style w:type="paragraph" w:customStyle="1" w:styleId="buy-configure-sql-server-21">
    <w:name w:val="buy-configure-sql-server-21"/>
    <w:basedOn w:val="Normal"/>
    <w:rsid w:val="00C80421"/>
    <w:pPr>
      <w:spacing w:before="100" w:beforeAutospacing="1" w:line="240" w:lineRule="auto"/>
    </w:pPr>
    <w:rPr>
      <w:rFonts w:eastAsia="Times New Roman" w:cs="Times New Roman"/>
      <w:sz w:val="24"/>
      <w:szCs w:val="24"/>
    </w:rPr>
  </w:style>
  <w:style w:type="paragraph" w:customStyle="1" w:styleId="buy-configure-biztalk-server-11">
    <w:name w:val="buy-configure-biztalk-server-11"/>
    <w:basedOn w:val="Normal"/>
    <w:rsid w:val="00C80421"/>
    <w:pPr>
      <w:spacing w:before="100" w:beforeAutospacing="1" w:line="240" w:lineRule="auto"/>
    </w:pPr>
    <w:rPr>
      <w:rFonts w:eastAsia="Times New Roman" w:cs="Times New Roman"/>
      <w:sz w:val="24"/>
      <w:szCs w:val="24"/>
    </w:rPr>
  </w:style>
  <w:style w:type="paragraph" w:customStyle="1" w:styleId="buy-configure-enterprise-linux-11">
    <w:name w:val="buy-configure-enterprise-linux-11"/>
    <w:basedOn w:val="Normal"/>
    <w:rsid w:val="00C80421"/>
    <w:pPr>
      <w:spacing w:before="100" w:beforeAutospacing="1" w:line="240" w:lineRule="auto"/>
    </w:pPr>
    <w:rPr>
      <w:rFonts w:eastAsia="Times New Roman" w:cs="Times New Roman"/>
      <w:sz w:val="24"/>
      <w:szCs w:val="24"/>
    </w:rPr>
  </w:style>
  <w:style w:type="paragraph" w:customStyle="1" w:styleId="slider-pricing-group1">
    <w:name w:val="slider-pricing-group1"/>
    <w:basedOn w:val="Normal"/>
    <w:rsid w:val="00C80421"/>
    <w:pPr>
      <w:spacing w:before="100" w:beforeAutospacing="1" w:after="210" w:line="240" w:lineRule="auto"/>
    </w:pPr>
    <w:rPr>
      <w:rFonts w:eastAsia="Times New Roman" w:cs="Times New Roman"/>
      <w:sz w:val="24"/>
      <w:szCs w:val="24"/>
    </w:rPr>
  </w:style>
  <w:style w:type="paragraph" w:customStyle="1" w:styleId="slider-pricing-group2">
    <w:name w:val="slider-pricing-group2"/>
    <w:basedOn w:val="Normal"/>
    <w:rsid w:val="00C80421"/>
    <w:pPr>
      <w:spacing w:before="100" w:beforeAutospacing="1" w:after="210" w:line="240" w:lineRule="auto"/>
    </w:pPr>
    <w:rPr>
      <w:rFonts w:eastAsia="Times New Roman" w:cs="Times New Roman"/>
      <w:sz w:val="24"/>
      <w:szCs w:val="24"/>
    </w:rPr>
  </w:style>
  <w:style w:type="paragraph" w:customStyle="1" w:styleId="slider-pricing-group3">
    <w:name w:val="slider-pricing-group3"/>
    <w:basedOn w:val="Normal"/>
    <w:rsid w:val="00C80421"/>
    <w:pPr>
      <w:spacing w:before="100" w:beforeAutospacing="1" w:after="210" w:line="240" w:lineRule="auto"/>
    </w:pPr>
    <w:rPr>
      <w:rFonts w:eastAsia="Times New Roman" w:cs="Times New Roman"/>
      <w:sz w:val="24"/>
      <w:szCs w:val="24"/>
    </w:rPr>
  </w:style>
  <w:style w:type="paragraph" w:customStyle="1" w:styleId="slider-pricing-group4">
    <w:name w:val="slider-pricing-group4"/>
    <w:basedOn w:val="Normal"/>
    <w:rsid w:val="00C80421"/>
    <w:pPr>
      <w:spacing w:before="100" w:beforeAutospacing="1" w:after="210" w:line="240" w:lineRule="auto"/>
    </w:pPr>
    <w:rPr>
      <w:rFonts w:eastAsia="Times New Roman" w:cs="Times New Roman"/>
      <w:sz w:val="24"/>
      <w:szCs w:val="24"/>
    </w:rPr>
  </w:style>
  <w:style w:type="paragraph" w:customStyle="1" w:styleId="slider-pricing-group5">
    <w:name w:val="slider-pricing-group5"/>
    <w:basedOn w:val="Normal"/>
    <w:rsid w:val="00C80421"/>
    <w:pPr>
      <w:spacing w:before="100" w:beforeAutospacing="1" w:after="210" w:line="240" w:lineRule="auto"/>
    </w:pPr>
    <w:rPr>
      <w:rFonts w:eastAsia="Times New Roman" w:cs="Times New Roman"/>
      <w:sz w:val="24"/>
      <w:szCs w:val="24"/>
    </w:rPr>
  </w:style>
  <w:style w:type="paragraph" w:customStyle="1" w:styleId="free-trial-ribbon8">
    <w:name w:val="free-trial-ribbon8"/>
    <w:basedOn w:val="Normal"/>
    <w:rsid w:val="00C80421"/>
    <w:pPr>
      <w:shd w:val="clear" w:color="auto" w:fill="00ABEC"/>
      <w:spacing w:before="750" w:line="240" w:lineRule="auto"/>
      <w:ind w:left="-600" w:right="-600"/>
    </w:pPr>
    <w:rPr>
      <w:rFonts w:eastAsia="Times New Roman" w:cs="Times New Roman"/>
      <w:color w:val="FFFFFF"/>
      <w:sz w:val="24"/>
      <w:szCs w:val="24"/>
    </w:rPr>
  </w:style>
  <w:style w:type="paragraph" w:customStyle="1" w:styleId="content-blocksdiv2">
    <w:name w:val="content-blocks&gt;div2"/>
    <w:basedOn w:val="Normal"/>
    <w:rsid w:val="00C80421"/>
    <w:pPr>
      <w:spacing w:before="100" w:beforeAutospacing="1" w:after="210" w:line="240" w:lineRule="auto"/>
      <w:ind w:left="420"/>
    </w:pPr>
    <w:rPr>
      <w:rFonts w:eastAsia="Times New Roman" w:cs="Times New Roman"/>
      <w:sz w:val="24"/>
      <w:szCs w:val="24"/>
    </w:rPr>
  </w:style>
  <w:style w:type="paragraph" w:customStyle="1" w:styleId="video-blocks1">
    <w:name w:val="video-blocks1"/>
    <w:basedOn w:val="Normal"/>
    <w:rsid w:val="00C80421"/>
    <w:pPr>
      <w:spacing w:before="750" w:line="240" w:lineRule="auto"/>
      <w:ind w:left="-90" w:right="-90"/>
    </w:pPr>
    <w:rPr>
      <w:rFonts w:eastAsia="Times New Roman" w:cs="Times New Roman"/>
      <w:sz w:val="24"/>
      <w:szCs w:val="24"/>
    </w:rPr>
  </w:style>
  <w:style w:type="paragraph" w:customStyle="1" w:styleId="block4">
    <w:name w:val="block4"/>
    <w:basedOn w:val="Normal"/>
    <w:rsid w:val="00C80421"/>
    <w:pPr>
      <w:spacing w:after="180" w:line="240" w:lineRule="auto"/>
      <w:ind w:left="90" w:right="90"/>
    </w:pPr>
    <w:rPr>
      <w:rFonts w:eastAsia="Times New Roman" w:cs="Times New Roman"/>
      <w:sz w:val="24"/>
      <w:szCs w:val="24"/>
    </w:rPr>
  </w:style>
  <w:style w:type="paragraph" w:customStyle="1" w:styleId="thumbnail4">
    <w:name w:val="thumbnail4"/>
    <w:basedOn w:val="Normal"/>
    <w:rsid w:val="00C80421"/>
    <w:pPr>
      <w:spacing w:before="100" w:beforeAutospacing="1" w:after="210" w:line="240" w:lineRule="auto"/>
    </w:pPr>
    <w:rPr>
      <w:rFonts w:eastAsia="Times New Roman" w:cs="Times New Roman"/>
      <w:sz w:val="24"/>
      <w:szCs w:val="24"/>
    </w:rPr>
  </w:style>
  <w:style w:type="paragraph" w:customStyle="1" w:styleId="play-btn7">
    <w:name w:val="play-btn7"/>
    <w:basedOn w:val="Normal"/>
    <w:rsid w:val="00C80421"/>
    <w:pPr>
      <w:spacing w:before="100" w:beforeAutospacing="1" w:after="210" w:line="240" w:lineRule="auto"/>
    </w:pPr>
    <w:rPr>
      <w:rFonts w:eastAsia="Times New Roman" w:cs="Times New Roman"/>
      <w:sz w:val="24"/>
      <w:szCs w:val="24"/>
    </w:rPr>
  </w:style>
  <w:style w:type="paragraph" w:customStyle="1" w:styleId="play-btn8">
    <w:name w:val="play-btn8"/>
    <w:basedOn w:val="Normal"/>
    <w:rsid w:val="00C80421"/>
    <w:pPr>
      <w:spacing w:before="100" w:beforeAutospacing="1" w:after="210" w:line="240" w:lineRule="auto"/>
    </w:pPr>
    <w:rPr>
      <w:rFonts w:eastAsia="Times New Roman" w:cs="Times New Roman"/>
      <w:sz w:val="24"/>
      <w:szCs w:val="24"/>
    </w:rPr>
  </w:style>
  <w:style w:type="paragraph" w:customStyle="1" w:styleId="title8">
    <w:name w:val="title8"/>
    <w:basedOn w:val="Normal"/>
    <w:rsid w:val="00C80421"/>
    <w:pPr>
      <w:spacing w:before="300" w:after="75" w:line="240" w:lineRule="auto"/>
    </w:pPr>
    <w:rPr>
      <w:rFonts w:eastAsia="Times New Roman" w:cs="Times New Roman"/>
      <w:color w:val="505050"/>
      <w:sz w:val="27"/>
      <w:szCs w:val="27"/>
    </w:rPr>
  </w:style>
  <w:style w:type="paragraph" w:customStyle="1" w:styleId="desc5">
    <w:name w:val="desc5"/>
    <w:basedOn w:val="Normal"/>
    <w:rsid w:val="00C80421"/>
    <w:pPr>
      <w:spacing w:after="60" w:line="270" w:lineRule="atLeast"/>
    </w:pPr>
    <w:rPr>
      <w:rFonts w:eastAsia="Times New Roman" w:cs="Times New Roman"/>
      <w:color w:val="505050"/>
      <w:sz w:val="18"/>
      <w:szCs w:val="18"/>
    </w:rPr>
  </w:style>
  <w:style w:type="paragraph" w:customStyle="1" w:styleId="free-trial-ribbon9">
    <w:name w:val="free-trial-ribbon9"/>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umbnail5">
    <w:name w:val="thumbnail5"/>
    <w:basedOn w:val="Normal"/>
    <w:rsid w:val="00C80421"/>
    <w:pPr>
      <w:spacing w:before="100" w:beforeAutospacing="1" w:after="210" w:line="240" w:lineRule="auto"/>
    </w:pPr>
    <w:rPr>
      <w:rFonts w:eastAsia="Times New Roman" w:cs="Times New Roman"/>
      <w:sz w:val="24"/>
      <w:szCs w:val="24"/>
    </w:rPr>
  </w:style>
  <w:style w:type="paragraph" w:customStyle="1" w:styleId="thumbnail6">
    <w:name w:val="thumbnail6"/>
    <w:basedOn w:val="Normal"/>
    <w:rsid w:val="00C80421"/>
    <w:pPr>
      <w:spacing w:before="100" w:beforeAutospacing="1" w:after="210" w:line="240" w:lineRule="auto"/>
    </w:pPr>
    <w:rPr>
      <w:rFonts w:eastAsia="Times New Roman" w:cs="Times New Roman"/>
      <w:sz w:val="24"/>
      <w:szCs w:val="24"/>
    </w:rPr>
  </w:style>
  <w:style w:type="paragraph" w:customStyle="1" w:styleId="thumbnail7">
    <w:name w:val="thumbnail7"/>
    <w:basedOn w:val="Normal"/>
    <w:rsid w:val="00C80421"/>
    <w:pPr>
      <w:spacing w:before="100" w:beforeAutospacing="1" w:after="210" w:line="240" w:lineRule="auto"/>
    </w:pPr>
    <w:rPr>
      <w:rFonts w:eastAsia="Times New Roman" w:cs="Times New Roman"/>
      <w:sz w:val="24"/>
      <w:szCs w:val="24"/>
    </w:rPr>
  </w:style>
  <w:style w:type="paragraph" w:customStyle="1" w:styleId="thumbnail8">
    <w:name w:val="thumbnail8"/>
    <w:basedOn w:val="Normal"/>
    <w:rsid w:val="00C80421"/>
    <w:pPr>
      <w:spacing w:before="100" w:beforeAutospacing="1" w:after="210" w:line="240" w:lineRule="auto"/>
    </w:pPr>
    <w:rPr>
      <w:rFonts w:eastAsia="Times New Roman" w:cs="Times New Roman"/>
      <w:sz w:val="24"/>
      <w:szCs w:val="24"/>
    </w:rPr>
  </w:style>
  <w:style w:type="paragraph" w:customStyle="1" w:styleId="c12">
    <w:name w:val="c12"/>
    <w:basedOn w:val="Normal"/>
    <w:rsid w:val="00C80421"/>
    <w:pPr>
      <w:spacing w:before="100" w:beforeAutospacing="1" w:after="210" w:line="240" w:lineRule="auto"/>
    </w:pPr>
    <w:rPr>
      <w:rFonts w:eastAsia="Times New Roman" w:cs="Times New Roman"/>
      <w:sz w:val="24"/>
      <w:szCs w:val="24"/>
    </w:rPr>
  </w:style>
  <w:style w:type="paragraph" w:customStyle="1" w:styleId="c22">
    <w:name w:val="c22"/>
    <w:basedOn w:val="Normal"/>
    <w:rsid w:val="00C80421"/>
    <w:pPr>
      <w:spacing w:before="100" w:beforeAutospacing="1" w:after="210" w:line="240" w:lineRule="auto"/>
    </w:pPr>
    <w:rPr>
      <w:rFonts w:eastAsia="Times New Roman" w:cs="Times New Roman"/>
      <w:sz w:val="24"/>
      <w:szCs w:val="24"/>
    </w:rPr>
  </w:style>
  <w:style w:type="paragraph" w:customStyle="1" w:styleId="c32">
    <w:name w:val="c32"/>
    <w:basedOn w:val="Normal"/>
    <w:rsid w:val="00C80421"/>
    <w:pPr>
      <w:spacing w:before="100" w:beforeAutospacing="1" w:after="210" w:line="240" w:lineRule="auto"/>
    </w:pPr>
    <w:rPr>
      <w:rFonts w:eastAsia="Times New Roman" w:cs="Times New Roman"/>
      <w:sz w:val="24"/>
      <w:szCs w:val="24"/>
    </w:rPr>
  </w:style>
  <w:style w:type="paragraph" w:customStyle="1" w:styleId="c42">
    <w:name w:val="c42"/>
    <w:basedOn w:val="Normal"/>
    <w:rsid w:val="00C80421"/>
    <w:pPr>
      <w:spacing w:before="100" w:beforeAutospacing="1" w:after="210" w:line="240" w:lineRule="auto"/>
    </w:pPr>
    <w:rPr>
      <w:rFonts w:eastAsia="Times New Roman" w:cs="Times New Roman"/>
      <w:sz w:val="24"/>
      <w:szCs w:val="24"/>
    </w:rPr>
  </w:style>
  <w:style w:type="paragraph" w:customStyle="1" w:styleId="c13">
    <w:name w:val="c13"/>
    <w:basedOn w:val="Normal"/>
    <w:rsid w:val="00C80421"/>
    <w:pPr>
      <w:spacing w:before="100" w:beforeAutospacing="1" w:after="210" w:line="240" w:lineRule="auto"/>
    </w:pPr>
    <w:rPr>
      <w:rFonts w:eastAsia="Times New Roman" w:cs="Times New Roman"/>
      <w:sz w:val="24"/>
      <w:szCs w:val="24"/>
    </w:rPr>
  </w:style>
  <w:style w:type="paragraph" w:customStyle="1" w:styleId="c23">
    <w:name w:val="c23"/>
    <w:basedOn w:val="Normal"/>
    <w:rsid w:val="00C80421"/>
    <w:pPr>
      <w:spacing w:before="100" w:beforeAutospacing="1" w:after="210" w:line="240" w:lineRule="auto"/>
    </w:pPr>
    <w:rPr>
      <w:rFonts w:eastAsia="Times New Roman" w:cs="Times New Roman"/>
      <w:sz w:val="24"/>
      <w:szCs w:val="24"/>
    </w:rPr>
  </w:style>
  <w:style w:type="paragraph" w:customStyle="1" w:styleId="c33">
    <w:name w:val="c33"/>
    <w:basedOn w:val="Normal"/>
    <w:rsid w:val="00C80421"/>
    <w:pPr>
      <w:spacing w:before="100" w:beforeAutospacing="1" w:after="210" w:line="240" w:lineRule="auto"/>
    </w:pPr>
    <w:rPr>
      <w:rFonts w:eastAsia="Times New Roman" w:cs="Times New Roman"/>
      <w:sz w:val="24"/>
      <w:szCs w:val="24"/>
    </w:rPr>
  </w:style>
  <w:style w:type="paragraph" w:customStyle="1" w:styleId="c43">
    <w:name w:val="c43"/>
    <w:basedOn w:val="Normal"/>
    <w:rsid w:val="00C80421"/>
    <w:pPr>
      <w:spacing w:before="100" w:beforeAutospacing="1" w:after="210" w:line="240" w:lineRule="auto"/>
    </w:pPr>
    <w:rPr>
      <w:rFonts w:eastAsia="Times New Roman" w:cs="Times New Roman"/>
      <w:sz w:val="24"/>
      <w:szCs w:val="24"/>
    </w:rPr>
  </w:style>
  <w:style w:type="paragraph" w:customStyle="1" w:styleId="scenario-feature-p2">
    <w:name w:val="scenario-feature-p2"/>
    <w:basedOn w:val="Normal"/>
    <w:rsid w:val="00C80421"/>
    <w:pPr>
      <w:shd w:val="clear" w:color="auto" w:fill="FFFFFF"/>
      <w:spacing w:before="100" w:beforeAutospacing="1" w:after="210" w:line="240" w:lineRule="auto"/>
    </w:pPr>
    <w:rPr>
      <w:rFonts w:eastAsia="Times New Roman" w:cs="Times New Roman"/>
      <w:color w:val="808080"/>
      <w:sz w:val="18"/>
      <w:szCs w:val="18"/>
    </w:rPr>
  </w:style>
  <w:style w:type="paragraph" w:customStyle="1" w:styleId="background-mask4">
    <w:name w:val="background-mask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ri-block-title6">
    <w:name w:val="tri-block-title6"/>
    <w:basedOn w:val="Normal"/>
    <w:rsid w:val="00C80421"/>
    <w:pPr>
      <w:shd w:val="clear" w:color="auto" w:fill="00BCF2"/>
      <w:spacing w:before="100" w:beforeAutospacing="1" w:after="210" w:line="240" w:lineRule="auto"/>
    </w:pPr>
    <w:rPr>
      <w:rFonts w:eastAsia="Times New Roman" w:cs="Times New Roman"/>
      <w:color w:val="FFFFFF"/>
      <w:sz w:val="24"/>
      <w:szCs w:val="24"/>
    </w:rPr>
  </w:style>
  <w:style w:type="paragraph" w:customStyle="1" w:styleId="tri-block-title7">
    <w:name w:val="tri-block-title7"/>
    <w:basedOn w:val="Normal"/>
    <w:rsid w:val="00C80421"/>
    <w:pPr>
      <w:shd w:val="clear" w:color="auto" w:fill="008FBF"/>
      <w:spacing w:before="100" w:beforeAutospacing="1" w:after="210" w:line="240" w:lineRule="auto"/>
    </w:pPr>
    <w:rPr>
      <w:rFonts w:eastAsia="Times New Roman" w:cs="Times New Roman"/>
      <w:color w:val="FFFFFF"/>
      <w:sz w:val="24"/>
      <w:szCs w:val="24"/>
    </w:rPr>
  </w:style>
  <w:style w:type="paragraph" w:customStyle="1" w:styleId="background-mask5">
    <w:name w:val="background-mask5"/>
    <w:basedOn w:val="Normal"/>
    <w:rsid w:val="00C80421"/>
    <w:pPr>
      <w:spacing w:before="100" w:beforeAutospacing="1" w:after="210" w:line="240" w:lineRule="auto"/>
    </w:pPr>
    <w:rPr>
      <w:rFonts w:eastAsia="Times New Roman" w:cs="Times New Roman"/>
      <w:sz w:val="24"/>
      <w:szCs w:val="24"/>
    </w:rPr>
  </w:style>
  <w:style w:type="paragraph" w:customStyle="1" w:styleId="background-mask6">
    <w:name w:val="background-mask6"/>
    <w:basedOn w:val="Normal"/>
    <w:rsid w:val="00C80421"/>
    <w:pPr>
      <w:spacing w:before="100" w:beforeAutospacing="1" w:after="210" w:line="240" w:lineRule="auto"/>
    </w:pPr>
    <w:rPr>
      <w:rFonts w:eastAsia="Times New Roman" w:cs="Times New Roman"/>
      <w:sz w:val="24"/>
      <w:szCs w:val="24"/>
    </w:rPr>
  </w:style>
  <w:style w:type="paragraph" w:customStyle="1" w:styleId="background-mask7">
    <w:name w:val="background-mask7"/>
    <w:basedOn w:val="Normal"/>
    <w:rsid w:val="00C80421"/>
    <w:pPr>
      <w:spacing w:before="100" w:beforeAutospacing="1" w:after="210" w:line="240" w:lineRule="auto"/>
    </w:pPr>
    <w:rPr>
      <w:rFonts w:eastAsia="Times New Roman" w:cs="Times New Roman"/>
      <w:sz w:val="24"/>
      <w:szCs w:val="24"/>
    </w:rPr>
  </w:style>
  <w:style w:type="paragraph" w:customStyle="1" w:styleId="background-mask8">
    <w:name w:val="background-mask8"/>
    <w:basedOn w:val="Normal"/>
    <w:rsid w:val="00C80421"/>
    <w:pPr>
      <w:spacing w:before="100" w:beforeAutospacing="1" w:after="210" w:line="240" w:lineRule="auto"/>
    </w:pPr>
    <w:rPr>
      <w:rFonts w:eastAsia="Times New Roman" w:cs="Times New Roman"/>
      <w:sz w:val="24"/>
      <w:szCs w:val="24"/>
    </w:rPr>
  </w:style>
  <w:style w:type="paragraph" w:customStyle="1" w:styleId="background-mask9">
    <w:name w:val="background-mask9"/>
    <w:basedOn w:val="Normal"/>
    <w:rsid w:val="00C80421"/>
    <w:pPr>
      <w:spacing w:before="100" w:beforeAutospacing="1" w:after="210" w:line="240" w:lineRule="auto"/>
    </w:pPr>
    <w:rPr>
      <w:rFonts w:eastAsia="Times New Roman" w:cs="Times New Roman"/>
      <w:sz w:val="24"/>
      <w:szCs w:val="24"/>
    </w:rPr>
  </w:style>
  <w:style w:type="paragraph" w:customStyle="1" w:styleId="background-mask10">
    <w:name w:val="background-mask10"/>
    <w:basedOn w:val="Normal"/>
    <w:rsid w:val="00C80421"/>
    <w:pPr>
      <w:spacing w:before="100" w:beforeAutospacing="1" w:after="210" w:line="240" w:lineRule="auto"/>
    </w:pPr>
    <w:rPr>
      <w:rFonts w:eastAsia="Times New Roman" w:cs="Times New Roman"/>
      <w:sz w:val="24"/>
      <w:szCs w:val="24"/>
    </w:rPr>
  </w:style>
  <w:style w:type="paragraph" w:customStyle="1" w:styleId="feedlist3">
    <w:name w:val="feedlist3"/>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3">
    <w:name w:val="slideshow-control&gt;div&gt;div3"/>
    <w:basedOn w:val="Normal"/>
    <w:rsid w:val="00C80421"/>
    <w:pPr>
      <w:spacing w:before="100" w:beforeAutospacing="1" w:after="210" w:line="240" w:lineRule="auto"/>
    </w:pPr>
    <w:rPr>
      <w:rFonts w:eastAsia="Times New Roman" w:cs="Times New Roman"/>
      <w:sz w:val="24"/>
      <w:szCs w:val="24"/>
    </w:rPr>
  </w:style>
  <w:style w:type="paragraph" w:customStyle="1" w:styleId="tagline-link1">
    <w:name w:val="tagline-link1"/>
    <w:basedOn w:val="Normal"/>
    <w:rsid w:val="00C80421"/>
    <w:pPr>
      <w:spacing w:before="100" w:beforeAutospacing="1" w:after="210" w:line="405" w:lineRule="atLeast"/>
    </w:pPr>
    <w:rPr>
      <w:rFonts w:eastAsia="Times New Roman" w:cs="Times New Roman"/>
      <w:color w:val="FFFFFF"/>
      <w:sz w:val="27"/>
      <w:szCs w:val="27"/>
    </w:rPr>
  </w:style>
  <w:style w:type="paragraph" w:customStyle="1" w:styleId="tagline-link2">
    <w:name w:val="tagline-link2"/>
    <w:basedOn w:val="Normal"/>
    <w:rsid w:val="00C80421"/>
    <w:pPr>
      <w:spacing w:before="100" w:beforeAutospacing="1" w:after="210" w:line="405" w:lineRule="atLeast"/>
    </w:pPr>
    <w:rPr>
      <w:rFonts w:eastAsia="Times New Roman" w:cs="Times New Roman"/>
      <w:color w:val="008FBF"/>
      <w:sz w:val="27"/>
      <w:szCs w:val="27"/>
    </w:rPr>
  </w:style>
  <w:style w:type="paragraph" w:customStyle="1" w:styleId="s-ctrl1">
    <w:name w:val="s-ctrl1"/>
    <w:basedOn w:val="Normal"/>
    <w:rsid w:val="00C80421"/>
    <w:pPr>
      <w:spacing w:line="240" w:lineRule="auto"/>
    </w:pPr>
    <w:rPr>
      <w:rFonts w:eastAsia="Times New Roman" w:cs="Times New Roman"/>
      <w:sz w:val="24"/>
      <w:szCs w:val="24"/>
    </w:rPr>
  </w:style>
  <w:style w:type="paragraph" w:customStyle="1" w:styleId="article1">
    <w:name w:val="article1"/>
    <w:basedOn w:val="Normal"/>
    <w:rsid w:val="00C80421"/>
    <w:pPr>
      <w:spacing w:before="100" w:beforeAutospacing="1" w:after="210" w:line="240" w:lineRule="auto"/>
    </w:pPr>
    <w:rPr>
      <w:rFonts w:eastAsia="Times New Roman" w:cs="Times New Roman"/>
      <w:sz w:val="24"/>
      <w:szCs w:val="24"/>
    </w:rPr>
  </w:style>
  <w:style w:type="character" w:customStyle="1" w:styleId="video-icon4">
    <w:name w:val="video-icon4"/>
    <w:basedOn w:val="DefaultParagraphFont"/>
    <w:rsid w:val="00C80421"/>
    <w:rPr>
      <w:shd w:val="clear" w:color="auto" w:fill="auto"/>
    </w:rPr>
  </w:style>
  <w:style w:type="paragraph" w:customStyle="1" w:styleId="floating-jump-to-nav1">
    <w:name w:val="floating-jump-to-nav1"/>
    <w:basedOn w:val="Normal"/>
    <w:rsid w:val="00C80421"/>
    <w:pPr>
      <w:spacing w:before="100" w:beforeAutospacing="1" w:after="210" w:line="240" w:lineRule="auto"/>
    </w:pPr>
    <w:rPr>
      <w:rFonts w:eastAsia="Times New Roman" w:cs="Times New Roman"/>
      <w:sz w:val="18"/>
      <w:szCs w:val="18"/>
    </w:rPr>
  </w:style>
  <w:style w:type="paragraph" w:customStyle="1" w:styleId="hero3">
    <w:name w:val="hero3"/>
    <w:basedOn w:val="Normal"/>
    <w:rsid w:val="00C80421"/>
    <w:pPr>
      <w:pBdr>
        <w:top w:val="single" w:sz="6" w:space="6" w:color="BBBDBF"/>
        <w:bottom w:val="single" w:sz="6" w:space="14" w:color="BBBDBF"/>
      </w:pBdr>
      <w:shd w:val="clear" w:color="auto" w:fill="F4F4F4"/>
      <w:spacing w:after="495" w:line="240" w:lineRule="auto"/>
    </w:pPr>
    <w:rPr>
      <w:rFonts w:eastAsia="Times New Roman" w:cs="Times New Roman"/>
      <w:sz w:val="24"/>
      <w:szCs w:val="24"/>
    </w:rPr>
  </w:style>
  <w:style w:type="paragraph" w:customStyle="1" w:styleId="left-cont1">
    <w:name w:val="left-cont1"/>
    <w:basedOn w:val="Normal"/>
    <w:rsid w:val="00C80421"/>
    <w:pPr>
      <w:spacing w:before="100" w:beforeAutospacing="1" w:after="210" w:line="240" w:lineRule="auto"/>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icon31">
    <w:name w:val="icon3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minus3">
    <w:name w:val="minus3"/>
    <w:basedOn w:val="DefaultParagraphFont"/>
    <w:rsid w:val="00C80421"/>
    <w:rPr>
      <w:shd w:val="clear" w:color="auto" w:fill="auto"/>
    </w:rPr>
  </w:style>
  <w:style w:type="paragraph" w:customStyle="1" w:styleId="overflow-article-div1">
    <w:name w:val="overflow-article-div1"/>
    <w:basedOn w:val="Normal"/>
    <w:rsid w:val="00C80421"/>
    <w:pPr>
      <w:spacing w:before="100" w:beforeAutospacing="1" w:after="210" w:line="240" w:lineRule="auto"/>
    </w:pPr>
    <w:rPr>
      <w:rFonts w:eastAsia="Times New Roman" w:cs="Times New Roman"/>
      <w:vanish/>
      <w:sz w:val="24"/>
      <w:szCs w:val="24"/>
    </w:rPr>
  </w:style>
  <w:style w:type="paragraph" w:customStyle="1" w:styleId="article-group1">
    <w:name w:val="article-group1"/>
    <w:basedOn w:val="Normal"/>
    <w:rsid w:val="00C80421"/>
    <w:pPr>
      <w:spacing w:before="100" w:beforeAutospacing="1" w:after="210" w:line="240" w:lineRule="auto"/>
    </w:pPr>
    <w:rPr>
      <w:rFonts w:eastAsia="Times New Roman" w:cs="Times New Roman"/>
      <w:vanish/>
      <w:sz w:val="24"/>
      <w:szCs w:val="24"/>
    </w:rPr>
  </w:style>
  <w:style w:type="paragraph" w:customStyle="1" w:styleId="section-float-right7">
    <w:name w:val="section-float-right7"/>
    <w:basedOn w:val="Normal"/>
    <w:rsid w:val="00C80421"/>
    <w:pPr>
      <w:spacing w:before="1050" w:after="210" w:line="240" w:lineRule="auto"/>
    </w:pPr>
    <w:rPr>
      <w:rFonts w:eastAsia="Times New Roman" w:cs="Times New Roman"/>
      <w:sz w:val="24"/>
      <w:szCs w:val="24"/>
    </w:rPr>
  </w:style>
  <w:style w:type="paragraph" w:customStyle="1" w:styleId="gallery-frame1">
    <w:name w:val="gallery-frame1"/>
    <w:basedOn w:val="Normal"/>
    <w:rsid w:val="00C80421"/>
    <w:pPr>
      <w:shd w:val="clear" w:color="auto" w:fill="CCCCCC"/>
      <w:spacing w:before="100" w:beforeAutospacing="1" w:after="210" w:line="240" w:lineRule="auto"/>
    </w:pPr>
    <w:rPr>
      <w:rFonts w:eastAsia="Times New Roman" w:cs="Times New Roman"/>
      <w:vanish/>
      <w:sz w:val="24"/>
      <w:szCs w:val="24"/>
    </w:rPr>
  </w:style>
  <w:style w:type="paragraph" w:customStyle="1" w:styleId="gallery-vid1">
    <w:name w:val="gallery-vid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gallery-img1">
    <w:name w:val="gallery-img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play-btn9">
    <w:name w:val="play-btn9"/>
    <w:basedOn w:val="Normal"/>
    <w:rsid w:val="00C80421"/>
    <w:pPr>
      <w:spacing w:before="100" w:beforeAutospacing="1" w:after="210" w:line="240" w:lineRule="auto"/>
    </w:pPr>
    <w:rPr>
      <w:rFonts w:eastAsia="Times New Roman" w:cs="Times New Roman"/>
      <w:sz w:val="24"/>
      <w:szCs w:val="24"/>
    </w:rPr>
  </w:style>
  <w:style w:type="paragraph" w:customStyle="1" w:styleId="play-btn10">
    <w:name w:val="play-btn10"/>
    <w:basedOn w:val="Normal"/>
    <w:rsid w:val="00C80421"/>
    <w:pPr>
      <w:spacing w:before="100" w:beforeAutospacing="1" w:after="210" w:line="240" w:lineRule="auto"/>
    </w:pPr>
    <w:rPr>
      <w:rFonts w:eastAsia="Times New Roman" w:cs="Times New Roman"/>
      <w:sz w:val="24"/>
      <w:szCs w:val="24"/>
    </w:rPr>
  </w:style>
  <w:style w:type="paragraph" w:customStyle="1" w:styleId="desc6">
    <w:name w:val="desc6"/>
    <w:basedOn w:val="Normal"/>
    <w:rsid w:val="00C80421"/>
    <w:pPr>
      <w:shd w:val="clear" w:color="auto" w:fill="505050"/>
      <w:spacing w:before="100" w:beforeAutospacing="1" w:after="210" w:line="255" w:lineRule="atLeast"/>
    </w:pPr>
    <w:rPr>
      <w:rFonts w:eastAsia="Times New Roman" w:cs="Times New Roman"/>
      <w:color w:val="FFFFFF"/>
      <w:sz w:val="18"/>
      <w:szCs w:val="18"/>
    </w:rPr>
  </w:style>
  <w:style w:type="paragraph" w:customStyle="1" w:styleId="horz-rule1">
    <w:name w:val="horz-rule1"/>
    <w:basedOn w:val="Normal"/>
    <w:rsid w:val="00C80421"/>
    <w:pPr>
      <w:pBdr>
        <w:bottom w:val="single" w:sz="6" w:space="0" w:color="CCCCCC"/>
      </w:pBdr>
      <w:spacing w:before="825" w:after="600" w:line="240" w:lineRule="auto"/>
    </w:pPr>
    <w:rPr>
      <w:rFonts w:eastAsia="Times New Roman" w:cs="Times New Roman"/>
      <w:sz w:val="24"/>
      <w:szCs w:val="24"/>
    </w:rPr>
  </w:style>
  <w:style w:type="paragraph" w:customStyle="1" w:styleId="seemorelink1">
    <w:name w:val="seemore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seelesslink1">
    <w:name w:val="seeless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more-resources-h1">
    <w:name w:val="more-resources-h1"/>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more-resources-h2">
    <w:name w:val="more-resources-h2"/>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group-toggle1">
    <w:name w:val="group-toggle1"/>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1">
    <w:name w:val="select-language1"/>
    <w:basedOn w:val="Normal"/>
    <w:rsid w:val="00C80421"/>
    <w:pPr>
      <w:spacing w:before="100" w:beforeAutospacing="1" w:after="210" w:line="240" w:lineRule="auto"/>
    </w:pPr>
    <w:rPr>
      <w:rFonts w:eastAsia="Times New Roman" w:cs="Times New Roman"/>
      <w:color w:val="505050"/>
      <w:sz w:val="24"/>
      <w:szCs w:val="24"/>
    </w:rPr>
  </w:style>
  <w:style w:type="paragraph" w:customStyle="1" w:styleId="list2">
    <w:name w:val="list2"/>
    <w:basedOn w:val="Normal"/>
    <w:rsid w:val="00C80421"/>
    <w:pPr>
      <w:shd w:val="clear" w:color="auto" w:fill="404040"/>
      <w:spacing w:before="100" w:beforeAutospacing="1" w:after="210" w:line="240" w:lineRule="auto"/>
    </w:pPr>
    <w:rPr>
      <w:rFonts w:eastAsia="Times New Roman" w:cs="Times New Roman"/>
      <w:sz w:val="24"/>
      <w:szCs w:val="24"/>
    </w:rPr>
  </w:style>
  <w:style w:type="paragraph" w:customStyle="1" w:styleId="cloud-services1">
    <w:name w:val="cloud-services1"/>
    <w:basedOn w:val="Normal"/>
    <w:rsid w:val="00C80421"/>
    <w:pPr>
      <w:spacing w:before="100" w:beforeAutospacing="1" w:after="210" w:line="240" w:lineRule="auto"/>
    </w:pPr>
    <w:rPr>
      <w:rFonts w:eastAsia="Times New Roman" w:cs="Times New Roman"/>
      <w:sz w:val="24"/>
      <w:szCs w:val="24"/>
    </w:rPr>
  </w:style>
  <w:style w:type="paragraph" w:customStyle="1" w:styleId="iaas1">
    <w:name w:val="iaas1"/>
    <w:basedOn w:val="Normal"/>
    <w:rsid w:val="00C80421"/>
    <w:pPr>
      <w:spacing w:before="100" w:beforeAutospacing="1" w:after="210" w:line="240" w:lineRule="auto"/>
    </w:pPr>
    <w:rPr>
      <w:rFonts w:eastAsia="Times New Roman" w:cs="Times New Roman"/>
      <w:sz w:val="24"/>
      <w:szCs w:val="24"/>
    </w:rPr>
  </w:style>
  <w:style w:type="paragraph" w:customStyle="1" w:styleId="integration1">
    <w:name w:val="integration1"/>
    <w:basedOn w:val="Normal"/>
    <w:rsid w:val="00C80421"/>
    <w:pPr>
      <w:spacing w:before="100" w:beforeAutospacing="1" w:after="210" w:line="240" w:lineRule="auto"/>
    </w:pPr>
    <w:rPr>
      <w:rFonts w:eastAsia="Times New Roman" w:cs="Times New Roman"/>
      <w:sz w:val="24"/>
      <w:szCs w:val="24"/>
    </w:rPr>
  </w:style>
  <w:style w:type="paragraph" w:customStyle="1" w:styleId="media1">
    <w:name w:val="media1"/>
    <w:basedOn w:val="Normal"/>
    <w:rsid w:val="00C80421"/>
    <w:pPr>
      <w:spacing w:before="100" w:beforeAutospacing="1" w:after="210" w:line="240" w:lineRule="auto"/>
    </w:pPr>
    <w:rPr>
      <w:rFonts w:eastAsia="Times New Roman" w:cs="Times New Roman"/>
      <w:sz w:val="24"/>
      <w:szCs w:val="24"/>
    </w:rPr>
  </w:style>
  <w:style w:type="paragraph" w:customStyle="1" w:styleId="mobile-gaming1">
    <w:name w:val="mobile-gaming1"/>
    <w:basedOn w:val="Normal"/>
    <w:rsid w:val="00C80421"/>
    <w:pPr>
      <w:spacing w:before="100" w:beforeAutospacing="1" w:after="210" w:line="240" w:lineRule="auto"/>
    </w:pPr>
    <w:rPr>
      <w:rFonts w:eastAsia="Times New Roman" w:cs="Times New Roman"/>
      <w:sz w:val="24"/>
      <w:szCs w:val="24"/>
    </w:rPr>
  </w:style>
  <w:style w:type="paragraph" w:customStyle="1" w:styleId="mobile-services1">
    <w:name w:val="mobile-services1"/>
    <w:basedOn w:val="Normal"/>
    <w:rsid w:val="00C80421"/>
    <w:pPr>
      <w:spacing w:before="100" w:beforeAutospacing="1" w:after="210" w:line="240" w:lineRule="auto"/>
    </w:pPr>
    <w:rPr>
      <w:rFonts w:eastAsia="Times New Roman" w:cs="Times New Roman"/>
      <w:sz w:val="24"/>
      <w:szCs w:val="24"/>
    </w:rPr>
  </w:style>
  <w:style w:type="paragraph" w:customStyle="1" w:styleId="azure1">
    <w:name w:val="azure1"/>
    <w:basedOn w:val="Normal"/>
    <w:rsid w:val="00C80421"/>
    <w:pPr>
      <w:spacing w:before="100" w:beforeAutospacing="1" w:after="210" w:line="240" w:lineRule="auto"/>
    </w:pPr>
    <w:rPr>
      <w:rFonts w:eastAsia="Times New Roman" w:cs="Times New Roman"/>
      <w:sz w:val="24"/>
      <w:szCs w:val="24"/>
    </w:rPr>
  </w:style>
  <w:style w:type="paragraph" w:customStyle="1" w:styleId="select-language2">
    <w:name w:val="select-language2"/>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3">
    <w:name w:val="select-language3"/>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4">
    <w:name w:val="select-language4"/>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5">
    <w:name w:val="select-language5"/>
    <w:basedOn w:val="Normal"/>
    <w:rsid w:val="00C80421"/>
    <w:pPr>
      <w:spacing w:before="100" w:beforeAutospacing="1" w:after="210" w:line="240" w:lineRule="auto"/>
    </w:pPr>
    <w:rPr>
      <w:rFonts w:eastAsia="Times New Roman" w:cs="Times New Roman"/>
      <w:vanish/>
      <w:sz w:val="24"/>
      <w:szCs w:val="24"/>
    </w:rPr>
  </w:style>
  <w:style w:type="paragraph" w:customStyle="1" w:styleId="dev-callout1">
    <w:name w:val="dev-callout1"/>
    <w:basedOn w:val="Normal"/>
    <w:rsid w:val="00C80421"/>
    <w:pPr>
      <w:pBdr>
        <w:left w:val="single" w:sz="24" w:space="23" w:color="97CA41"/>
      </w:pBdr>
      <w:shd w:val="clear" w:color="auto" w:fill="E6E7E9"/>
      <w:spacing w:before="100" w:beforeAutospacing="1" w:after="105" w:line="240" w:lineRule="auto"/>
    </w:pPr>
    <w:rPr>
      <w:rFonts w:eastAsia="Times New Roman" w:cs="Times New Roman"/>
      <w:b/>
      <w:bCs/>
      <w:caps/>
      <w:szCs w:val="21"/>
    </w:rPr>
  </w:style>
  <w:style w:type="paragraph" w:customStyle="1" w:styleId="left-nav2">
    <w:name w:val="left-nav2"/>
    <w:basedOn w:val="Normal"/>
    <w:rsid w:val="00C80421"/>
    <w:pPr>
      <w:spacing w:line="165" w:lineRule="atLeast"/>
      <w:ind w:right="150"/>
    </w:pPr>
    <w:rPr>
      <w:rFonts w:eastAsia="Times New Roman" w:cs="Times New Roman"/>
      <w:vanish/>
      <w:sz w:val="24"/>
      <w:szCs w:val="24"/>
    </w:rPr>
  </w:style>
  <w:style w:type="paragraph" w:customStyle="1" w:styleId="section-float-left7">
    <w:name w:val="section-float-left7"/>
    <w:basedOn w:val="Normal"/>
    <w:rsid w:val="00C80421"/>
    <w:pPr>
      <w:spacing w:before="100" w:beforeAutospacing="1" w:after="210" w:line="240" w:lineRule="auto"/>
    </w:pPr>
    <w:rPr>
      <w:rFonts w:eastAsia="Times New Roman" w:cs="Times New Roman"/>
      <w:sz w:val="24"/>
      <w:szCs w:val="24"/>
    </w:rPr>
  </w:style>
  <w:style w:type="paragraph" w:customStyle="1" w:styleId="title9">
    <w:name w:val="title9"/>
    <w:basedOn w:val="Normal"/>
    <w:rsid w:val="00C80421"/>
    <w:pPr>
      <w:spacing w:before="100" w:beforeAutospacing="1" w:after="210" w:line="360" w:lineRule="atLeast"/>
    </w:pPr>
    <w:rPr>
      <w:rFonts w:eastAsia="Times New Roman" w:cs="Times New Roman"/>
      <w:b/>
      <w:bCs/>
      <w:color w:val="FFFFFF"/>
      <w:szCs w:val="21"/>
    </w:rPr>
  </w:style>
  <w:style w:type="paragraph" w:customStyle="1" w:styleId="seemorelink-container1">
    <w:name w:val="seemorelink-container1"/>
    <w:basedOn w:val="Normal"/>
    <w:rsid w:val="00C80421"/>
    <w:pPr>
      <w:spacing w:after="210" w:line="240" w:lineRule="auto"/>
    </w:pPr>
    <w:rPr>
      <w:rFonts w:eastAsia="Times New Roman" w:cs="Times New Roman"/>
      <w:sz w:val="24"/>
      <w:szCs w:val="24"/>
    </w:rPr>
  </w:style>
  <w:style w:type="paragraph" w:customStyle="1" w:styleId="gallery-frame2">
    <w:name w:val="gallery-frame2"/>
    <w:basedOn w:val="Normal"/>
    <w:rsid w:val="00C80421"/>
    <w:pPr>
      <w:spacing w:before="100" w:beforeAutospacing="1" w:after="210" w:line="240" w:lineRule="auto"/>
    </w:pPr>
    <w:rPr>
      <w:rFonts w:eastAsia="Times New Roman" w:cs="Times New Roman"/>
      <w:vanish/>
      <w:sz w:val="24"/>
      <w:szCs w:val="24"/>
    </w:rPr>
  </w:style>
  <w:style w:type="paragraph" w:customStyle="1" w:styleId="section6">
    <w:name w:val="section6"/>
    <w:basedOn w:val="Normal"/>
    <w:rsid w:val="00C80421"/>
    <w:pPr>
      <w:spacing w:line="240" w:lineRule="auto"/>
      <w:ind w:left="-1350" w:right="-1350"/>
    </w:pPr>
    <w:rPr>
      <w:rFonts w:eastAsia="Times New Roman" w:cs="Times New Roman"/>
      <w:sz w:val="24"/>
      <w:szCs w:val="24"/>
    </w:rPr>
  </w:style>
  <w:style w:type="character" w:customStyle="1" w:styleId="more1">
    <w:name w:val="more1"/>
    <w:basedOn w:val="DefaultParagraphFont"/>
    <w:rsid w:val="00C80421"/>
    <w:rPr>
      <w:vanish w:val="0"/>
      <w:webHidden w:val="0"/>
      <w:sz w:val="14"/>
      <w:szCs w:val="14"/>
      <w:shd w:val="clear" w:color="auto" w:fill="auto"/>
      <w:specVanish w:val="0"/>
    </w:rPr>
  </w:style>
  <w:style w:type="character" w:customStyle="1" w:styleId="less1">
    <w:name w:val="less1"/>
    <w:basedOn w:val="DefaultParagraphFont"/>
    <w:rsid w:val="00C80421"/>
    <w:rPr>
      <w:vanish w:val="0"/>
      <w:webHidden w:val="0"/>
      <w:sz w:val="14"/>
      <w:szCs w:val="14"/>
      <w:shd w:val="clear" w:color="auto" w:fill="auto"/>
      <w:specVanish w:val="0"/>
    </w:rPr>
  </w:style>
  <w:style w:type="character" w:customStyle="1" w:styleId="selected3">
    <w:name w:val="selected3"/>
    <w:basedOn w:val="DefaultParagraphFont"/>
    <w:rsid w:val="00C80421"/>
    <w:rPr>
      <w:color w:val="00A8D9"/>
    </w:rPr>
  </w:style>
  <w:style w:type="paragraph" w:customStyle="1" w:styleId="hero4">
    <w:name w:val="hero4"/>
    <w:basedOn w:val="Normal"/>
    <w:rsid w:val="00C80421"/>
    <w:pPr>
      <w:shd w:val="clear" w:color="auto" w:fill="00ABEC"/>
      <w:spacing w:before="100" w:beforeAutospacing="1" w:after="210" w:line="240" w:lineRule="auto"/>
      <w:ind w:left="-1350"/>
    </w:pPr>
    <w:rPr>
      <w:rFonts w:eastAsia="Times New Roman" w:cs="Times New Roman"/>
      <w:sz w:val="24"/>
      <w:szCs w:val="24"/>
    </w:rPr>
  </w:style>
  <w:style w:type="paragraph" w:customStyle="1" w:styleId="hero5">
    <w:name w:val="hero5"/>
    <w:basedOn w:val="Normal"/>
    <w:rsid w:val="00C80421"/>
    <w:pPr>
      <w:shd w:val="clear" w:color="auto" w:fill="8DB346"/>
      <w:spacing w:before="100" w:beforeAutospacing="1" w:after="210" w:line="240" w:lineRule="auto"/>
    </w:pPr>
    <w:rPr>
      <w:rFonts w:eastAsia="Times New Roman" w:cs="Times New Roman"/>
      <w:sz w:val="24"/>
      <w:szCs w:val="24"/>
    </w:rPr>
  </w:style>
  <w:style w:type="paragraph" w:customStyle="1" w:styleId="hero6">
    <w:name w:val="hero6"/>
    <w:basedOn w:val="Normal"/>
    <w:rsid w:val="00C80421"/>
    <w:pPr>
      <w:spacing w:before="100" w:beforeAutospacing="1" w:after="210" w:line="240" w:lineRule="auto"/>
    </w:pPr>
    <w:rPr>
      <w:rFonts w:eastAsia="Times New Roman" w:cs="Times New Roman"/>
      <w:sz w:val="24"/>
      <w:szCs w:val="24"/>
    </w:rPr>
  </w:style>
  <w:style w:type="paragraph" w:customStyle="1" w:styleId="hero7">
    <w:name w:val="hero7"/>
    <w:basedOn w:val="Normal"/>
    <w:rsid w:val="00C80421"/>
    <w:pPr>
      <w:shd w:val="clear" w:color="auto" w:fill="552B80"/>
      <w:spacing w:before="100" w:beforeAutospacing="1" w:after="210" w:line="240" w:lineRule="auto"/>
    </w:pPr>
    <w:rPr>
      <w:rFonts w:eastAsia="Times New Roman" w:cs="Times New Roman"/>
      <w:sz w:val="24"/>
      <w:szCs w:val="24"/>
    </w:rPr>
  </w:style>
  <w:style w:type="paragraph" w:customStyle="1" w:styleId="hero8">
    <w:name w:val="hero8"/>
    <w:basedOn w:val="Normal"/>
    <w:rsid w:val="00C80421"/>
    <w:pPr>
      <w:shd w:val="clear" w:color="auto" w:fill="99C246"/>
      <w:spacing w:before="100" w:beforeAutospacing="1" w:after="210" w:line="240" w:lineRule="auto"/>
    </w:pPr>
    <w:rPr>
      <w:rFonts w:eastAsia="Times New Roman" w:cs="Times New Roman"/>
      <w:sz w:val="24"/>
      <w:szCs w:val="24"/>
    </w:rPr>
  </w:style>
  <w:style w:type="paragraph" w:customStyle="1" w:styleId="hero9">
    <w:name w:val="hero9"/>
    <w:basedOn w:val="Normal"/>
    <w:rsid w:val="00C80421"/>
    <w:pPr>
      <w:spacing w:before="100" w:beforeAutospacing="1" w:after="210" w:line="240" w:lineRule="auto"/>
    </w:pPr>
    <w:rPr>
      <w:rFonts w:eastAsia="Times New Roman" w:cs="Times New Roman"/>
      <w:sz w:val="24"/>
      <w:szCs w:val="24"/>
    </w:rPr>
  </w:style>
  <w:style w:type="paragraph" w:customStyle="1" w:styleId="hero10">
    <w:name w:val="hero10"/>
    <w:basedOn w:val="Normal"/>
    <w:rsid w:val="00C80421"/>
    <w:pPr>
      <w:spacing w:before="100" w:beforeAutospacing="1" w:after="210" w:line="240" w:lineRule="auto"/>
    </w:pPr>
    <w:rPr>
      <w:rFonts w:eastAsia="Times New Roman" w:cs="Times New Roman"/>
      <w:sz w:val="24"/>
      <w:szCs w:val="24"/>
    </w:rPr>
  </w:style>
  <w:style w:type="paragraph" w:customStyle="1" w:styleId="hero11">
    <w:name w:val="hero11"/>
    <w:basedOn w:val="Normal"/>
    <w:rsid w:val="00C80421"/>
    <w:pPr>
      <w:shd w:val="clear" w:color="auto" w:fill="704992"/>
      <w:spacing w:before="100" w:beforeAutospacing="1" w:after="210" w:line="240" w:lineRule="auto"/>
    </w:pPr>
    <w:rPr>
      <w:rFonts w:eastAsia="Times New Roman" w:cs="Times New Roman"/>
      <w:sz w:val="24"/>
      <w:szCs w:val="24"/>
    </w:rPr>
  </w:style>
  <w:style w:type="paragraph" w:customStyle="1" w:styleId="hero12">
    <w:name w:val="hero12"/>
    <w:basedOn w:val="Normal"/>
    <w:rsid w:val="00C80421"/>
    <w:pPr>
      <w:shd w:val="clear" w:color="auto" w:fill="0872B9"/>
      <w:spacing w:before="100" w:beforeAutospacing="1" w:after="210" w:line="240" w:lineRule="auto"/>
    </w:pPr>
    <w:rPr>
      <w:rFonts w:eastAsia="Times New Roman" w:cs="Times New Roman"/>
      <w:sz w:val="24"/>
      <w:szCs w:val="24"/>
    </w:rPr>
  </w:style>
  <w:style w:type="paragraph" w:customStyle="1" w:styleId="hero13">
    <w:name w:val="hero13"/>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4">
    <w:name w:val="hero14"/>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5">
    <w:name w:val="hero15"/>
    <w:basedOn w:val="Normal"/>
    <w:rsid w:val="00C80421"/>
    <w:pPr>
      <w:shd w:val="clear" w:color="auto" w:fill="662F8C"/>
      <w:spacing w:before="100" w:beforeAutospacing="1" w:after="210" w:line="240" w:lineRule="auto"/>
    </w:pPr>
    <w:rPr>
      <w:rFonts w:eastAsia="Times New Roman" w:cs="Times New Roman"/>
      <w:sz w:val="24"/>
      <w:szCs w:val="24"/>
    </w:rPr>
  </w:style>
  <w:style w:type="paragraph" w:customStyle="1" w:styleId="hero-content1">
    <w:name w:val="hero-content1"/>
    <w:basedOn w:val="Normal"/>
    <w:rsid w:val="00C80421"/>
    <w:pPr>
      <w:spacing w:before="100" w:beforeAutospacing="1" w:after="210" w:line="240" w:lineRule="auto"/>
    </w:pPr>
    <w:rPr>
      <w:rFonts w:eastAsia="Times New Roman" w:cs="Times New Roman"/>
      <w:sz w:val="24"/>
      <w:szCs w:val="24"/>
    </w:rPr>
  </w:style>
  <w:style w:type="paragraph" w:customStyle="1" w:styleId="tabs1">
    <w:name w:val="tabs1"/>
    <w:basedOn w:val="Normal"/>
    <w:rsid w:val="00C80421"/>
    <w:pPr>
      <w:spacing w:line="240" w:lineRule="auto"/>
    </w:pPr>
    <w:rPr>
      <w:rFonts w:eastAsia="Times New Roman" w:cs="Times New Roman"/>
      <w:sz w:val="24"/>
      <w:szCs w:val="24"/>
    </w:rPr>
  </w:style>
  <w:style w:type="paragraph" w:customStyle="1" w:styleId="sectiondiv1">
    <w:name w:val="section&gt;div1"/>
    <w:basedOn w:val="Normal"/>
    <w:rsid w:val="00C80421"/>
    <w:pPr>
      <w:pBdr>
        <w:bottom w:val="single" w:sz="6" w:space="31" w:color="D4D4D4"/>
      </w:pBdr>
      <w:spacing w:before="100" w:beforeAutospacing="1" w:after="210" w:line="240" w:lineRule="auto"/>
      <w:ind w:left="-1350"/>
    </w:pPr>
    <w:rPr>
      <w:rFonts w:eastAsia="Times New Roman" w:cs="Times New Roman"/>
      <w:sz w:val="24"/>
      <w:szCs w:val="24"/>
    </w:rPr>
  </w:style>
  <w:style w:type="paragraph" w:customStyle="1" w:styleId="services1">
    <w:name w:val="services1"/>
    <w:basedOn w:val="Normal"/>
    <w:rsid w:val="00C80421"/>
    <w:pPr>
      <w:pBdr>
        <w:bottom w:val="single" w:sz="6" w:space="31" w:color="D4D4D4"/>
      </w:pBdr>
      <w:shd w:val="clear" w:color="auto" w:fill="DEDEDE"/>
      <w:spacing w:before="100" w:beforeAutospacing="1" w:after="210" w:line="240" w:lineRule="auto"/>
      <w:ind w:left="-1350"/>
    </w:pPr>
    <w:rPr>
      <w:rFonts w:eastAsia="Times New Roman" w:cs="Times New Roman"/>
      <w:sz w:val="24"/>
      <w:szCs w:val="24"/>
    </w:rPr>
  </w:style>
  <w:style w:type="paragraph" w:customStyle="1" w:styleId="section7">
    <w:name w:val="section7"/>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0">
    <w:name w:val="free-trial-ribbon10"/>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ree-col-floatdiv1">
    <w:name w:val="three-col-float&gt;div1"/>
    <w:basedOn w:val="Normal"/>
    <w:rsid w:val="00C80421"/>
    <w:pPr>
      <w:spacing w:before="100" w:beforeAutospacing="1" w:after="210" w:line="240" w:lineRule="auto"/>
      <w:ind w:left="300"/>
    </w:pPr>
    <w:rPr>
      <w:rFonts w:eastAsia="Times New Roman" w:cs="Times New Roman"/>
      <w:sz w:val="24"/>
      <w:szCs w:val="24"/>
    </w:rPr>
  </w:style>
  <w:style w:type="paragraph" w:customStyle="1" w:styleId="three-col-float1">
    <w:name w:val="three-col-float1"/>
    <w:basedOn w:val="Normal"/>
    <w:rsid w:val="00C80421"/>
    <w:pPr>
      <w:spacing w:before="100" w:beforeAutospacing="1" w:after="210" w:line="240" w:lineRule="auto"/>
    </w:pPr>
    <w:rPr>
      <w:rFonts w:eastAsia="Times New Roman" w:cs="Times New Roman"/>
      <w:sz w:val="24"/>
      <w:szCs w:val="24"/>
    </w:rPr>
  </w:style>
  <w:style w:type="paragraph" w:customStyle="1" w:styleId="section8">
    <w:name w:val="section8"/>
    <w:basedOn w:val="Normal"/>
    <w:rsid w:val="00C80421"/>
    <w:pPr>
      <w:pBdr>
        <w:top w:val="single" w:sz="6" w:space="19" w:color="D4D4D4"/>
      </w:pBdr>
      <w:spacing w:before="375" w:line="240" w:lineRule="auto"/>
      <w:ind w:left="-495"/>
    </w:pPr>
    <w:rPr>
      <w:rFonts w:eastAsia="Times New Roman" w:cs="Times New Roman"/>
      <w:sz w:val="24"/>
      <w:szCs w:val="24"/>
    </w:rPr>
  </w:style>
  <w:style w:type="paragraph" w:customStyle="1" w:styleId="buttons1">
    <w:name w:val="buttons1"/>
    <w:basedOn w:val="Normal"/>
    <w:rsid w:val="00C80421"/>
    <w:pPr>
      <w:spacing w:line="375" w:lineRule="atLeast"/>
    </w:pPr>
    <w:rPr>
      <w:rFonts w:eastAsia="Times New Roman" w:cs="Times New Roman"/>
      <w:sz w:val="27"/>
      <w:szCs w:val="27"/>
    </w:rPr>
  </w:style>
  <w:style w:type="paragraph" w:customStyle="1" w:styleId="video2">
    <w:name w:val="video2"/>
    <w:basedOn w:val="Normal"/>
    <w:rsid w:val="00C80421"/>
    <w:pPr>
      <w:spacing w:before="100" w:beforeAutospacing="1" w:after="210" w:line="240" w:lineRule="auto"/>
    </w:pPr>
    <w:rPr>
      <w:rFonts w:eastAsia="Times New Roman" w:cs="Times New Roman"/>
      <w:sz w:val="24"/>
      <w:szCs w:val="24"/>
    </w:rPr>
  </w:style>
  <w:style w:type="paragraph" w:customStyle="1" w:styleId="channel9-expander1">
    <w:name w:val="channel9-expander1"/>
    <w:basedOn w:val="Normal"/>
    <w:rsid w:val="00C80421"/>
    <w:pPr>
      <w:spacing w:before="100" w:beforeAutospacing="1" w:after="210" w:line="240" w:lineRule="auto"/>
    </w:pPr>
    <w:rPr>
      <w:rFonts w:eastAsia="Times New Roman" w:cs="Times New Roman"/>
      <w:sz w:val="24"/>
      <w:szCs w:val="24"/>
    </w:rPr>
  </w:style>
  <w:style w:type="paragraph" w:customStyle="1" w:styleId="channel9-expander2">
    <w:name w:val="channel9-expander2"/>
    <w:basedOn w:val="Normal"/>
    <w:rsid w:val="00C80421"/>
    <w:pPr>
      <w:spacing w:before="100" w:beforeAutospacing="1" w:after="210" w:line="240" w:lineRule="auto"/>
    </w:pPr>
    <w:rPr>
      <w:rFonts w:eastAsia="Times New Roman" w:cs="Times New Roman"/>
      <w:sz w:val="24"/>
      <w:szCs w:val="24"/>
    </w:rPr>
  </w:style>
  <w:style w:type="paragraph" w:customStyle="1" w:styleId="channel9-expander3">
    <w:name w:val="channel9-expander3"/>
    <w:basedOn w:val="Normal"/>
    <w:rsid w:val="00C80421"/>
    <w:pPr>
      <w:spacing w:before="100" w:beforeAutospacing="1" w:after="210" w:line="240" w:lineRule="auto"/>
    </w:pPr>
    <w:rPr>
      <w:rFonts w:eastAsia="Times New Roman" w:cs="Times New Roman"/>
      <w:sz w:val="24"/>
      <w:szCs w:val="24"/>
    </w:rPr>
  </w:style>
  <w:style w:type="paragraph" w:customStyle="1" w:styleId="video3">
    <w:name w:val="video3"/>
    <w:basedOn w:val="Normal"/>
    <w:rsid w:val="00C80421"/>
    <w:pPr>
      <w:spacing w:before="100" w:beforeAutospacing="1" w:after="210" w:line="240" w:lineRule="auto"/>
    </w:pPr>
    <w:rPr>
      <w:rFonts w:eastAsia="Times New Roman" w:cs="Times New Roman"/>
      <w:sz w:val="24"/>
      <w:szCs w:val="24"/>
    </w:rPr>
  </w:style>
  <w:style w:type="paragraph" w:customStyle="1" w:styleId="channel9-expander4">
    <w:name w:val="channel9-expander4"/>
    <w:basedOn w:val="Normal"/>
    <w:rsid w:val="00C80421"/>
    <w:pPr>
      <w:spacing w:before="100" w:beforeAutospacing="1" w:after="210" w:line="240" w:lineRule="auto"/>
    </w:pPr>
    <w:rPr>
      <w:rFonts w:eastAsia="Times New Roman" w:cs="Times New Roman"/>
      <w:sz w:val="24"/>
      <w:szCs w:val="24"/>
    </w:rPr>
  </w:style>
  <w:style w:type="paragraph" w:customStyle="1" w:styleId="video4">
    <w:name w:val="video4"/>
    <w:basedOn w:val="Normal"/>
    <w:rsid w:val="00C80421"/>
    <w:pPr>
      <w:spacing w:before="100" w:beforeAutospacing="1" w:after="210" w:line="240" w:lineRule="auto"/>
    </w:pPr>
    <w:rPr>
      <w:rFonts w:eastAsia="Times New Roman" w:cs="Times New Roman"/>
      <w:sz w:val="24"/>
      <w:szCs w:val="24"/>
    </w:rPr>
  </w:style>
  <w:style w:type="paragraph" w:customStyle="1" w:styleId="video5">
    <w:name w:val="video5"/>
    <w:basedOn w:val="Normal"/>
    <w:rsid w:val="00C80421"/>
    <w:pPr>
      <w:spacing w:before="100" w:beforeAutospacing="1" w:after="210" w:line="240" w:lineRule="auto"/>
    </w:pPr>
    <w:rPr>
      <w:rFonts w:eastAsia="Times New Roman" w:cs="Times New Roman"/>
      <w:sz w:val="24"/>
      <w:szCs w:val="24"/>
    </w:rPr>
  </w:style>
  <w:style w:type="paragraph" w:customStyle="1" w:styleId="video6">
    <w:name w:val="video6"/>
    <w:basedOn w:val="Normal"/>
    <w:rsid w:val="00C80421"/>
    <w:pPr>
      <w:spacing w:before="100" w:beforeAutospacing="1" w:after="210" w:line="240" w:lineRule="auto"/>
    </w:pPr>
    <w:rPr>
      <w:rFonts w:eastAsia="Times New Roman" w:cs="Times New Roman"/>
      <w:sz w:val="24"/>
      <w:szCs w:val="24"/>
    </w:rPr>
  </w:style>
  <w:style w:type="paragraph" w:customStyle="1" w:styleId="channel9-expander5">
    <w:name w:val="channel9-expander5"/>
    <w:basedOn w:val="Normal"/>
    <w:rsid w:val="00C80421"/>
    <w:pPr>
      <w:spacing w:before="100" w:beforeAutospacing="1" w:after="210" w:line="240" w:lineRule="auto"/>
    </w:pPr>
    <w:rPr>
      <w:rFonts w:eastAsia="Times New Roman" w:cs="Times New Roman"/>
      <w:sz w:val="24"/>
      <w:szCs w:val="24"/>
    </w:rPr>
  </w:style>
  <w:style w:type="paragraph" w:customStyle="1" w:styleId="video7">
    <w:name w:val="video7"/>
    <w:basedOn w:val="Normal"/>
    <w:rsid w:val="00C80421"/>
    <w:pPr>
      <w:spacing w:before="100" w:beforeAutospacing="1" w:after="210" w:line="240" w:lineRule="auto"/>
    </w:pPr>
    <w:rPr>
      <w:rFonts w:eastAsia="Times New Roman" w:cs="Times New Roman"/>
      <w:sz w:val="24"/>
      <w:szCs w:val="24"/>
    </w:rPr>
  </w:style>
  <w:style w:type="paragraph" w:customStyle="1" w:styleId="channel9-expander6">
    <w:name w:val="channel9-expander6"/>
    <w:basedOn w:val="Normal"/>
    <w:rsid w:val="00C80421"/>
    <w:pPr>
      <w:spacing w:before="100" w:beforeAutospacing="1" w:after="210" w:line="240" w:lineRule="auto"/>
    </w:pPr>
    <w:rPr>
      <w:rFonts w:eastAsia="Times New Roman" w:cs="Times New Roman"/>
      <w:sz w:val="24"/>
      <w:szCs w:val="24"/>
    </w:rPr>
  </w:style>
  <w:style w:type="paragraph" w:customStyle="1" w:styleId="channel9-expander7">
    <w:name w:val="channel9-expander7"/>
    <w:basedOn w:val="Normal"/>
    <w:rsid w:val="00C80421"/>
    <w:pPr>
      <w:spacing w:before="100" w:beforeAutospacing="1" w:after="210" w:line="240" w:lineRule="auto"/>
    </w:pPr>
    <w:rPr>
      <w:rFonts w:eastAsia="Times New Roman" w:cs="Times New Roman"/>
      <w:sz w:val="24"/>
      <w:szCs w:val="24"/>
    </w:rPr>
  </w:style>
  <w:style w:type="paragraph" w:customStyle="1" w:styleId="quote2">
    <w:name w:val="quote2"/>
    <w:basedOn w:val="Normal"/>
    <w:rsid w:val="00C80421"/>
    <w:pPr>
      <w:spacing w:before="100" w:beforeAutospacing="1" w:after="210" w:line="240" w:lineRule="auto"/>
    </w:pPr>
    <w:rPr>
      <w:rFonts w:eastAsia="Times New Roman" w:cs="Times New Roman"/>
      <w:sz w:val="24"/>
      <w:szCs w:val="24"/>
    </w:rPr>
  </w:style>
  <w:style w:type="paragraph" w:customStyle="1" w:styleId="video8">
    <w:name w:val="video8"/>
    <w:basedOn w:val="Normal"/>
    <w:rsid w:val="00C80421"/>
    <w:pPr>
      <w:spacing w:before="100" w:beforeAutospacing="1" w:after="210" w:line="240" w:lineRule="auto"/>
    </w:pPr>
    <w:rPr>
      <w:rFonts w:eastAsia="Times New Roman" w:cs="Times New Roman"/>
      <w:sz w:val="24"/>
      <w:szCs w:val="24"/>
    </w:rPr>
  </w:style>
  <w:style w:type="paragraph" w:customStyle="1" w:styleId="video9">
    <w:name w:val="video9"/>
    <w:basedOn w:val="Normal"/>
    <w:rsid w:val="00C80421"/>
    <w:pPr>
      <w:spacing w:before="100" w:beforeAutospacing="1" w:after="210" w:line="240" w:lineRule="auto"/>
    </w:pPr>
    <w:rPr>
      <w:rFonts w:eastAsia="Times New Roman" w:cs="Times New Roman"/>
      <w:sz w:val="24"/>
      <w:szCs w:val="24"/>
    </w:rPr>
  </w:style>
  <w:style w:type="paragraph" w:customStyle="1" w:styleId="video10">
    <w:name w:val="video10"/>
    <w:basedOn w:val="Normal"/>
    <w:rsid w:val="00C80421"/>
    <w:pPr>
      <w:spacing w:before="100" w:beforeAutospacing="1" w:after="210" w:line="240" w:lineRule="auto"/>
    </w:pPr>
    <w:rPr>
      <w:rFonts w:eastAsia="Times New Roman" w:cs="Times New Roman"/>
      <w:sz w:val="24"/>
      <w:szCs w:val="24"/>
    </w:rPr>
  </w:style>
  <w:style w:type="paragraph" w:customStyle="1" w:styleId="channel9-expander8">
    <w:name w:val="channel9-expander8"/>
    <w:basedOn w:val="Normal"/>
    <w:rsid w:val="00C80421"/>
    <w:pPr>
      <w:spacing w:before="100" w:beforeAutospacing="1" w:after="210" w:line="240" w:lineRule="auto"/>
    </w:pPr>
    <w:rPr>
      <w:rFonts w:eastAsia="Times New Roman" w:cs="Times New Roman"/>
      <w:sz w:val="24"/>
      <w:szCs w:val="24"/>
    </w:rPr>
  </w:style>
  <w:style w:type="paragraph" w:customStyle="1" w:styleId="channel9-expander9">
    <w:name w:val="channel9-expander9"/>
    <w:basedOn w:val="Normal"/>
    <w:rsid w:val="00C80421"/>
    <w:pPr>
      <w:spacing w:before="100" w:beforeAutospacing="1" w:after="210" w:line="240" w:lineRule="auto"/>
    </w:pPr>
    <w:rPr>
      <w:rFonts w:eastAsia="Times New Roman" w:cs="Times New Roman"/>
      <w:sz w:val="24"/>
      <w:szCs w:val="24"/>
    </w:rPr>
  </w:style>
  <w:style w:type="paragraph" w:customStyle="1" w:styleId="channel9-expander10">
    <w:name w:val="channel9-expander10"/>
    <w:basedOn w:val="Normal"/>
    <w:rsid w:val="00C80421"/>
    <w:pPr>
      <w:spacing w:before="100" w:beforeAutospacing="1" w:after="210" w:line="240" w:lineRule="auto"/>
    </w:pPr>
    <w:rPr>
      <w:rFonts w:eastAsia="Times New Roman" w:cs="Times New Roman"/>
      <w:sz w:val="24"/>
      <w:szCs w:val="24"/>
    </w:rPr>
  </w:style>
  <w:style w:type="paragraph" w:customStyle="1" w:styleId="channel9-expander11">
    <w:name w:val="channel9-expander11"/>
    <w:basedOn w:val="Normal"/>
    <w:rsid w:val="00C80421"/>
    <w:pPr>
      <w:spacing w:before="100" w:beforeAutospacing="1" w:after="210" w:line="240" w:lineRule="auto"/>
    </w:pPr>
    <w:rPr>
      <w:rFonts w:eastAsia="Times New Roman" w:cs="Times New Roman"/>
      <w:sz w:val="24"/>
      <w:szCs w:val="24"/>
    </w:rPr>
  </w:style>
  <w:style w:type="paragraph" w:customStyle="1" w:styleId="video11">
    <w:name w:val="video11"/>
    <w:basedOn w:val="Normal"/>
    <w:rsid w:val="00C80421"/>
    <w:pPr>
      <w:spacing w:before="100" w:beforeAutospacing="1" w:after="210" w:line="240" w:lineRule="auto"/>
    </w:pPr>
    <w:rPr>
      <w:rFonts w:eastAsia="Times New Roman" w:cs="Times New Roman"/>
      <w:sz w:val="24"/>
      <w:szCs w:val="24"/>
    </w:rPr>
  </w:style>
  <w:style w:type="paragraph" w:customStyle="1" w:styleId="video12">
    <w:name w:val="video12"/>
    <w:basedOn w:val="Normal"/>
    <w:rsid w:val="00C80421"/>
    <w:pPr>
      <w:spacing w:before="100" w:beforeAutospacing="1" w:after="210" w:line="240" w:lineRule="auto"/>
    </w:pPr>
    <w:rPr>
      <w:rFonts w:eastAsia="Times New Roman" w:cs="Times New Roman"/>
      <w:sz w:val="24"/>
      <w:szCs w:val="24"/>
    </w:rPr>
  </w:style>
  <w:style w:type="paragraph" w:customStyle="1" w:styleId="evidence1">
    <w:name w:val="evidence1"/>
    <w:basedOn w:val="Normal"/>
    <w:rsid w:val="00C80421"/>
    <w:pPr>
      <w:spacing w:before="100" w:beforeAutospacing="1" w:after="210" w:line="240" w:lineRule="auto"/>
    </w:pPr>
    <w:rPr>
      <w:rFonts w:eastAsia="Times New Roman" w:cs="Times New Roman"/>
      <w:sz w:val="24"/>
      <w:szCs w:val="24"/>
    </w:rPr>
  </w:style>
  <w:style w:type="paragraph" w:customStyle="1" w:styleId="evidence2">
    <w:name w:val="evidence2"/>
    <w:basedOn w:val="Normal"/>
    <w:rsid w:val="00C80421"/>
    <w:pPr>
      <w:spacing w:before="100" w:beforeAutospacing="1" w:after="210" w:line="240" w:lineRule="auto"/>
    </w:pPr>
    <w:rPr>
      <w:rFonts w:eastAsia="Times New Roman" w:cs="Times New Roman"/>
      <w:sz w:val="24"/>
      <w:szCs w:val="24"/>
    </w:rPr>
  </w:style>
  <w:style w:type="paragraph" w:customStyle="1" w:styleId="channel9-expander12">
    <w:name w:val="channel9-expander12"/>
    <w:basedOn w:val="Normal"/>
    <w:rsid w:val="00C80421"/>
    <w:pPr>
      <w:spacing w:before="100" w:beforeAutospacing="1" w:after="210" w:line="240" w:lineRule="auto"/>
    </w:pPr>
    <w:rPr>
      <w:rFonts w:eastAsia="Times New Roman" w:cs="Times New Roman"/>
      <w:sz w:val="24"/>
      <w:szCs w:val="24"/>
    </w:rPr>
  </w:style>
  <w:style w:type="paragraph" w:customStyle="1" w:styleId="video13">
    <w:name w:val="video1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quote3">
    <w:name w:val="quote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author1">
    <w:name w:val="author1"/>
    <w:basedOn w:val="Normal"/>
    <w:rsid w:val="00C80421"/>
    <w:pPr>
      <w:spacing w:before="105" w:after="210" w:line="240" w:lineRule="auto"/>
    </w:pPr>
    <w:rPr>
      <w:rFonts w:eastAsia="Times New Roman" w:cs="Times New Roman"/>
      <w:sz w:val="24"/>
      <w:szCs w:val="24"/>
    </w:rPr>
  </w:style>
  <w:style w:type="paragraph" w:customStyle="1" w:styleId="author2">
    <w:name w:val="author2"/>
    <w:basedOn w:val="Normal"/>
    <w:rsid w:val="00C80421"/>
    <w:pPr>
      <w:spacing w:before="105" w:after="210" w:line="240" w:lineRule="auto"/>
    </w:pPr>
    <w:rPr>
      <w:rFonts w:eastAsia="Times New Roman" w:cs="Times New Roman"/>
      <w:sz w:val="24"/>
      <w:szCs w:val="24"/>
    </w:rPr>
  </w:style>
  <w:style w:type="paragraph" w:customStyle="1" w:styleId="section-float-left8">
    <w:name w:val="section-float-left8"/>
    <w:basedOn w:val="Normal"/>
    <w:rsid w:val="00C80421"/>
    <w:pPr>
      <w:spacing w:before="100" w:beforeAutospacing="1" w:after="210" w:line="240" w:lineRule="auto"/>
    </w:pPr>
    <w:rPr>
      <w:rFonts w:eastAsia="Times New Roman" w:cs="Times New Roman"/>
      <w:sz w:val="24"/>
      <w:szCs w:val="24"/>
    </w:rPr>
  </w:style>
  <w:style w:type="paragraph" w:customStyle="1" w:styleId="section-float-right8">
    <w:name w:val="section-float-right8"/>
    <w:basedOn w:val="Normal"/>
    <w:rsid w:val="00C80421"/>
    <w:pPr>
      <w:spacing w:before="100" w:beforeAutospacing="1" w:after="210" w:line="240" w:lineRule="auto"/>
    </w:pPr>
    <w:rPr>
      <w:rFonts w:eastAsia="Times New Roman" w:cs="Times New Roman"/>
      <w:sz w:val="24"/>
      <w:szCs w:val="24"/>
    </w:rPr>
  </w:style>
  <w:style w:type="paragraph" w:customStyle="1" w:styleId="evidence3">
    <w:name w:val="evidence3"/>
    <w:basedOn w:val="Normal"/>
    <w:rsid w:val="00C80421"/>
    <w:pPr>
      <w:spacing w:line="270" w:lineRule="atLeast"/>
    </w:pPr>
    <w:rPr>
      <w:rFonts w:eastAsia="Times New Roman" w:cs="Times New Roman"/>
      <w:i/>
      <w:iCs/>
      <w:color w:val="666666"/>
      <w:sz w:val="24"/>
      <w:szCs w:val="24"/>
    </w:rPr>
  </w:style>
  <w:style w:type="paragraph" w:customStyle="1" w:styleId="channel9-expander13">
    <w:name w:val="channel9-expander13"/>
    <w:basedOn w:val="Normal"/>
    <w:rsid w:val="00C80421"/>
    <w:pPr>
      <w:spacing w:before="100" w:beforeAutospacing="1" w:after="210" w:line="240" w:lineRule="auto"/>
    </w:pPr>
    <w:rPr>
      <w:rFonts w:eastAsia="Times New Roman" w:cs="Times New Roman"/>
      <w:sz w:val="24"/>
      <w:szCs w:val="24"/>
    </w:rPr>
  </w:style>
  <w:style w:type="paragraph" w:customStyle="1" w:styleId="desc7">
    <w:name w:val="desc7"/>
    <w:basedOn w:val="Normal"/>
    <w:rsid w:val="00C80421"/>
    <w:pPr>
      <w:spacing w:before="100" w:beforeAutospacing="1" w:after="210" w:line="240" w:lineRule="auto"/>
    </w:pPr>
    <w:rPr>
      <w:rFonts w:eastAsia="Times New Roman" w:cs="Times New Roman"/>
      <w:color w:val="666666"/>
      <w:sz w:val="24"/>
      <w:szCs w:val="24"/>
    </w:rPr>
  </w:style>
  <w:style w:type="paragraph" w:customStyle="1" w:styleId="play-btn11">
    <w:name w:val="play-bt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close-btn1">
    <w:name w:val="close-btn1"/>
    <w:basedOn w:val="Normal"/>
    <w:rsid w:val="00C80421"/>
    <w:pPr>
      <w:spacing w:before="100" w:beforeAutospacing="1" w:after="210" w:line="240" w:lineRule="auto"/>
    </w:pPr>
    <w:rPr>
      <w:rFonts w:eastAsia="Times New Roman" w:cs="Times New Roman"/>
      <w:vanish/>
      <w:sz w:val="24"/>
      <w:szCs w:val="24"/>
    </w:rPr>
  </w:style>
  <w:style w:type="paragraph" w:customStyle="1" w:styleId="vwrap1">
    <w:name w:val="vwrap1"/>
    <w:basedOn w:val="Normal"/>
    <w:rsid w:val="00C80421"/>
    <w:pPr>
      <w:spacing w:before="100" w:beforeAutospacing="1" w:after="210" w:line="240" w:lineRule="auto"/>
    </w:pPr>
    <w:rPr>
      <w:rFonts w:eastAsia="Times New Roman" w:cs="Times New Roman"/>
      <w:vanish/>
      <w:sz w:val="24"/>
      <w:szCs w:val="24"/>
    </w:rPr>
  </w:style>
  <w:style w:type="paragraph" w:customStyle="1" w:styleId="virtual-machines1">
    <w:name w:val="virtual-machines1"/>
    <w:basedOn w:val="Normal"/>
    <w:rsid w:val="00C80421"/>
    <w:pPr>
      <w:spacing w:before="100" w:beforeAutospacing="1" w:after="210" w:line="240" w:lineRule="auto"/>
    </w:pPr>
    <w:rPr>
      <w:rFonts w:eastAsia="Times New Roman" w:cs="Times New Roman"/>
      <w:sz w:val="24"/>
      <w:szCs w:val="24"/>
    </w:rPr>
  </w:style>
  <w:style w:type="paragraph" w:customStyle="1" w:styleId="cloud-services2">
    <w:name w:val="cloud-services2"/>
    <w:basedOn w:val="Normal"/>
    <w:rsid w:val="00C80421"/>
    <w:pPr>
      <w:spacing w:before="100" w:beforeAutospacing="1" w:after="210" w:line="240" w:lineRule="auto"/>
    </w:pPr>
    <w:rPr>
      <w:rFonts w:eastAsia="Times New Roman" w:cs="Times New Roman"/>
      <w:sz w:val="24"/>
      <w:szCs w:val="24"/>
    </w:rPr>
  </w:style>
  <w:style w:type="paragraph" w:customStyle="1" w:styleId="websites1">
    <w:name w:val="websites1"/>
    <w:basedOn w:val="Normal"/>
    <w:rsid w:val="00C80421"/>
    <w:pPr>
      <w:spacing w:before="100" w:beforeAutospacing="1" w:after="210" w:line="240" w:lineRule="auto"/>
    </w:pPr>
    <w:rPr>
      <w:rFonts w:eastAsia="Times New Roman" w:cs="Times New Roman"/>
      <w:sz w:val="24"/>
      <w:szCs w:val="24"/>
    </w:rPr>
  </w:style>
  <w:style w:type="paragraph" w:customStyle="1" w:styleId="mobile-services2">
    <w:name w:val="mobile-services2"/>
    <w:basedOn w:val="Normal"/>
    <w:rsid w:val="00C80421"/>
    <w:pPr>
      <w:spacing w:before="100" w:beforeAutospacing="1" w:after="210" w:line="240" w:lineRule="auto"/>
    </w:pPr>
    <w:rPr>
      <w:rFonts w:eastAsia="Times New Roman" w:cs="Times New Roman"/>
      <w:sz w:val="24"/>
      <w:szCs w:val="24"/>
    </w:rPr>
  </w:style>
  <w:style w:type="paragraph" w:customStyle="1" w:styleId="storage1">
    <w:name w:val="storage1"/>
    <w:basedOn w:val="Normal"/>
    <w:rsid w:val="00C80421"/>
    <w:pPr>
      <w:spacing w:before="100" w:beforeAutospacing="1" w:after="210" w:line="240" w:lineRule="auto"/>
    </w:pPr>
    <w:rPr>
      <w:rFonts w:eastAsia="Times New Roman" w:cs="Times New Roman"/>
      <w:sz w:val="24"/>
      <w:szCs w:val="24"/>
    </w:rPr>
  </w:style>
  <w:style w:type="paragraph" w:customStyle="1" w:styleId="sql-database1">
    <w:name w:val="sql-database1"/>
    <w:basedOn w:val="Normal"/>
    <w:rsid w:val="00C80421"/>
    <w:pPr>
      <w:spacing w:before="100" w:beforeAutospacing="1" w:after="210" w:line="240" w:lineRule="auto"/>
    </w:pPr>
    <w:rPr>
      <w:rFonts w:eastAsia="Times New Roman" w:cs="Times New Roman"/>
      <w:sz w:val="24"/>
      <w:szCs w:val="24"/>
    </w:rPr>
  </w:style>
  <w:style w:type="paragraph" w:customStyle="1" w:styleId="sql-reporting1">
    <w:name w:val="sql-reporting1"/>
    <w:basedOn w:val="Normal"/>
    <w:rsid w:val="00C80421"/>
    <w:pPr>
      <w:spacing w:before="100" w:beforeAutospacing="1" w:after="210" w:line="240" w:lineRule="auto"/>
    </w:pPr>
    <w:rPr>
      <w:rFonts w:eastAsia="Times New Roman" w:cs="Times New Roman"/>
      <w:sz w:val="24"/>
      <w:szCs w:val="24"/>
    </w:rPr>
  </w:style>
  <w:style w:type="paragraph" w:customStyle="1" w:styleId="backup1">
    <w:name w:val="backup1"/>
    <w:basedOn w:val="Normal"/>
    <w:rsid w:val="00C80421"/>
    <w:pPr>
      <w:spacing w:before="100" w:beforeAutospacing="1" w:after="210" w:line="240" w:lineRule="auto"/>
    </w:pPr>
    <w:rPr>
      <w:rFonts w:eastAsia="Times New Roman" w:cs="Times New Roman"/>
      <w:sz w:val="24"/>
      <w:szCs w:val="24"/>
    </w:rPr>
  </w:style>
  <w:style w:type="paragraph" w:customStyle="1" w:styleId="hdinsight1">
    <w:name w:val="hdinsight1"/>
    <w:basedOn w:val="Normal"/>
    <w:rsid w:val="00C80421"/>
    <w:pPr>
      <w:spacing w:before="100" w:beforeAutospacing="1" w:after="210" w:line="240" w:lineRule="auto"/>
    </w:pPr>
    <w:rPr>
      <w:rFonts w:eastAsia="Times New Roman" w:cs="Times New Roman"/>
      <w:sz w:val="24"/>
      <w:szCs w:val="24"/>
    </w:rPr>
  </w:style>
  <w:style w:type="paragraph" w:customStyle="1" w:styleId="recovery-manager1">
    <w:name w:val="recovery-manager1"/>
    <w:basedOn w:val="Normal"/>
    <w:rsid w:val="00C80421"/>
    <w:pPr>
      <w:spacing w:before="100" w:beforeAutospacing="1" w:after="210" w:line="240" w:lineRule="auto"/>
    </w:pPr>
    <w:rPr>
      <w:rFonts w:eastAsia="Times New Roman" w:cs="Times New Roman"/>
      <w:sz w:val="24"/>
      <w:szCs w:val="24"/>
    </w:rPr>
  </w:style>
  <w:style w:type="paragraph" w:customStyle="1" w:styleId="media-services1">
    <w:name w:val="media-services1"/>
    <w:basedOn w:val="Normal"/>
    <w:rsid w:val="00C80421"/>
    <w:pPr>
      <w:spacing w:before="100" w:beforeAutospacing="1" w:after="210" w:line="240" w:lineRule="auto"/>
    </w:pPr>
    <w:rPr>
      <w:rFonts w:eastAsia="Times New Roman" w:cs="Times New Roman"/>
      <w:sz w:val="24"/>
      <w:szCs w:val="24"/>
    </w:rPr>
  </w:style>
  <w:style w:type="paragraph" w:customStyle="1" w:styleId="active-directory1">
    <w:name w:val="active-directory1"/>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1">
    <w:name w:val="multi-factor-authentication1"/>
    <w:basedOn w:val="Normal"/>
    <w:rsid w:val="00C80421"/>
    <w:pPr>
      <w:spacing w:before="100" w:beforeAutospacing="1" w:after="210" w:line="240" w:lineRule="auto"/>
    </w:pPr>
    <w:rPr>
      <w:rFonts w:eastAsia="Times New Roman" w:cs="Times New Roman"/>
      <w:sz w:val="24"/>
      <w:szCs w:val="24"/>
    </w:rPr>
  </w:style>
  <w:style w:type="paragraph" w:customStyle="1" w:styleId="service-bus1">
    <w:name w:val="service-bus1"/>
    <w:basedOn w:val="Normal"/>
    <w:rsid w:val="00C80421"/>
    <w:pPr>
      <w:spacing w:before="100" w:beforeAutospacing="1" w:after="210" w:line="240" w:lineRule="auto"/>
    </w:pPr>
    <w:rPr>
      <w:rFonts w:eastAsia="Times New Roman" w:cs="Times New Roman"/>
      <w:sz w:val="24"/>
      <w:szCs w:val="24"/>
    </w:rPr>
  </w:style>
  <w:style w:type="paragraph" w:customStyle="1" w:styleId="notification-hubs1">
    <w:name w:val="notification-hubs1"/>
    <w:basedOn w:val="Normal"/>
    <w:rsid w:val="00C80421"/>
    <w:pPr>
      <w:spacing w:before="100" w:beforeAutospacing="1" w:after="210" w:line="240" w:lineRule="auto"/>
    </w:pPr>
    <w:rPr>
      <w:rFonts w:eastAsia="Times New Roman" w:cs="Times New Roman"/>
      <w:sz w:val="24"/>
      <w:szCs w:val="24"/>
    </w:rPr>
  </w:style>
  <w:style w:type="paragraph" w:customStyle="1" w:styleId="cache1">
    <w:name w:val="cache1"/>
    <w:basedOn w:val="Normal"/>
    <w:rsid w:val="00C80421"/>
    <w:pPr>
      <w:spacing w:before="100" w:beforeAutospacing="1" w:after="210" w:line="240" w:lineRule="auto"/>
    </w:pPr>
    <w:rPr>
      <w:rFonts w:eastAsia="Times New Roman" w:cs="Times New Roman"/>
      <w:sz w:val="24"/>
      <w:szCs w:val="24"/>
    </w:rPr>
  </w:style>
  <w:style w:type="paragraph" w:customStyle="1" w:styleId="biztalk-services1">
    <w:name w:val="biztalk-services1"/>
    <w:basedOn w:val="Normal"/>
    <w:rsid w:val="00C80421"/>
    <w:pPr>
      <w:spacing w:before="100" w:beforeAutospacing="1" w:after="210" w:line="240" w:lineRule="auto"/>
    </w:pPr>
    <w:rPr>
      <w:rFonts w:eastAsia="Times New Roman" w:cs="Times New Roman"/>
      <w:sz w:val="24"/>
      <w:szCs w:val="24"/>
    </w:rPr>
  </w:style>
  <w:style w:type="paragraph" w:customStyle="1" w:styleId="virtual-network1">
    <w:name w:val="virtual-network1"/>
    <w:basedOn w:val="Normal"/>
    <w:rsid w:val="00C80421"/>
    <w:pPr>
      <w:spacing w:before="100" w:beforeAutospacing="1" w:after="210" w:line="240" w:lineRule="auto"/>
    </w:pPr>
    <w:rPr>
      <w:rFonts w:eastAsia="Times New Roman" w:cs="Times New Roman"/>
      <w:sz w:val="24"/>
      <w:szCs w:val="24"/>
    </w:rPr>
  </w:style>
  <w:style w:type="paragraph" w:customStyle="1" w:styleId="traffic-manager1">
    <w:name w:val="traffic-manager1"/>
    <w:basedOn w:val="Normal"/>
    <w:rsid w:val="00C80421"/>
    <w:pPr>
      <w:spacing w:before="100" w:beforeAutospacing="1" w:after="210" w:line="240" w:lineRule="auto"/>
    </w:pPr>
    <w:rPr>
      <w:rFonts w:eastAsia="Times New Roman" w:cs="Times New Roman"/>
      <w:sz w:val="24"/>
      <w:szCs w:val="24"/>
    </w:rPr>
  </w:style>
  <w:style w:type="paragraph" w:customStyle="1" w:styleId="scheduler1">
    <w:name w:val="scheduler1"/>
    <w:basedOn w:val="Normal"/>
    <w:rsid w:val="00C80421"/>
    <w:pPr>
      <w:spacing w:before="100" w:beforeAutospacing="1" w:after="210" w:line="240" w:lineRule="auto"/>
    </w:pPr>
    <w:rPr>
      <w:rFonts w:eastAsia="Times New Roman" w:cs="Times New Roman"/>
      <w:sz w:val="24"/>
      <w:szCs w:val="24"/>
    </w:rPr>
  </w:style>
  <w:style w:type="paragraph" w:customStyle="1" w:styleId="vso1">
    <w:name w:val="vso1"/>
    <w:basedOn w:val="Normal"/>
    <w:rsid w:val="00C80421"/>
    <w:pPr>
      <w:spacing w:before="100" w:beforeAutospacing="1" w:after="210" w:line="240" w:lineRule="auto"/>
    </w:pPr>
    <w:rPr>
      <w:rFonts w:eastAsia="Times New Roman" w:cs="Times New Roman"/>
      <w:sz w:val="24"/>
      <w:szCs w:val="24"/>
    </w:rPr>
  </w:style>
  <w:style w:type="paragraph" w:customStyle="1" w:styleId="dark-bg2">
    <w:name w:val="dark-bg2"/>
    <w:basedOn w:val="Normal"/>
    <w:rsid w:val="00C80421"/>
    <w:pPr>
      <w:spacing w:before="100" w:beforeAutospacing="1" w:after="210" w:line="240" w:lineRule="auto"/>
    </w:pPr>
    <w:rPr>
      <w:rFonts w:eastAsia="Times New Roman" w:cs="Times New Roman"/>
      <w:sz w:val="24"/>
      <w:szCs w:val="24"/>
    </w:rPr>
  </w:style>
  <w:style w:type="paragraph" w:customStyle="1" w:styleId="solution-cta-link1">
    <w:name w:val="solution-cta-link1"/>
    <w:basedOn w:val="Normal"/>
    <w:rsid w:val="00C80421"/>
    <w:pPr>
      <w:spacing w:before="100" w:beforeAutospacing="1" w:after="210" w:line="240" w:lineRule="auto"/>
    </w:pPr>
    <w:rPr>
      <w:rFonts w:eastAsia="Times New Roman" w:cs="Times New Roman"/>
      <w:sz w:val="42"/>
      <w:szCs w:val="42"/>
    </w:rPr>
  </w:style>
  <w:style w:type="paragraph" w:customStyle="1" w:styleId="solution-cta-link2">
    <w:name w:val="solution-cta-link2"/>
    <w:basedOn w:val="Normal"/>
    <w:rsid w:val="00C80421"/>
    <w:pPr>
      <w:spacing w:before="100" w:beforeAutospacing="1" w:after="210" w:line="600" w:lineRule="atLeast"/>
    </w:pPr>
    <w:rPr>
      <w:rFonts w:eastAsia="Times New Roman" w:cs="Times New Roman"/>
      <w:sz w:val="39"/>
      <w:szCs w:val="39"/>
    </w:rPr>
  </w:style>
  <w:style w:type="paragraph" w:customStyle="1" w:styleId="solution-cta-link3">
    <w:name w:val="solution-cta-link3"/>
    <w:basedOn w:val="Normal"/>
    <w:rsid w:val="00C80421"/>
    <w:pPr>
      <w:spacing w:before="100" w:beforeAutospacing="1" w:after="210" w:line="240" w:lineRule="auto"/>
    </w:pPr>
    <w:rPr>
      <w:rFonts w:eastAsia="Times New Roman" w:cs="Times New Roman"/>
      <w:sz w:val="39"/>
      <w:szCs w:val="39"/>
    </w:rPr>
  </w:style>
  <w:style w:type="paragraph" w:customStyle="1" w:styleId="customers1">
    <w:name w:val="customers1"/>
    <w:basedOn w:val="Normal"/>
    <w:rsid w:val="00C80421"/>
    <w:pPr>
      <w:spacing w:before="100" w:beforeAutospacing="1" w:after="210" w:line="240" w:lineRule="auto"/>
    </w:pPr>
    <w:rPr>
      <w:rFonts w:eastAsia="Times New Roman" w:cs="Times New Roman"/>
      <w:sz w:val="24"/>
      <w:szCs w:val="24"/>
    </w:rPr>
  </w:style>
  <w:style w:type="paragraph" w:customStyle="1" w:styleId="customer-link1">
    <w:name w:val="customer-link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play-btn12">
    <w:name w:val="play-btn12"/>
    <w:basedOn w:val="DefaultParagraphFont"/>
    <w:rsid w:val="00C80421"/>
  </w:style>
  <w:style w:type="character" w:customStyle="1" w:styleId="play-btn13">
    <w:name w:val="play-btn13"/>
    <w:basedOn w:val="DefaultParagraphFont"/>
    <w:rsid w:val="00C80421"/>
  </w:style>
  <w:style w:type="paragraph" w:customStyle="1" w:styleId="pagination1">
    <w:name w:val="pagination1"/>
    <w:basedOn w:val="Normal"/>
    <w:rsid w:val="00C80421"/>
    <w:pPr>
      <w:pBdr>
        <w:bottom w:val="single" w:sz="6" w:space="11" w:color="CCCCCC"/>
      </w:pBdr>
      <w:spacing w:after="525" w:line="240" w:lineRule="auto"/>
      <w:jc w:val="center"/>
    </w:pPr>
    <w:rPr>
      <w:rFonts w:eastAsia="Times New Roman" w:cs="Times New Roman"/>
      <w:sz w:val="24"/>
      <w:szCs w:val="24"/>
    </w:rPr>
  </w:style>
  <w:style w:type="paragraph" w:customStyle="1" w:styleId="trianglelink6">
    <w:name w:val="trianglelink6"/>
    <w:basedOn w:val="Normal"/>
    <w:rsid w:val="00C80421"/>
    <w:pPr>
      <w:spacing w:before="75" w:after="210" w:line="240" w:lineRule="atLeast"/>
    </w:pPr>
    <w:rPr>
      <w:rFonts w:eastAsia="Times New Roman" w:cs="Times New Roman"/>
      <w:sz w:val="24"/>
      <w:szCs w:val="24"/>
    </w:rPr>
  </w:style>
  <w:style w:type="paragraph" w:customStyle="1" w:styleId="divvideo1">
    <w:name w:val="divvideo1"/>
    <w:basedOn w:val="Normal"/>
    <w:rsid w:val="00C80421"/>
    <w:pPr>
      <w:spacing w:before="100" w:beforeAutospacing="1" w:after="210" w:line="240" w:lineRule="auto"/>
    </w:pPr>
    <w:rPr>
      <w:rFonts w:eastAsia="Times New Roman" w:cs="Times New Roman"/>
      <w:sz w:val="24"/>
      <w:szCs w:val="24"/>
    </w:rPr>
  </w:style>
  <w:style w:type="paragraph" w:customStyle="1" w:styleId="divvideodiv1">
    <w:name w:val="divvideo&gt;div1"/>
    <w:basedOn w:val="Normal"/>
    <w:rsid w:val="00C80421"/>
    <w:pPr>
      <w:spacing w:before="150" w:after="150" w:line="240" w:lineRule="auto"/>
      <w:ind w:left="150" w:right="150"/>
    </w:pPr>
    <w:rPr>
      <w:rFonts w:eastAsia="Times New Roman" w:cs="Times New Roman"/>
      <w:sz w:val="24"/>
      <w:szCs w:val="24"/>
    </w:rPr>
  </w:style>
  <w:style w:type="paragraph" w:customStyle="1" w:styleId="divvideotitle1">
    <w:name w:val="divvideotitle1"/>
    <w:basedOn w:val="Normal"/>
    <w:rsid w:val="00C80421"/>
    <w:pPr>
      <w:spacing w:before="100" w:beforeAutospacing="1" w:after="210" w:line="240" w:lineRule="auto"/>
    </w:pPr>
    <w:rPr>
      <w:rFonts w:eastAsia="Times New Roman" w:cs="Times New Roman"/>
      <w:color w:val="3C3C3C"/>
      <w:sz w:val="24"/>
      <w:szCs w:val="24"/>
    </w:rPr>
  </w:style>
  <w:style w:type="paragraph" w:customStyle="1" w:styleId="divvideodescription1">
    <w:name w:val="divvideodescription1"/>
    <w:basedOn w:val="Normal"/>
    <w:rsid w:val="00C80421"/>
    <w:pPr>
      <w:spacing w:before="105" w:after="105" w:line="240" w:lineRule="auto"/>
      <w:ind w:left="105" w:right="105"/>
    </w:pPr>
    <w:rPr>
      <w:rFonts w:eastAsia="Times New Roman" w:cs="Times New Roman"/>
      <w:sz w:val="24"/>
      <w:szCs w:val="24"/>
    </w:rPr>
  </w:style>
  <w:style w:type="paragraph" w:customStyle="1" w:styleId="divvideopublishdate1">
    <w:name w:val="divvideopublishdate1"/>
    <w:basedOn w:val="Normal"/>
    <w:rsid w:val="00C80421"/>
    <w:pPr>
      <w:spacing w:before="105" w:after="105" w:line="240" w:lineRule="auto"/>
      <w:ind w:left="105" w:right="105"/>
    </w:pPr>
    <w:rPr>
      <w:rFonts w:eastAsia="Times New Roman" w:cs="Times New Roman"/>
      <w:sz w:val="24"/>
      <w:szCs w:val="24"/>
    </w:rPr>
  </w:style>
  <w:style w:type="paragraph" w:customStyle="1" w:styleId="divvideolength1">
    <w:name w:val="divvideolength1"/>
    <w:basedOn w:val="Normal"/>
    <w:rsid w:val="00C80421"/>
    <w:pPr>
      <w:spacing w:before="105" w:after="105" w:line="240" w:lineRule="auto"/>
      <w:ind w:left="105" w:right="105"/>
    </w:pPr>
    <w:rPr>
      <w:rFonts w:eastAsia="Times New Roman" w:cs="Times New Roman"/>
      <w:sz w:val="24"/>
      <w:szCs w:val="24"/>
    </w:rPr>
  </w:style>
  <w:style w:type="paragraph" w:customStyle="1" w:styleId="select-event1">
    <w:name w:val="select-event1"/>
    <w:basedOn w:val="Normal"/>
    <w:rsid w:val="00C80421"/>
    <w:pPr>
      <w:spacing w:before="100" w:beforeAutospacing="1" w:after="210" w:line="240" w:lineRule="auto"/>
    </w:pPr>
    <w:rPr>
      <w:rFonts w:eastAsia="Times New Roman" w:cs="Times New Roman"/>
      <w:vanish/>
      <w:sz w:val="24"/>
      <w:szCs w:val="24"/>
    </w:rPr>
  </w:style>
  <w:style w:type="paragraph" w:customStyle="1" w:styleId="select-series1">
    <w:name w:val="select-series1"/>
    <w:basedOn w:val="Normal"/>
    <w:rsid w:val="00C80421"/>
    <w:pPr>
      <w:spacing w:before="100" w:beforeAutospacing="1" w:after="210" w:line="240" w:lineRule="auto"/>
    </w:pPr>
    <w:rPr>
      <w:rFonts w:eastAsia="Times New Roman" w:cs="Times New Roman"/>
      <w:sz w:val="24"/>
      <w:szCs w:val="24"/>
    </w:rPr>
  </w:style>
  <w:style w:type="paragraph" w:customStyle="1" w:styleId="spanresultsloading1">
    <w:name w:val="spanresultsloading1"/>
    <w:basedOn w:val="Normal"/>
    <w:rsid w:val="00C80421"/>
    <w:pPr>
      <w:spacing w:before="100" w:beforeAutospacing="1" w:after="210" w:line="240" w:lineRule="auto"/>
      <w:ind w:left="750"/>
    </w:pPr>
    <w:rPr>
      <w:rFonts w:eastAsia="Times New Roman" w:cs="Times New Roman"/>
      <w:vanish/>
      <w:sz w:val="24"/>
      <w:szCs w:val="24"/>
    </w:rPr>
  </w:style>
  <w:style w:type="paragraph" w:customStyle="1" w:styleId="divthumbnail1">
    <w:name w:val="divthumbnail1"/>
    <w:basedOn w:val="Normal"/>
    <w:rsid w:val="00C80421"/>
    <w:pPr>
      <w:spacing w:before="100" w:beforeAutospacing="1" w:after="210" w:line="240" w:lineRule="auto"/>
    </w:pPr>
    <w:rPr>
      <w:rFonts w:eastAsia="Times New Roman" w:cs="Times New Roman"/>
      <w:sz w:val="24"/>
      <w:szCs w:val="24"/>
    </w:rPr>
  </w:style>
  <w:style w:type="character" w:customStyle="1" w:styleId="play-btn14">
    <w:name w:val="play-btn14"/>
    <w:basedOn w:val="DefaultParagraphFont"/>
    <w:rsid w:val="00C80421"/>
  </w:style>
  <w:style w:type="character" w:customStyle="1" w:styleId="play-btn15">
    <w:name w:val="play-btn15"/>
    <w:basedOn w:val="DefaultParagraphFont"/>
    <w:rsid w:val="00C80421"/>
  </w:style>
  <w:style w:type="paragraph" w:customStyle="1" w:styleId="divthumbnailmeta1">
    <w:name w:val="divthumbnailmeta1"/>
    <w:basedOn w:val="Normal"/>
    <w:rsid w:val="00C80421"/>
    <w:pPr>
      <w:shd w:val="clear" w:color="auto" w:fill="000000"/>
      <w:spacing w:before="5865" w:after="210" w:line="240" w:lineRule="auto"/>
    </w:pPr>
    <w:rPr>
      <w:rFonts w:eastAsia="Times New Roman" w:cs="Times New Roman"/>
      <w:color w:val="FFFFFF"/>
      <w:sz w:val="23"/>
      <w:szCs w:val="23"/>
    </w:rPr>
  </w:style>
  <w:style w:type="paragraph" w:customStyle="1" w:styleId="divvideopublishdate2">
    <w:name w:val="divvideopublishdate2"/>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2">
    <w:name w:val="divvideolength2"/>
    <w:basedOn w:val="Normal"/>
    <w:rsid w:val="00C80421"/>
    <w:pPr>
      <w:spacing w:before="100" w:beforeAutospacing="1" w:after="210" w:line="240" w:lineRule="auto"/>
      <w:ind w:left="750"/>
    </w:pPr>
    <w:rPr>
      <w:rFonts w:eastAsia="Times New Roman" w:cs="Times New Roman"/>
      <w:sz w:val="24"/>
      <w:szCs w:val="24"/>
    </w:rPr>
  </w:style>
  <w:style w:type="paragraph" w:customStyle="1" w:styleId="diviframewrapper1">
    <w:name w:val="div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divmeta1">
    <w:name w:val="divmeta1"/>
    <w:basedOn w:val="Normal"/>
    <w:rsid w:val="00C80421"/>
    <w:pPr>
      <w:spacing w:before="90" w:after="210" w:line="240" w:lineRule="auto"/>
      <w:ind w:left="45"/>
    </w:pPr>
    <w:rPr>
      <w:rFonts w:eastAsia="Times New Roman" w:cs="Times New Roman"/>
      <w:sz w:val="24"/>
      <w:szCs w:val="24"/>
    </w:rPr>
  </w:style>
  <w:style w:type="paragraph" w:customStyle="1" w:styleId="divvideodescription2">
    <w:name w:val="divvideodescription2"/>
    <w:basedOn w:val="Normal"/>
    <w:rsid w:val="00C80421"/>
    <w:pPr>
      <w:spacing w:before="30" w:after="210" w:line="240" w:lineRule="auto"/>
    </w:pPr>
    <w:rPr>
      <w:rFonts w:eastAsia="Times New Roman" w:cs="Times New Roman"/>
      <w:sz w:val="24"/>
      <w:szCs w:val="24"/>
    </w:rPr>
  </w:style>
  <w:style w:type="paragraph" w:customStyle="1" w:styleId="divsocial1">
    <w:name w:val="divsocial1"/>
    <w:basedOn w:val="Normal"/>
    <w:rsid w:val="00C80421"/>
    <w:pPr>
      <w:spacing w:before="525" w:after="210" w:line="240" w:lineRule="auto"/>
    </w:pPr>
    <w:rPr>
      <w:rFonts w:eastAsia="Times New Roman" w:cs="Times New Roman"/>
      <w:sz w:val="24"/>
      <w:szCs w:val="24"/>
    </w:rPr>
  </w:style>
  <w:style w:type="paragraph" w:customStyle="1" w:styleId="social-buttons1">
    <w:name w:val="social-buttons1"/>
    <w:basedOn w:val="Normal"/>
    <w:rsid w:val="00C80421"/>
    <w:pPr>
      <w:spacing w:before="100" w:beforeAutospacing="1" w:after="210" w:line="240" w:lineRule="auto"/>
    </w:pPr>
    <w:rPr>
      <w:rFonts w:eastAsia="Times New Roman" w:cs="Times New Roman"/>
      <w:sz w:val="24"/>
      <w:szCs w:val="24"/>
    </w:rPr>
  </w:style>
  <w:style w:type="paragraph" w:customStyle="1" w:styleId="social-buttonsdiv1">
    <w:name w:val="social-buttons&gt;div1"/>
    <w:basedOn w:val="Normal"/>
    <w:rsid w:val="00C80421"/>
    <w:pPr>
      <w:spacing w:before="100" w:beforeAutospacing="1" w:after="210" w:line="240" w:lineRule="auto"/>
      <w:ind w:right="300"/>
    </w:pPr>
    <w:rPr>
      <w:rFonts w:eastAsia="Times New Roman" w:cs="Times New Roman"/>
      <w:sz w:val="24"/>
      <w:szCs w:val="24"/>
    </w:rPr>
  </w:style>
  <w:style w:type="paragraph" w:customStyle="1" w:styleId="series-separator1">
    <w:name w:val="series-separator1"/>
    <w:basedOn w:val="Normal"/>
    <w:rsid w:val="00C80421"/>
    <w:pPr>
      <w:shd w:val="clear" w:color="auto" w:fill="CCCCCC"/>
      <w:spacing w:before="675" w:after="675" w:line="240" w:lineRule="auto"/>
    </w:pPr>
    <w:rPr>
      <w:rFonts w:eastAsia="Times New Roman" w:cs="Times New Roman"/>
      <w:sz w:val="24"/>
      <w:szCs w:val="24"/>
    </w:rPr>
  </w:style>
  <w:style w:type="paragraph" w:customStyle="1" w:styleId="divseriesmeta1">
    <w:name w:val="divseriesmeta1"/>
    <w:basedOn w:val="Normal"/>
    <w:rsid w:val="00C80421"/>
    <w:pPr>
      <w:spacing w:after="210" w:line="240" w:lineRule="auto"/>
      <w:ind w:right="1455"/>
      <w:textAlignment w:val="top"/>
    </w:pPr>
    <w:rPr>
      <w:rFonts w:eastAsia="Times New Roman" w:cs="Times New Roman"/>
      <w:sz w:val="24"/>
      <w:szCs w:val="24"/>
    </w:rPr>
  </w:style>
  <w:style w:type="paragraph" w:customStyle="1" w:styleId="divseriesdescription1">
    <w:name w:val="divseriesdescription1"/>
    <w:basedOn w:val="Normal"/>
    <w:rsid w:val="00C80421"/>
    <w:pPr>
      <w:spacing w:before="240" w:after="210" w:line="288" w:lineRule="auto"/>
    </w:pPr>
    <w:rPr>
      <w:rFonts w:eastAsia="Times New Roman" w:cs="Times New Roman"/>
      <w:sz w:val="24"/>
      <w:szCs w:val="24"/>
    </w:rPr>
  </w:style>
  <w:style w:type="paragraph" w:customStyle="1" w:styleId="divserieslink1">
    <w:name w:val="divserieslink1"/>
    <w:basedOn w:val="Normal"/>
    <w:rsid w:val="00C80421"/>
    <w:pPr>
      <w:spacing w:before="360" w:after="210" w:line="240" w:lineRule="auto"/>
    </w:pPr>
    <w:rPr>
      <w:rFonts w:eastAsia="Times New Roman" w:cs="Times New Roman"/>
      <w:sz w:val="24"/>
      <w:szCs w:val="24"/>
    </w:rPr>
  </w:style>
  <w:style w:type="paragraph" w:customStyle="1" w:styleId="divvideoseriesvideo1">
    <w:name w:val="divvideoseriesvideo1"/>
    <w:basedOn w:val="Normal"/>
    <w:rsid w:val="00C80421"/>
    <w:pPr>
      <w:spacing w:before="100" w:beforeAutospacing="1" w:after="210" w:line="240" w:lineRule="auto"/>
    </w:pPr>
    <w:rPr>
      <w:rFonts w:eastAsia="Times New Roman" w:cs="Times New Roman"/>
      <w:sz w:val="24"/>
      <w:szCs w:val="24"/>
    </w:rPr>
  </w:style>
  <w:style w:type="paragraph" w:customStyle="1" w:styleId="divthumbnail2">
    <w:name w:val="divthumbnail2"/>
    <w:basedOn w:val="Normal"/>
    <w:rsid w:val="00C80421"/>
    <w:pPr>
      <w:spacing w:before="100" w:beforeAutospacing="1" w:after="210" w:line="240" w:lineRule="auto"/>
      <w:ind w:left="1335"/>
    </w:pPr>
    <w:rPr>
      <w:rFonts w:eastAsia="Times New Roman" w:cs="Times New Roman"/>
      <w:sz w:val="24"/>
      <w:szCs w:val="24"/>
    </w:rPr>
  </w:style>
  <w:style w:type="paragraph" w:customStyle="1" w:styleId="divthumbnailmeta2">
    <w:name w:val="divthumbnailmeta2"/>
    <w:basedOn w:val="Normal"/>
    <w:rsid w:val="00C80421"/>
    <w:pPr>
      <w:shd w:val="clear" w:color="auto" w:fill="000000"/>
      <w:spacing w:before="100" w:beforeAutospacing="1" w:after="195" w:line="240" w:lineRule="auto"/>
    </w:pPr>
    <w:rPr>
      <w:rFonts w:eastAsia="Times New Roman" w:cs="Times New Roman"/>
      <w:color w:val="FFFFFF"/>
      <w:sz w:val="18"/>
      <w:szCs w:val="18"/>
    </w:rPr>
  </w:style>
  <w:style w:type="paragraph" w:customStyle="1" w:styleId="divvideotitle2">
    <w:name w:val="divvideotitle2"/>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3">
    <w:name w:val="divvideopublishdate3"/>
    <w:basedOn w:val="Normal"/>
    <w:rsid w:val="00C80421"/>
    <w:pPr>
      <w:spacing w:before="100" w:beforeAutospacing="1" w:after="210" w:line="240" w:lineRule="auto"/>
      <w:ind w:left="150"/>
    </w:pPr>
    <w:rPr>
      <w:rFonts w:eastAsia="Times New Roman" w:cs="Times New Roman"/>
      <w:sz w:val="15"/>
      <w:szCs w:val="15"/>
    </w:rPr>
  </w:style>
  <w:style w:type="paragraph" w:customStyle="1" w:styleId="divvideolength3">
    <w:name w:val="divvideolength3"/>
    <w:basedOn w:val="Normal"/>
    <w:rsid w:val="00C80421"/>
    <w:pPr>
      <w:spacing w:before="100" w:beforeAutospacing="1" w:after="210" w:line="240" w:lineRule="auto"/>
      <w:ind w:left="300"/>
    </w:pPr>
    <w:rPr>
      <w:rFonts w:eastAsia="Times New Roman" w:cs="Times New Roman"/>
      <w:sz w:val="15"/>
      <w:szCs w:val="15"/>
    </w:rPr>
  </w:style>
  <w:style w:type="paragraph" w:customStyle="1" w:styleId="play-btn16">
    <w:name w:val="play-btn16"/>
    <w:basedOn w:val="Normal"/>
    <w:rsid w:val="00C80421"/>
    <w:pPr>
      <w:spacing w:after="210" w:line="240" w:lineRule="auto"/>
      <w:ind w:left="-203"/>
    </w:pPr>
    <w:rPr>
      <w:rFonts w:eastAsia="Times New Roman" w:cs="Times New Roman"/>
      <w:sz w:val="24"/>
      <w:szCs w:val="24"/>
    </w:rPr>
  </w:style>
  <w:style w:type="paragraph" w:customStyle="1" w:styleId="divvideolength4">
    <w:name w:val="divvideolength4"/>
    <w:basedOn w:val="Normal"/>
    <w:rsid w:val="00C80421"/>
    <w:pPr>
      <w:spacing w:before="100" w:beforeAutospacing="1" w:after="210" w:line="240" w:lineRule="auto"/>
      <w:ind w:left="300"/>
    </w:pPr>
    <w:rPr>
      <w:rFonts w:eastAsia="Times New Roman" w:cs="Times New Roman"/>
      <w:sz w:val="24"/>
      <w:szCs w:val="24"/>
    </w:rPr>
  </w:style>
  <w:style w:type="paragraph" w:customStyle="1" w:styleId="divvideo2">
    <w:name w:val="divvideo2"/>
    <w:basedOn w:val="Normal"/>
    <w:rsid w:val="00C80421"/>
    <w:pPr>
      <w:spacing w:before="75" w:after="75" w:line="240" w:lineRule="auto"/>
      <w:ind w:left="225" w:right="225"/>
    </w:pPr>
    <w:rPr>
      <w:rFonts w:eastAsia="Times New Roman" w:cs="Times New Roman"/>
      <w:sz w:val="24"/>
      <w:szCs w:val="24"/>
    </w:rPr>
  </w:style>
  <w:style w:type="paragraph" w:customStyle="1" w:styleId="divthumbnail3">
    <w:name w:val="divthumbnail3"/>
    <w:basedOn w:val="Normal"/>
    <w:rsid w:val="00C80421"/>
    <w:pPr>
      <w:spacing w:before="100" w:beforeAutospacing="1" w:after="210" w:line="240" w:lineRule="auto"/>
    </w:pPr>
    <w:rPr>
      <w:rFonts w:eastAsia="Times New Roman" w:cs="Times New Roman"/>
      <w:sz w:val="24"/>
      <w:szCs w:val="24"/>
    </w:rPr>
  </w:style>
  <w:style w:type="paragraph" w:customStyle="1" w:styleId="divmeta2">
    <w:name w:val="divmeta2"/>
    <w:basedOn w:val="Normal"/>
    <w:rsid w:val="00C80421"/>
    <w:pPr>
      <w:shd w:val="clear" w:color="auto" w:fill="000000"/>
      <w:spacing w:before="100" w:beforeAutospacing="1" w:after="210" w:line="240" w:lineRule="auto"/>
    </w:pPr>
    <w:rPr>
      <w:rFonts w:eastAsia="Times New Roman" w:cs="Times New Roman"/>
      <w:color w:val="FFFFFF"/>
      <w:sz w:val="15"/>
      <w:szCs w:val="15"/>
    </w:rPr>
  </w:style>
  <w:style w:type="paragraph" w:customStyle="1" w:styleId="divvideolength5">
    <w:name w:val="divvideolength5"/>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4">
    <w:name w:val="divvideopublishdate4"/>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title3">
    <w:name w:val="divvideotitle3"/>
    <w:basedOn w:val="Normal"/>
    <w:rsid w:val="00C80421"/>
    <w:pPr>
      <w:spacing w:before="100" w:beforeAutospacing="1" w:line="240" w:lineRule="auto"/>
      <w:ind w:left="150"/>
    </w:pPr>
    <w:rPr>
      <w:rFonts w:eastAsia="Times New Roman" w:cs="Times New Roman"/>
      <w:sz w:val="18"/>
      <w:szCs w:val="18"/>
    </w:rPr>
  </w:style>
  <w:style w:type="paragraph" w:customStyle="1" w:styleId="diviframewrapper2">
    <w:name w:val="diviframewrapper2"/>
    <w:basedOn w:val="Normal"/>
    <w:rsid w:val="00C80421"/>
    <w:pPr>
      <w:spacing w:before="100" w:beforeAutospacing="1" w:after="210" w:line="240" w:lineRule="auto"/>
    </w:pPr>
    <w:rPr>
      <w:rFonts w:eastAsia="Times New Roman" w:cs="Times New Roman"/>
      <w:sz w:val="24"/>
      <w:szCs w:val="24"/>
    </w:rPr>
  </w:style>
  <w:style w:type="paragraph" w:customStyle="1" w:styleId="social-buttons2">
    <w:name w:val="social-buttons2"/>
    <w:basedOn w:val="Normal"/>
    <w:rsid w:val="00C80421"/>
    <w:pPr>
      <w:spacing w:before="100" w:beforeAutospacing="1" w:after="210" w:line="240" w:lineRule="auto"/>
    </w:pPr>
    <w:rPr>
      <w:rFonts w:eastAsia="Times New Roman" w:cs="Times New Roman"/>
      <w:sz w:val="24"/>
      <w:szCs w:val="24"/>
    </w:rPr>
  </w:style>
  <w:style w:type="paragraph" w:customStyle="1" w:styleId="social-buttonsiframe1">
    <w:name w:val="social-buttons&gt;iframe1"/>
    <w:basedOn w:val="Normal"/>
    <w:rsid w:val="00C80421"/>
    <w:pPr>
      <w:spacing w:before="100" w:beforeAutospacing="1" w:after="210" w:line="240" w:lineRule="auto"/>
      <w:ind w:left="300"/>
    </w:pPr>
    <w:rPr>
      <w:rFonts w:eastAsia="Times New Roman" w:cs="Times New Roman"/>
      <w:sz w:val="24"/>
      <w:szCs w:val="24"/>
    </w:rPr>
  </w:style>
  <w:style w:type="paragraph" w:customStyle="1" w:styleId="social-buttonsdiv2">
    <w:name w:val="social-buttons&gt;div2"/>
    <w:basedOn w:val="Normal"/>
    <w:rsid w:val="00C80421"/>
    <w:pPr>
      <w:spacing w:before="100" w:beforeAutospacing="1" w:after="210" w:line="240" w:lineRule="auto"/>
    </w:pPr>
    <w:rPr>
      <w:rFonts w:eastAsia="Times New Roman" w:cs="Times New Roman"/>
      <w:sz w:val="24"/>
      <w:szCs w:val="24"/>
    </w:rPr>
  </w:style>
  <w:style w:type="paragraph" w:customStyle="1" w:styleId="divthumbnail4">
    <w:name w:val="divthumbnail4"/>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diviframewrapper3">
    <w:name w:val="diviframewrapper3"/>
    <w:basedOn w:val="Normal"/>
    <w:rsid w:val="00C80421"/>
    <w:pPr>
      <w:spacing w:before="100" w:beforeAutospacing="1" w:after="210" w:line="240" w:lineRule="auto"/>
    </w:pPr>
    <w:rPr>
      <w:rFonts w:eastAsia="Times New Roman" w:cs="Times New Roman"/>
      <w:sz w:val="24"/>
      <w:szCs w:val="24"/>
    </w:rPr>
  </w:style>
  <w:style w:type="paragraph" w:customStyle="1" w:styleId="divvideotitle4">
    <w:name w:val="divvideotitle4"/>
    <w:basedOn w:val="Normal"/>
    <w:rsid w:val="00C80421"/>
    <w:pPr>
      <w:spacing w:before="225" w:after="225" w:line="240" w:lineRule="auto"/>
      <w:ind w:right="225"/>
    </w:pPr>
    <w:rPr>
      <w:rFonts w:eastAsia="Times New Roman" w:cs="Times New Roman"/>
      <w:b/>
      <w:bCs/>
      <w:sz w:val="30"/>
      <w:szCs w:val="30"/>
    </w:rPr>
  </w:style>
  <w:style w:type="paragraph" w:customStyle="1" w:styleId="divvideodescription3">
    <w:name w:val="divvideodescription3"/>
    <w:basedOn w:val="Normal"/>
    <w:rsid w:val="00C80421"/>
    <w:pPr>
      <w:spacing w:before="100" w:beforeAutospacing="1" w:after="150" w:line="240" w:lineRule="auto"/>
    </w:pPr>
    <w:rPr>
      <w:rFonts w:eastAsia="Times New Roman" w:cs="Times New Roman"/>
      <w:sz w:val="27"/>
      <w:szCs w:val="27"/>
    </w:rPr>
  </w:style>
  <w:style w:type="paragraph" w:customStyle="1" w:styleId="trianglelink7">
    <w:name w:val="trianglelink7"/>
    <w:basedOn w:val="Normal"/>
    <w:rsid w:val="00C80421"/>
    <w:pPr>
      <w:spacing w:after="210" w:line="240" w:lineRule="atLeast"/>
    </w:pPr>
    <w:rPr>
      <w:rFonts w:eastAsia="Times New Roman" w:cs="Times New Roman"/>
      <w:sz w:val="24"/>
      <w:szCs w:val="24"/>
    </w:rPr>
  </w:style>
  <w:style w:type="paragraph" w:customStyle="1" w:styleId="caption10">
    <w:name w:val="caption1"/>
    <w:basedOn w:val="Normal"/>
    <w:rsid w:val="00C80421"/>
    <w:pPr>
      <w:shd w:val="clear" w:color="auto" w:fill="000000"/>
      <w:spacing w:before="100" w:beforeAutospacing="1" w:after="210" w:line="240" w:lineRule="auto"/>
    </w:pPr>
    <w:rPr>
      <w:rFonts w:eastAsia="Times New Roman" w:cs="Times New Roman"/>
      <w:color w:val="FFFFFF"/>
      <w:sz w:val="17"/>
      <w:szCs w:val="17"/>
    </w:rPr>
  </w:style>
  <w:style w:type="paragraph" w:customStyle="1" w:styleId="captionspan1">
    <w:name w:val="caption&gt;span1"/>
    <w:basedOn w:val="Normal"/>
    <w:rsid w:val="00C80421"/>
    <w:pPr>
      <w:spacing w:before="100" w:beforeAutospacing="1" w:after="210" w:line="240" w:lineRule="auto"/>
    </w:pPr>
    <w:rPr>
      <w:rFonts w:eastAsia="Times New Roman" w:cs="Times New Roman"/>
      <w:sz w:val="24"/>
      <w:szCs w:val="24"/>
    </w:rPr>
  </w:style>
  <w:style w:type="paragraph" w:customStyle="1" w:styleId="gray-btn1">
    <w:name w:val="gray-btn1"/>
    <w:basedOn w:val="Normal"/>
    <w:rsid w:val="00C80421"/>
    <w:pPr>
      <w:shd w:val="clear" w:color="auto" w:fill="929496"/>
      <w:spacing w:before="100" w:beforeAutospacing="1" w:after="210" w:line="240" w:lineRule="auto"/>
      <w:textAlignment w:val="top"/>
    </w:pPr>
    <w:rPr>
      <w:rFonts w:eastAsia="Times New Roman" w:cs="Times New Roman"/>
      <w:color w:val="FFFFFF"/>
      <w:sz w:val="17"/>
      <w:szCs w:val="17"/>
    </w:rPr>
  </w:style>
  <w:style w:type="paragraph" w:customStyle="1" w:styleId="rss1">
    <w:name w:val="rss1"/>
    <w:basedOn w:val="Normal"/>
    <w:rsid w:val="00C80421"/>
    <w:pPr>
      <w:shd w:val="clear" w:color="auto" w:fill="FF8C00"/>
      <w:spacing w:before="100" w:beforeAutospacing="1" w:after="210" w:line="240" w:lineRule="auto"/>
      <w:textAlignment w:val="top"/>
    </w:pPr>
    <w:rPr>
      <w:rFonts w:eastAsia="Times New Roman" w:cs="Times New Roman"/>
      <w:color w:val="FFFFFF"/>
      <w:sz w:val="17"/>
      <w:szCs w:val="17"/>
    </w:rPr>
  </w:style>
  <w:style w:type="paragraph" w:customStyle="1" w:styleId="calendar1">
    <w:name w:val="calendar1"/>
    <w:basedOn w:val="Normal"/>
    <w:rsid w:val="00C80421"/>
    <w:pPr>
      <w:shd w:val="clear" w:color="auto" w:fill="929496"/>
      <w:spacing w:before="100" w:beforeAutospacing="1" w:after="210" w:line="240" w:lineRule="auto"/>
      <w:ind w:left="450"/>
    </w:pPr>
    <w:rPr>
      <w:rFonts w:eastAsia="Times New Roman" w:cs="Times New Roman"/>
      <w:sz w:val="24"/>
      <w:szCs w:val="24"/>
    </w:rPr>
  </w:style>
  <w:style w:type="paragraph" w:customStyle="1" w:styleId="live-chat1">
    <w:name w:val="live-chat1"/>
    <w:basedOn w:val="Normal"/>
    <w:rsid w:val="00C80421"/>
    <w:pPr>
      <w:spacing w:before="100" w:beforeAutospacing="1" w:after="210" w:line="240" w:lineRule="auto"/>
      <w:ind w:left="450"/>
    </w:pPr>
    <w:rPr>
      <w:rFonts w:eastAsia="Times New Roman" w:cs="Times New Roman"/>
      <w:sz w:val="24"/>
      <w:szCs w:val="24"/>
    </w:rPr>
  </w:style>
  <w:style w:type="paragraph" w:customStyle="1" w:styleId="thumbnail9">
    <w:name w:val="thumbnail9"/>
    <w:basedOn w:val="Normal"/>
    <w:rsid w:val="00C80421"/>
    <w:pPr>
      <w:spacing w:before="100" w:beforeAutospacing="1" w:after="210" w:line="240" w:lineRule="auto"/>
    </w:pPr>
    <w:rPr>
      <w:rFonts w:eastAsia="Times New Roman" w:cs="Times New Roman"/>
      <w:sz w:val="24"/>
      <w:szCs w:val="24"/>
    </w:rPr>
  </w:style>
  <w:style w:type="paragraph" w:customStyle="1" w:styleId="related-content1">
    <w:name w:val="related-content1"/>
    <w:basedOn w:val="Normal"/>
    <w:rsid w:val="00C80421"/>
    <w:pPr>
      <w:pBdr>
        <w:left w:val="single" w:sz="6" w:space="15" w:color="CCCCCC"/>
      </w:pBdr>
      <w:spacing w:before="270" w:after="210" w:line="240" w:lineRule="auto"/>
    </w:pPr>
    <w:rPr>
      <w:rFonts w:eastAsia="Times New Roman" w:cs="Times New Roman"/>
      <w:sz w:val="24"/>
      <w:szCs w:val="24"/>
    </w:rPr>
  </w:style>
  <w:style w:type="paragraph" w:customStyle="1" w:styleId="wa-linklist2">
    <w:name w:val="wa-linklist2"/>
    <w:basedOn w:val="Normal"/>
    <w:rsid w:val="00C80421"/>
    <w:pPr>
      <w:spacing w:line="240" w:lineRule="auto"/>
    </w:pPr>
    <w:rPr>
      <w:rFonts w:eastAsia="Times New Roman" w:cs="Times New Roman"/>
      <w:sz w:val="24"/>
      <w:szCs w:val="24"/>
    </w:rPr>
  </w:style>
  <w:style w:type="paragraph" w:customStyle="1" w:styleId="iframe-wrapper1">
    <w:name w:val="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thumbnail-meta1">
    <w:name w:val="thumbnail-meta1"/>
    <w:basedOn w:val="Normal"/>
    <w:rsid w:val="00C80421"/>
    <w:pPr>
      <w:shd w:val="clear" w:color="auto" w:fill="181818"/>
      <w:spacing w:before="100" w:beforeAutospacing="1" w:after="210" w:line="240" w:lineRule="auto"/>
    </w:pPr>
    <w:rPr>
      <w:rFonts w:eastAsia="Times New Roman" w:cs="Times New Roman"/>
      <w:color w:val="FFFFFF"/>
      <w:sz w:val="24"/>
      <w:szCs w:val="24"/>
    </w:rPr>
  </w:style>
  <w:style w:type="paragraph" w:customStyle="1" w:styleId="divvideopublishdate5">
    <w:name w:val="divvideopublishdate5"/>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6">
    <w:name w:val="divvideolength6"/>
    <w:basedOn w:val="Normal"/>
    <w:rsid w:val="00C80421"/>
    <w:pPr>
      <w:spacing w:before="100" w:beforeAutospacing="1" w:after="210" w:line="240" w:lineRule="auto"/>
      <w:ind w:left="750"/>
    </w:pPr>
    <w:rPr>
      <w:rFonts w:eastAsia="Times New Roman" w:cs="Times New Roman"/>
      <w:sz w:val="24"/>
      <w:szCs w:val="24"/>
    </w:rPr>
  </w:style>
  <w:style w:type="paragraph" w:customStyle="1" w:styleId="meta1">
    <w:name w:val="meta1"/>
    <w:basedOn w:val="Normal"/>
    <w:rsid w:val="00C80421"/>
    <w:pPr>
      <w:spacing w:before="315" w:after="210" w:line="240" w:lineRule="auto"/>
      <w:ind w:left="75"/>
    </w:pPr>
    <w:rPr>
      <w:rFonts w:eastAsia="Times New Roman" w:cs="Times New Roman"/>
      <w:sz w:val="24"/>
      <w:szCs w:val="24"/>
    </w:rPr>
  </w:style>
  <w:style w:type="paragraph" w:customStyle="1" w:styleId="metaspan1">
    <w:name w:val="meta&gt;span1"/>
    <w:basedOn w:val="Normal"/>
    <w:rsid w:val="00C80421"/>
    <w:pPr>
      <w:spacing w:before="100" w:beforeAutospacing="1" w:after="210" w:line="240" w:lineRule="auto"/>
    </w:pPr>
    <w:rPr>
      <w:rFonts w:eastAsia="Times New Roman" w:cs="Times New Roman"/>
      <w:sz w:val="32"/>
      <w:szCs w:val="32"/>
    </w:rPr>
  </w:style>
  <w:style w:type="paragraph" w:customStyle="1" w:styleId="social-buttonsiframe2">
    <w:name w:val="social-buttons&gt;iframe2"/>
    <w:basedOn w:val="Normal"/>
    <w:rsid w:val="00C80421"/>
    <w:pPr>
      <w:spacing w:before="100" w:beforeAutospacing="1" w:after="210" w:line="240" w:lineRule="auto"/>
      <w:ind w:left="450"/>
    </w:pPr>
    <w:rPr>
      <w:rFonts w:eastAsia="Times New Roman" w:cs="Times New Roman"/>
      <w:sz w:val="24"/>
      <w:szCs w:val="24"/>
    </w:rPr>
  </w:style>
  <w:style w:type="paragraph" w:customStyle="1" w:styleId="teaser1">
    <w:name w:val="teaser1"/>
    <w:basedOn w:val="Normal"/>
    <w:rsid w:val="00C80421"/>
    <w:pPr>
      <w:spacing w:before="100" w:beforeAutospacing="1" w:after="405" w:line="240" w:lineRule="auto"/>
    </w:pPr>
    <w:rPr>
      <w:rFonts w:eastAsia="Times New Roman" w:cs="Times New Roman"/>
      <w:sz w:val="24"/>
      <w:szCs w:val="24"/>
    </w:rPr>
  </w:style>
  <w:style w:type="paragraph" w:customStyle="1" w:styleId="tab-panel1">
    <w:name w:val="tab-panel1"/>
    <w:basedOn w:val="Normal"/>
    <w:rsid w:val="00C80421"/>
    <w:pPr>
      <w:shd w:val="clear" w:color="auto" w:fill="28A8E0"/>
      <w:spacing w:before="100" w:beforeAutospacing="1" w:after="210" w:line="240" w:lineRule="auto"/>
    </w:pPr>
    <w:rPr>
      <w:rFonts w:eastAsia="Times New Roman" w:cs="Times New Roman"/>
      <w:color w:val="FFFFFF"/>
      <w:sz w:val="24"/>
      <w:szCs w:val="24"/>
    </w:rPr>
  </w:style>
  <w:style w:type="paragraph" w:customStyle="1" w:styleId="service-picker1">
    <w:name w:val="service-picker1"/>
    <w:basedOn w:val="Normal"/>
    <w:rsid w:val="00C80421"/>
    <w:pPr>
      <w:spacing w:before="100" w:beforeAutospacing="1" w:after="210" w:line="240" w:lineRule="auto"/>
    </w:pPr>
    <w:rPr>
      <w:rFonts w:eastAsia="Times New Roman" w:cs="Times New Roman"/>
      <w:sz w:val="24"/>
      <w:szCs w:val="24"/>
    </w:rPr>
  </w:style>
  <w:style w:type="paragraph" w:customStyle="1" w:styleId="wa-checkboxlist2">
    <w:name w:val="wa-checkboxlist2"/>
    <w:basedOn w:val="Normal"/>
    <w:rsid w:val="00C80421"/>
    <w:pPr>
      <w:spacing w:line="240" w:lineRule="auto"/>
      <w:ind w:left="244"/>
      <w:textAlignment w:val="top"/>
    </w:pPr>
    <w:rPr>
      <w:rFonts w:eastAsia="Times New Roman" w:cs="Times New Roman"/>
      <w:vanish/>
      <w:color w:val="FFFFFF"/>
      <w:sz w:val="24"/>
      <w:szCs w:val="24"/>
    </w:rPr>
  </w:style>
  <w:style w:type="paragraph" w:customStyle="1" w:styleId="compute1">
    <w:name w:val="compute1"/>
    <w:basedOn w:val="Normal"/>
    <w:rsid w:val="00C80421"/>
    <w:pPr>
      <w:spacing w:before="100" w:beforeAutospacing="1" w:after="210" w:line="240" w:lineRule="auto"/>
    </w:pPr>
    <w:rPr>
      <w:rFonts w:eastAsia="Times New Roman" w:cs="Times New Roman"/>
      <w:sz w:val="24"/>
      <w:szCs w:val="24"/>
    </w:rPr>
  </w:style>
  <w:style w:type="paragraph" w:customStyle="1" w:styleId="service-pickerp1">
    <w:name w:val="service-picker&gt;p1"/>
    <w:basedOn w:val="Normal"/>
    <w:rsid w:val="00C80421"/>
    <w:pPr>
      <w:spacing w:before="100" w:beforeAutospacing="1" w:after="525" w:line="240" w:lineRule="auto"/>
    </w:pPr>
    <w:rPr>
      <w:rFonts w:eastAsia="Times New Roman" w:cs="Times New Roman"/>
      <w:vanish/>
      <w:sz w:val="24"/>
      <w:szCs w:val="24"/>
    </w:rPr>
  </w:style>
  <w:style w:type="paragraph" w:customStyle="1" w:styleId="search1">
    <w:name w:val="search1"/>
    <w:basedOn w:val="Normal"/>
    <w:rsid w:val="00C80421"/>
    <w:pPr>
      <w:spacing w:before="100" w:beforeAutospacing="1" w:after="210" w:line="240" w:lineRule="auto"/>
    </w:pPr>
    <w:rPr>
      <w:rFonts w:eastAsia="Times New Roman" w:cs="Times New Roman"/>
      <w:sz w:val="24"/>
      <w:szCs w:val="24"/>
    </w:rPr>
  </w:style>
  <w:style w:type="paragraph" w:customStyle="1" w:styleId="search-button3">
    <w:name w:val="search-button3"/>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solution-picker1">
    <w:name w:val="solution-picker1"/>
    <w:basedOn w:val="Normal"/>
    <w:rsid w:val="00C80421"/>
    <w:pPr>
      <w:spacing w:before="100" w:beforeAutospacing="1" w:after="210" w:line="240" w:lineRule="auto"/>
    </w:pPr>
    <w:rPr>
      <w:rFonts w:eastAsia="Times New Roman" w:cs="Times New Roman"/>
      <w:vanish/>
      <w:sz w:val="24"/>
      <w:szCs w:val="24"/>
    </w:rPr>
  </w:style>
  <w:style w:type="paragraph" w:customStyle="1" w:styleId="video14">
    <w:name w:val="video14"/>
    <w:basedOn w:val="Normal"/>
    <w:rsid w:val="00C80421"/>
    <w:pPr>
      <w:spacing w:before="465" w:after="465" w:line="240" w:lineRule="auto"/>
    </w:pPr>
    <w:rPr>
      <w:rFonts w:eastAsia="Times New Roman" w:cs="Times New Roman"/>
      <w:sz w:val="24"/>
      <w:szCs w:val="24"/>
    </w:rPr>
  </w:style>
  <w:style w:type="paragraph" w:customStyle="1" w:styleId="videodiv1">
    <w:name w:val="video&gt;div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thumbnail10">
    <w:name w:val="thumbnail10"/>
    <w:basedOn w:val="Normal"/>
    <w:rsid w:val="00C80421"/>
    <w:pPr>
      <w:shd w:val="clear" w:color="auto" w:fill="000000"/>
      <w:spacing w:before="100" w:beforeAutospacing="1" w:after="210" w:line="240" w:lineRule="auto"/>
    </w:pPr>
    <w:rPr>
      <w:rFonts w:eastAsia="Times New Roman" w:cs="Times New Roman"/>
      <w:sz w:val="24"/>
      <w:szCs w:val="24"/>
    </w:rPr>
  </w:style>
  <w:style w:type="character" w:customStyle="1" w:styleId="play-btn17">
    <w:name w:val="play-btn17"/>
    <w:basedOn w:val="DefaultParagraphFont"/>
    <w:rsid w:val="00C80421"/>
  </w:style>
  <w:style w:type="paragraph" w:customStyle="1" w:styleId="thumbnail-meta2">
    <w:name w:val="thumbnail-meta2"/>
    <w:basedOn w:val="Normal"/>
    <w:rsid w:val="00C80421"/>
    <w:pPr>
      <w:shd w:val="clear" w:color="auto" w:fill="181818"/>
      <w:spacing w:before="100" w:beforeAutospacing="1" w:after="210" w:line="240" w:lineRule="auto"/>
    </w:pPr>
    <w:rPr>
      <w:rFonts w:eastAsia="Times New Roman" w:cs="Times New Roman"/>
      <w:color w:val="FFFFFF"/>
      <w:sz w:val="20"/>
      <w:szCs w:val="20"/>
    </w:rPr>
  </w:style>
  <w:style w:type="paragraph" w:customStyle="1" w:styleId="meta2">
    <w:name w:val="meta2"/>
    <w:basedOn w:val="Normal"/>
    <w:rsid w:val="00C80421"/>
    <w:pPr>
      <w:spacing w:before="100" w:beforeAutospacing="1" w:after="210" w:line="240" w:lineRule="auto"/>
    </w:pPr>
    <w:rPr>
      <w:rFonts w:eastAsia="Times New Roman" w:cs="Times New Roman"/>
      <w:sz w:val="24"/>
      <w:szCs w:val="24"/>
    </w:rPr>
  </w:style>
  <w:style w:type="paragraph" w:customStyle="1" w:styleId="divvideotitle5">
    <w:name w:val="divvideotitle5"/>
    <w:basedOn w:val="Normal"/>
    <w:rsid w:val="00C80421"/>
    <w:pPr>
      <w:spacing w:after="150" w:line="240" w:lineRule="auto"/>
    </w:pPr>
    <w:rPr>
      <w:rFonts w:eastAsia="Times New Roman" w:cs="Times New Roman"/>
      <w:sz w:val="27"/>
      <w:szCs w:val="27"/>
    </w:rPr>
  </w:style>
  <w:style w:type="paragraph" w:customStyle="1" w:styleId="divvideodescription4">
    <w:name w:val="divvideodescription4"/>
    <w:basedOn w:val="Normal"/>
    <w:rsid w:val="00C80421"/>
    <w:pPr>
      <w:spacing w:before="100" w:beforeAutospacing="1" w:after="210" w:line="270" w:lineRule="atLeast"/>
    </w:pPr>
    <w:rPr>
      <w:rFonts w:eastAsia="Times New Roman" w:cs="Times New Roman"/>
      <w:sz w:val="24"/>
      <w:szCs w:val="24"/>
    </w:rPr>
  </w:style>
  <w:style w:type="paragraph" w:customStyle="1" w:styleId="service-label1">
    <w:name w:val="service-label1"/>
    <w:basedOn w:val="Normal"/>
    <w:rsid w:val="00C80421"/>
    <w:pPr>
      <w:spacing w:before="100" w:beforeAutospacing="1" w:after="210" w:line="240" w:lineRule="auto"/>
      <w:ind w:right="225"/>
    </w:pPr>
    <w:rPr>
      <w:rFonts w:eastAsia="Times New Roman" w:cs="Times New Roman"/>
      <w:b/>
      <w:bCs/>
      <w:sz w:val="24"/>
      <w:szCs w:val="24"/>
    </w:rPr>
  </w:style>
  <w:style w:type="paragraph" w:customStyle="1" w:styleId="hero16">
    <w:name w:val="hero16"/>
    <w:basedOn w:val="Normal"/>
    <w:rsid w:val="00C80421"/>
    <w:pPr>
      <w:shd w:val="clear" w:color="auto" w:fill="0070B8"/>
      <w:spacing w:before="100" w:beforeAutospacing="1" w:after="210" w:line="240" w:lineRule="auto"/>
    </w:pPr>
    <w:rPr>
      <w:rFonts w:eastAsia="Times New Roman" w:cs="Times New Roman"/>
      <w:sz w:val="24"/>
      <w:szCs w:val="24"/>
    </w:rPr>
  </w:style>
  <w:style w:type="paragraph" w:customStyle="1" w:styleId="content-blocks-four2">
    <w:name w:val="content-blocks-four2"/>
    <w:basedOn w:val="Normal"/>
    <w:rsid w:val="00C80421"/>
    <w:pPr>
      <w:spacing w:before="540" w:line="240" w:lineRule="auto"/>
      <w:ind w:left="-90" w:right="-90"/>
    </w:pPr>
    <w:rPr>
      <w:rFonts w:eastAsia="Times New Roman" w:cs="Times New Roman"/>
      <w:sz w:val="24"/>
      <w:szCs w:val="24"/>
    </w:rPr>
  </w:style>
  <w:style w:type="paragraph" w:customStyle="1" w:styleId="block5">
    <w:name w:val="block5"/>
    <w:basedOn w:val="Normal"/>
    <w:rsid w:val="00C80421"/>
    <w:pPr>
      <w:spacing w:after="180" w:line="240" w:lineRule="auto"/>
      <w:ind w:left="90" w:right="90"/>
    </w:pPr>
    <w:rPr>
      <w:rFonts w:eastAsia="Times New Roman" w:cs="Times New Roman"/>
      <w:sz w:val="24"/>
      <w:szCs w:val="24"/>
    </w:rPr>
  </w:style>
  <w:style w:type="paragraph" w:customStyle="1" w:styleId="thumbnail11">
    <w:name w:val="thumbnail11"/>
    <w:basedOn w:val="Normal"/>
    <w:rsid w:val="00C80421"/>
    <w:pPr>
      <w:shd w:val="clear" w:color="auto" w:fill="EEEEEE"/>
      <w:spacing w:before="100" w:beforeAutospacing="1" w:after="210" w:line="240" w:lineRule="auto"/>
      <w:ind w:firstLine="22384"/>
    </w:pPr>
    <w:rPr>
      <w:rFonts w:eastAsia="Times New Roman" w:cs="Times New Roman"/>
      <w:sz w:val="24"/>
      <w:szCs w:val="24"/>
    </w:rPr>
  </w:style>
  <w:style w:type="paragraph" w:customStyle="1" w:styleId="play-btn18">
    <w:name w:val="play-bt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tle100">
    <w:name w:val="title10"/>
    <w:basedOn w:val="Normal"/>
    <w:rsid w:val="00C80421"/>
    <w:pPr>
      <w:spacing w:before="210" w:line="240" w:lineRule="atLeast"/>
    </w:pPr>
    <w:rPr>
      <w:rFonts w:eastAsia="Times New Roman" w:cs="Times New Roman"/>
      <w:b/>
      <w:bCs/>
      <w:caps/>
      <w:color w:val="505050"/>
      <w:sz w:val="18"/>
      <w:szCs w:val="18"/>
    </w:rPr>
  </w:style>
  <w:style w:type="paragraph" w:customStyle="1" w:styleId="desc8">
    <w:name w:val="desc8"/>
    <w:basedOn w:val="Normal"/>
    <w:rsid w:val="00C80421"/>
    <w:pPr>
      <w:spacing w:after="60" w:line="270" w:lineRule="atLeast"/>
    </w:pPr>
    <w:rPr>
      <w:rFonts w:eastAsia="Times New Roman" w:cs="Times New Roman"/>
      <w:color w:val="505050"/>
      <w:szCs w:val="21"/>
    </w:rPr>
  </w:style>
  <w:style w:type="paragraph" w:customStyle="1" w:styleId="small9">
    <w:name w:val="small9"/>
    <w:basedOn w:val="Normal"/>
    <w:rsid w:val="00C80421"/>
    <w:pPr>
      <w:spacing w:before="100" w:beforeAutospacing="1" w:after="210" w:line="240" w:lineRule="auto"/>
    </w:pPr>
    <w:rPr>
      <w:rFonts w:eastAsia="Times New Roman" w:cs="Times New Roman"/>
      <w:sz w:val="18"/>
      <w:szCs w:val="18"/>
    </w:rPr>
  </w:style>
  <w:style w:type="paragraph" w:customStyle="1" w:styleId="hero17">
    <w:name w:val="hero17"/>
    <w:basedOn w:val="Normal"/>
    <w:rsid w:val="00C80421"/>
    <w:pPr>
      <w:spacing w:before="100" w:beforeAutospacing="1" w:after="210" w:line="240" w:lineRule="auto"/>
    </w:pPr>
    <w:rPr>
      <w:rFonts w:eastAsia="Times New Roman" w:cs="Times New Roman"/>
      <w:sz w:val="24"/>
      <w:szCs w:val="24"/>
    </w:rPr>
  </w:style>
  <w:style w:type="paragraph" w:customStyle="1" w:styleId="hero18">
    <w:name w:val="hero18"/>
    <w:basedOn w:val="Normal"/>
    <w:rsid w:val="00C80421"/>
    <w:pPr>
      <w:spacing w:before="100" w:beforeAutospacing="1" w:after="210" w:line="240" w:lineRule="auto"/>
    </w:pPr>
    <w:rPr>
      <w:rFonts w:eastAsia="Times New Roman" w:cs="Times New Roman"/>
      <w:sz w:val="24"/>
      <w:szCs w:val="24"/>
    </w:rPr>
  </w:style>
  <w:style w:type="paragraph" w:customStyle="1" w:styleId="step-11">
    <w:name w:val="step-11"/>
    <w:basedOn w:val="Normal"/>
    <w:rsid w:val="00C80421"/>
    <w:pPr>
      <w:spacing w:before="100" w:beforeAutospacing="1" w:after="210" w:line="240" w:lineRule="auto"/>
    </w:pPr>
    <w:rPr>
      <w:rFonts w:eastAsia="Times New Roman" w:cs="Times New Roman"/>
      <w:sz w:val="24"/>
      <w:szCs w:val="24"/>
    </w:rPr>
  </w:style>
  <w:style w:type="paragraph" w:customStyle="1" w:styleId="step-21">
    <w:name w:val="step-21"/>
    <w:basedOn w:val="Normal"/>
    <w:rsid w:val="00C80421"/>
    <w:pPr>
      <w:spacing w:before="100" w:beforeAutospacing="1" w:after="210" w:line="240" w:lineRule="auto"/>
    </w:pPr>
    <w:rPr>
      <w:rFonts w:eastAsia="Times New Roman" w:cs="Times New Roman"/>
      <w:sz w:val="24"/>
      <w:szCs w:val="24"/>
    </w:rPr>
  </w:style>
  <w:style w:type="paragraph" w:customStyle="1" w:styleId="step-31">
    <w:name w:val="step-31"/>
    <w:basedOn w:val="Normal"/>
    <w:rsid w:val="00C80421"/>
    <w:pPr>
      <w:spacing w:before="100" w:beforeAutospacing="1" w:after="210" w:line="240" w:lineRule="auto"/>
    </w:pPr>
    <w:rPr>
      <w:rFonts w:eastAsia="Times New Roman" w:cs="Times New Roman"/>
      <w:sz w:val="24"/>
      <w:szCs w:val="24"/>
    </w:rPr>
  </w:style>
  <w:style w:type="paragraph" w:customStyle="1" w:styleId="step-41">
    <w:name w:val="step-41"/>
    <w:basedOn w:val="Normal"/>
    <w:rsid w:val="00C80421"/>
    <w:pPr>
      <w:spacing w:before="100" w:beforeAutospacing="1" w:after="210" w:line="240" w:lineRule="auto"/>
    </w:pPr>
    <w:rPr>
      <w:rFonts w:eastAsia="Times New Roman" w:cs="Times New Roman"/>
      <w:sz w:val="24"/>
      <w:szCs w:val="24"/>
    </w:rPr>
  </w:style>
  <w:style w:type="paragraph" w:customStyle="1" w:styleId="step-51">
    <w:name w:val="step-51"/>
    <w:basedOn w:val="Normal"/>
    <w:rsid w:val="00C80421"/>
    <w:pPr>
      <w:spacing w:before="100" w:beforeAutospacing="1" w:after="210" w:line="240" w:lineRule="auto"/>
    </w:pPr>
    <w:rPr>
      <w:rFonts w:eastAsia="Times New Roman" w:cs="Times New Roman"/>
      <w:sz w:val="24"/>
      <w:szCs w:val="24"/>
    </w:rPr>
  </w:style>
  <w:style w:type="paragraph" w:customStyle="1" w:styleId="step-61">
    <w:name w:val="step-61"/>
    <w:basedOn w:val="Normal"/>
    <w:rsid w:val="00C80421"/>
    <w:pPr>
      <w:spacing w:before="100" w:beforeAutospacing="1" w:after="210" w:line="240" w:lineRule="auto"/>
    </w:pPr>
    <w:rPr>
      <w:rFonts w:eastAsia="Times New Roman" w:cs="Times New Roman"/>
      <w:sz w:val="24"/>
      <w:szCs w:val="24"/>
    </w:rPr>
  </w:style>
  <w:style w:type="paragraph" w:customStyle="1" w:styleId="img1">
    <w:name w:val="img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2">
    <w:name w:val="img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3">
    <w:name w:val="img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4">
    <w:name w:val="img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5">
    <w:name w:val="img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6">
    <w:name w:val="img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2">
    <w:name w:val="step-12"/>
    <w:basedOn w:val="Normal"/>
    <w:rsid w:val="00C80421"/>
    <w:pPr>
      <w:spacing w:before="100" w:beforeAutospacing="1" w:after="210" w:line="240" w:lineRule="auto"/>
    </w:pPr>
    <w:rPr>
      <w:rFonts w:eastAsia="Times New Roman" w:cs="Times New Roman"/>
      <w:sz w:val="24"/>
      <w:szCs w:val="24"/>
    </w:rPr>
  </w:style>
  <w:style w:type="paragraph" w:customStyle="1" w:styleId="step-22">
    <w:name w:val="step-22"/>
    <w:basedOn w:val="Normal"/>
    <w:rsid w:val="00C80421"/>
    <w:pPr>
      <w:spacing w:before="100" w:beforeAutospacing="1" w:after="210" w:line="240" w:lineRule="auto"/>
    </w:pPr>
    <w:rPr>
      <w:rFonts w:eastAsia="Times New Roman" w:cs="Times New Roman"/>
      <w:sz w:val="24"/>
      <w:szCs w:val="24"/>
    </w:rPr>
  </w:style>
  <w:style w:type="paragraph" w:customStyle="1" w:styleId="step-32">
    <w:name w:val="step-32"/>
    <w:basedOn w:val="Normal"/>
    <w:rsid w:val="00C80421"/>
    <w:pPr>
      <w:spacing w:before="100" w:beforeAutospacing="1" w:after="210" w:line="240" w:lineRule="auto"/>
    </w:pPr>
    <w:rPr>
      <w:rFonts w:eastAsia="Times New Roman" w:cs="Times New Roman"/>
      <w:sz w:val="24"/>
      <w:szCs w:val="24"/>
    </w:rPr>
  </w:style>
  <w:style w:type="paragraph" w:customStyle="1" w:styleId="step-42">
    <w:name w:val="step-42"/>
    <w:basedOn w:val="Normal"/>
    <w:rsid w:val="00C80421"/>
    <w:pPr>
      <w:spacing w:before="100" w:beforeAutospacing="1" w:after="210" w:line="240" w:lineRule="auto"/>
    </w:pPr>
    <w:rPr>
      <w:rFonts w:eastAsia="Times New Roman" w:cs="Times New Roman"/>
      <w:sz w:val="24"/>
      <w:szCs w:val="24"/>
    </w:rPr>
  </w:style>
  <w:style w:type="paragraph" w:customStyle="1" w:styleId="step-52">
    <w:name w:val="step-52"/>
    <w:basedOn w:val="Normal"/>
    <w:rsid w:val="00C80421"/>
    <w:pPr>
      <w:spacing w:before="100" w:beforeAutospacing="1" w:after="210" w:line="240" w:lineRule="auto"/>
    </w:pPr>
    <w:rPr>
      <w:rFonts w:eastAsia="Times New Roman" w:cs="Times New Roman"/>
      <w:sz w:val="24"/>
      <w:szCs w:val="24"/>
    </w:rPr>
  </w:style>
  <w:style w:type="paragraph" w:customStyle="1" w:styleId="step-62">
    <w:name w:val="step-62"/>
    <w:basedOn w:val="Normal"/>
    <w:rsid w:val="00C80421"/>
    <w:pPr>
      <w:spacing w:before="100" w:beforeAutospacing="1" w:after="210" w:line="240" w:lineRule="auto"/>
    </w:pPr>
    <w:rPr>
      <w:rFonts w:eastAsia="Times New Roman" w:cs="Times New Roman"/>
      <w:sz w:val="24"/>
      <w:szCs w:val="24"/>
    </w:rPr>
  </w:style>
  <w:style w:type="paragraph" w:customStyle="1" w:styleId="img7">
    <w:name w:val="img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8">
    <w:name w:val="img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9">
    <w:name w:val="img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0">
    <w:name w:val="img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1">
    <w:name w:val="img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2">
    <w:name w:val="img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3">
    <w:name w:val="step-13"/>
    <w:basedOn w:val="Normal"/>
    <w:rsid w:val="00C80421"/>
    <w:pPr>
      <w:spacing w:before="100" w:beforeAutospacing="1" w:after="210" w:line="240" w:lineRule="auto"/>
    </w:pPr>
    <w:rPr>
      <w:rFonts w:eastAsia="Times New Roman" w:cs="Times New Roman"/>
      <w:sz w:val="24"/>
      <w:szCs w:val="24"/>
    </w:rPr>
  </w:style>
  <w:style w:type="paragraph" w:customStyle="1" w:styleId="step-23">
    <w:name w:val="step-23"/>
    <w:basedOn w:val="Normal"/>
    <w:rsid w:val="00C80421"/>
    <w:pPr>
      <w:spacing w:before="100" w:beforeAutospacing="1" w:after="210" w:line="240" w:lineRule="auto"/>
    </w:pPr>
    <w:rPr>
      <w:rFonts w:eastAsia="Times New Roman" w:cs="Times New Roman"/>
      <w:sz w:val="24"/>
      <w:szCs w:val="24"/>
    </w:rPr>
  </w:style>
  <w:style w:type="paragraph" w:customStyle="1" w:styleId="step-33">
    <w:name w:val="step-33"/>
    <w:basedOn w:val="Normal"/>
    <w:rsid w:val="00C80421"/>
    <w:pPr>
      <w:spacing w:before="100" w:beforeAutospacing="1" w:after="210" w:line="240" w:lineRule="auto"/>
    </w:pPr>
    <w:rPr>
      <w:rFonts w:eastAsia="Times New Roman" w:cs="Times New Roman"/>
      <w:sz w:val="24"/>
      <w:szCs w:val="24"/>
    </w:rPr>
  </w:style>
  <w:style w:type="paragraph" w:customStyle="1" w:styleId="step-43">
    <w:name w:val="step-43"/>
    <w:basedOn w:val="Normal"/>
    <w:rsid w:val="00C80421"/>
    <w:pPr>
      <w:spacing w:before="100" w:beforeAutospacing="1" w:after="210" w:line="240" w:lineRule="auto"/>
    </w:pPr>
    <w:rPr>
      <w:rFonts w:eastAsia="Times New Roman" w:cs="Times New Roman"/>
      <w:sz w:val="24"/>
      <w:szCs w:val="24"/>
    </w:rPr>
  </w:style>
  <w:style w:type="paragraph" w:customStyle="1" w:styleId="step-53">
    <w:name w:val="step-53"/>
    <w:basedOn w:val="Normal"/>
    <w:rsid w:val="00C80421"/>
    <w:pPr>
      <w:spacing w:before="100" w:beforeAutospacing="1" w:after="210" w:line="240" w:lineRule="auto"/>
    </w:pPr>
    <w:rPr>
      <w:rFonts w:eastAsia="Times New Roman" w:cs="Times New Roman"/>
      <w:sz w:val="24"/>
      <w:szCs w:val="24"/>
    </w:rPr>
  </w:style>
  <w:style w:type="paragraph" w:customStyle="1" w:styleId="step-63">
    <w:name w:val="step-63"/>
    <w:basedOn w:val="Normal"/>
    <w:rsid w:val="00C80421"/>
    <w:pPr>
      <w:spacing w:before="100" w:beforeAutospacing="1" w:after="210" w:line="240" w:lineRule="auto"/>
    </w:pPr>
    <w:rPr>
      <w:rFonts w:eastAsia="Times New Roman" w:cs="Times New Roman"/>
      <w:sz w:val="24"/>
      <w:szCs w:val="24"/>
    </w:rPr>
  </w:style>
  <w:style w:type="paragraph" w:customStyle="1" w:styleId="img13">
    <w:name w:val="img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4">
    <w:name w:val="img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5">
    <w:name w:val="img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6">
    <w:name w:val="img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7">
    <w:name w:val="img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8">
    <w:name w:val="img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egend1">
    <w:name w:val="legend1"/>
    <w:basedOn w:val="Normal"/>
    <w:rsid w:val="00C80421"/>
    <w:pPr>
      <w:spacing w:line="375" w:lineRule="atLeast"/>
      <w:ind w:right="390"/>
    </w:pPr>
    <w:rPr>
      <w:rFonts w:eastAsia="Times New Roman" w:cs="Times New Roman"/>
      <w:vanish/>
      <w:sz w:val="24"/>
      <w:szCs w:val="24"/>
    </w:rPr>
  </w:style>
  <w:style w:type="paragraph" w:customStyle="1" w:styleId="default1">
    <w:name w:val="default1"/>
    <w:basedOn w:val="Normal"/>
    <w:rsid w:val="00C80421"/>
    <w:pPr>
      <w:spacing w:before="100" w:beforeAutospacing="1" w:after="210" w:line="240" w:lineRule="auto"/>
    </w:pPr>
    <w:rPr>
      <w:rFonts w:eastAsia="Times New Roman" w:cs="Times New Roman"/>
      <w:vanish/>
      <w:sz w:val="24"/>
      <w:szCs w:val="24"/>
    </w:rPr>
  </w:style>
  <w:style w:type="paragraph" w:customStyle="1" w:styleId="guide-stepsdiv1">
    <w:name w:val="guide-steps&gt;div1"/>
    <w:basedOn w:val="Normal"/>
    <w:rsid w:val="00C80421"/>
    <w:pPr>
      <w:spacing w:before="100" w:beforeAutospacing="1" w:after="210" w:line="240" w:lineRule="auto"/>
    </w:pPr>
    <w:rPr>
      <w:rFonts w:eastAsia="Times New Roman" w:cs="Times New Roman"/>
      <w:vanish/>
      <w:sz w:val="24"/>
      <w:szCs w:val="24"/>
    </w:rPr>
  </w:style>
  <w:style w:type="paragraph" w:customStyle="1" w:styleId="thumbnails1">
    <w:name w:val="thumbnails1"/>
    <w:basedOn w:val="Normal"/>
    <w:rsid w:val="00C80421"/>
    <w:pPr>
      <w:spacing w:before="100" w:beforeAutospacing="1" w:after="210" w:line="240" w:lineRule="auto"/>
    </w:pPr>
    <w:rPr>
      <w:rFonts w:eastAsia="Times New Roman" w:cs="Times New Roman"/>
      <w:sz w:val="24"/>
      <w:szCs w:val="24"/>
    </w:rPr>
  </w:style>
  <w:style w:type="paragraph" w:customStyle="1" w:styleId="img19">
    <w:name w:val="img19"/>
    <w:basedOn w:val="Normal"/>
    <w:rsid w:val="00C80421"/>
    <w:pPr>
      <w:spacing w:before="100" w:beforeAutospacing="1" w:after="210" w:line="240" w:lineRule="auto"/>
    </w:pPr>
    <w:rPr>
      <w:rFonts w:eastAsia="Times New Roman" w:cs="Times New Roman"/>
      <w:sz w:val="24"/>
      <w:szCs w:val="24"/>
    </w:rPr>
  </w:style>
  <w:style w:type="paragraph" w:customStyle="1" w:styleId="step-links1">
    <w:name w:val="step-links1"/>
    <w:basedOn w:val="Normal"/>
    <w:rsid w:val="00C80421"/>
    <w:pPr>
      <w:spacing w:after="210" w:line="240" w:lineRule="auto"/>
    </w:pPr>
    <w:rPr>
      <w:rFonts w:eastAsia="Times New Roman" w:cs="Times New Roman"/>
      <w:sz w:val="24"/>
      <w:szCs w:val="24"/>
    </w:rPr>
  </w:style>
  <w:style w:type="paragraph" w:customStyle="1" w:styleId="content1">
    <w:name w:val="content1"/>
    <w:basedOn w:val="Normal"/>
    <w:rsid w:val="00C80421"/>
    <w:pPr>
      <w:spacing w:before="100" w:beforeAutospacing="1" w:after="210" w:line="240" w:lineRule="auto"/>
    </w:pPr>
    <w:rPr>
      <w:rFonts w:eastAsia="Times New Roman" w:cs="Times New Roman"/>
      <w:sz w:val="24"/>
      <w:szCs w:val="24"/>
    </w:rPr>
  </w:style>
  <w:style w:type="paragraph" w:customStyle="1" w:styleId="previous1">
    <w:name w:val="previous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next1">
    <w:name w:val="next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ew-all1">
    <w:name w:val="view-all1"/>
    <w:basedOn w:val="Normal"/>
    <w:rsid w:val="00C80421"/>
    <w:pPr>
      <w:spacing w:before="100" w:beforeAutospacing="1" w:after="210" w:line="240" w:lineRule="auto"/>
      <w:ind w:left="300"/>
    </w:pPr>
    <w:rPr>
      <w:rFonts w:eastAsia="Times New Roman" w:cs="Times New Roman"/>
      <w:color w:val="666666"/>
      <w:sz w:val="24"/>
      <w:szCs w:val="24"/>
    </w:rPr>
  </w:style>
  <w:style w:type="paragraph" w:customStyle="1" w:styleId="img20">
    <w:name w:val="img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arrowlink9">
    <w:name w:val="arrowlink9"/>
    <w:basedOn w:val="Normal"/>
    <w:rsid w:val="00C80421"/>
    <w:pPr>
      <w:spacing w:before="100" w:beforeAutospacing="1" w:after="210" w:line="375" w:lineRule="atLeast"/>
    </w:pPr>
    <w:rPr>
      <w:rFonts w:eastAsia="Times New Roman" w:cs="Times New Roman"/>
      <w:color w:val="505050"/>
      <w:sz w:val="45"/>
      <w:szCs w:val="45"/>
    </w:rPr>
  </w:style>
  <w:style w:type="paragraph" w:customStyle="1" w:styleId="plus3">
    <w:name w:val="plus3"/>
    <w:basedOn w:val="Normal"/>
    <w:rsid w:val="00C80421"/>
    <w:pPr>
      <w:spacing w:before="100" w:beforeAutospacing="1" w:after="210" w:line="330" w:lineRule="atLeast"/>
    </w:pPr>
    <w:rPr>
      <w:rFonts w:eastAsia="Times New Roman" w:cs="Times New Roman"/>
      <w:sz w:val="24"/>
      <w:szCs w:val="24"/>
    </w:rPr>
  </w:style>
  <w:style w:type="paragraph" w:customStyle="1" w:styleId="question2">
    <w:name w:val="question2"/>
    <w:basedOn w:val="Normal"/>
    <w:rsid w:val="00C80421"/>
    <w:pPr>
      <w:spacing w:before="90" w:after="90" w:line="330" w:lineRule="atLeast"/>
    </w:pPr>
    <w:rPr>
      <w:rFonts w:eastAsia="Times New Roman" w:cs="Times New Roman"/>
      <w:b/>
      <w:bCs/>
      <w:color w:val="323232"/>
      <w:sz w:val="24"/>
      <w:szCs w:val="24"/>
    </w:rPr>
  </w:style>
  <w:style w:type="paragraph" w:customStyle="1" w:styleId="section-float-left9">
    <w:name w:val="section-float-left9"/>
    <w:basedOn w:val="Normal"/>
    <w:rsid w:val="00C80421"/>
    <w:pPr>
      <w:spacing w:before="100" w:beforeAutospacing="1" w:after="210" w:line="240" w:lineRule="auto"/>
    </w:pPr>
    <w:rPr>
      <w:rFonts w:eastAsia="Times New Roman" w:cs="Times New Roman"/>
      <w:sz w:val="24"/>
      <w:szCs w:val="24"/>
    </w:rPr>
  </w:style>
  <w:style w:type="paragraph" w:customStyle="1" w:styleId="section-float-right9">
    <w:name w:val="section-float-right9"/>
    <w:basedOn w:val="Normal"/>
    <w:rsid w:val="00C80421"/>
    <w:pPr>
      <w:spacing w:before="100" w:beforeAutospacing="1" w:after="210" w:line="240" w:lineRule="auto"/>
    </w:pPr>
    <w:rPr>
      <w:rFonts w:eastAsia="Times New Roman" w:cs="Times New Roman"/>
      <w:sz w:val="24"/>
      <w:szCs w:val="24"/>
    </w:rPr>
  </w:style>
  <w:style w:type="paragraph" w:customStyle="1" w:styleId="arrowbtn1">
    <w:name w:val="arrowbtn1"/>
    <w:basedOn w:val="Normal"/>
    <w:rsid w:val="00C80421"/>
    <w:pPr>
      <w:spacing w:before="450" w:after="210" w:line="240" w:lineRule="auto"/>
    </w:pPr>
    <w:rPr>
      <w:rFonts w:eastAsia="Times New Roman" w:cs="Times New Roman"/>
      <w:color w:val="FFFFFF"/>
      <w:sz w:val="45"/>
      <w:szCs w:val="45"/>
    </w:rPr>
  </w:style>
  <w:style w:type="paragraph" w:customStyle="1" w:styleId="slideshow-chunk2">
    <w:name w:val="slideshow-chunk2"/>
    <w:basedOn w:val="Normal"/>
    <w:rsid w:val="00C80421"/>
    <w:pPr>
      <w:spacing w:before="825" w:after="210" w:line="240" w:lineRule="auto"/>
    </w:pPr>
    <w:rPr>
      <w:rFonts w:eastAsia="Times New Roman" w:cs="Times New Roman"/>
      <w:sz w:val="24"/>
      <w:szCs w:val="24"/>
    </w:rPr>
  </w:style>
  <w:style w:type="paragraph" w:customStyle="1" w:styleId="slideshow-control1">
    <w:name w:val="slideshow-control1"/>
    <w:basedOn w:val="Normal"/>
    <w:rsid w:val="00C80421"/>
    <w:pPr>
      <w:spacing w:before="100" w:beforeAutospacing="1" w:after="210" w:line="240" w:lineRule="auto"/>
    </w:pPr>
    <w:rPr>
      <w:rFonts w:eastAsia="Times New Roman" w:cs="Times New Roman"/>
      <w:sz w:val="24"/>
      <w:szCs w:val="24"/>
    </w:rPr>
  </w:style>
  <w:style w:type="paragraph" w:customStyle="1" w:styleId="caption2">
    <w:name w:val="caption2"/>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3">
    <w:name w:val="caption3"/>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4">
    <w:name w:val="caption4"/>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5">
    <w:name w:val="caption5"/>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6">
    <w:name w:val="caption6"/>
    <w:basedOn w:val="Normal"/>
    <w:rsid w:val="00C80421"/>
    <w:pPr>
      <w:spacing w:before="100" w:beforeAutospacing="1" w:after="210" w:line="240" w:lineRule="auto"/>
      <w:jc w:val="center"/>
    </w:pPr>
    <w:rPr>
      <w:rFonts w:eastAsia="Times New Roman" w:cs="Times New Roman"/>
      <w:sz w:val="36"/>
      <w:szCs w:val="36"/>
    </w:rPr>
  </w:style>
  <w:style w:type="paragraph" w:customStyle="1" w:styleId="free-trial-ribbon11">
    <w:name w:val="free-trial-ribbon1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10">
    <w:name w:val="section-float-left10"/>
    <w:basedOn w:val="Normal"/>
    <w:rsid w:val="00C80421"/>
    <w:pPr>
      <w:spacing w:before="100" w:beforeAutospacing="1" w:after="210" w:line="240" w:lineRule="auto"/>
    </w:pPr>
    <w:rPr>
      <w:rFonts w:eastAsia="Times New Roman" w:cs="Times New Roman"/>
      <w:sz w:val="24"/>
      <w:szCs w:val="24"/>
    </w:rPr>
  </w:style>
  <w:style w:type="paragraph" w:customStyle="1" w:styleId="arrowbtn2">
    <w:name w:val="arrowbtn2"/>
    <w:basedOn w:val="Normal"/>
    <w:rsid w:val="00C80421"/>
    <w:pPr>
      <w:spacing w:before="150" w:after="120" w:line="240" w:lineRule="auto"/>
    </w:pPr>
    <w:rPr>
      <w:rFonts w:eastAsia="Times New Roman" w:cs="Times New Roman"/>
      <w:color w:val="FFFFFF"/>
      <w:sz w:val="45"/>
      <w:szCs w:val="45"/>
    </w:rPr>
  </w:style>
  <w:style w:type="paragraph" w:customStyle="1" w:styleId="section-float-left11">
    <w:name w:val="section-float-left11"/>
    <w:basedOn w:val="Normal"/>
    <w:rsid w:val="00C80421"/>
    <w:pPr>
      <w:spacing w:before="100" w:beforeAutospacing="1" w:after="210" w:line="240" w:lineRule="auto"/>
    </w:pPr>
    <w:rPr>
      <w:rFonts w:eastAsia="Times New Roman" w:cs="Times New Roman"/>
      <w:sz w:val="24"/>
      <w:szCs w:val="24"/>
    </w:rPr>
  </w:style>
  <w:style w:type="paragraph" w:customStyle="1" w:styleId="section-float-right10">
    <w:name w:val="section-float-right10"/>
    <w:basedOn w:val="Normal"/>
    <w:rsid w:val="00C80421"/>
    <w:pPr>
      <w:spacing w:before="100" w:beforeAutospacing="1" w:after="210" w:line="240" w:lineRule="auto"/>
    </w:pPr>
    <w:rPr>
      <w:rFonts w:eastAsia="Times New Roman" w:cs="Times New Roman"/>
      <w:sz w:val="24"/>
      <w:szCs w:val="24"/>
    </w:rPr>
  </w:style>
  <w:style w:type="paragraph" w:customStyle="1" w:styleId="section-boxes3">
    <w:name w:val="section-boxes3"/>
    <w:basedOn w:val="Normal"/>
    <w:rsid w:val="00C80421"/>
    <w:pPr>
      <w:spacing w:line="270" w:lineRule="atLeast"/>
      <w:ind w:left="-135" w:right="-135"/>
    </w:pPr>
    <w:rPr>
      <w:rFonts w:eastAsia="Times New Roman" w:cs="Times New Roman"/>
      <w:sz w:val="18"/>
      <w:szCs w:val="18"/>
    </w:rPr>
  </w:style>
  <w:style w:type="paragraph" w:customStyle="1" w:styleId="box3">
    <w:name w:val="box3"/>
    <w:basedOn w:val="Normal"/>
    <w:rsid w:val="00C80421"/>
    <w:pPr>
      <w:spacing w:line="240" w:lineRule="auto"/>
      <w:ind w:left="135" w:right="135"/>
    </w:pPr>
    <w:rPr>
      <w:rFonts w:eastAsia="Times New Roman" w:cs="Times New Roman"/>
      <w:sz w:val="24"/>
      <w:szCs w:val="24"/>
    </w:rPr>
  </w:style>
  <w:style w:type="paragraph" w:customStyle="1" w:styleId="section-float-right11">
    <w:name w:val="section-float-right11"/>
    <w:basedOn w:val="Normal"/>
    <w:rsid w:val="00C80421"/>
    <w:pPr>
      <w:spacing w:before="100" w:beforeAutospacing="1" w:after="210" w:line="240" w:lineRule="auto"/>
    </w:pPr>
    <w:rPr>
      <w:rFonts w:eastAsia="Times New Roman" w:cs="Times New Roman"/>
      <w:sz w:val="24"/>
      <w:szCs w:val="24"/>
    </w:rPr>
  </w:style>
  <w:style w:type="paragraph" w:customStyle="1" w:styleId="slideshow-chunk3">
    <w:name w:val="slideshow-chunk3"/>
    <w:basedOn w:val="Normal"/>
    <w:rsid w:val="00C80421"/>
    <w:pPr>
      <w:spacing w:after="210" w:line="240" w:lineRule="auto"/>
    </w:pPr>
    <w:rPr>
      <w:rFonts w:eastAsia="Times New Roman" w:cs="Times New Roman"/>
      <w:sz w:val="24"/>
      <w:szCs w:val="24"/>
    </w:rPr>
  </w:style>
  <w:style w:type="paragraph" w:customStyle="1" w:styleId="section9">
    <w:name w:val="section9"/>
    <w:basedOn w:val="Normal"/>
    <w:rsid w:val="00C80421"/>
    <w:pPr>
      <w:spacing w:before="100" w:beforeAutospacing="1" w:after="210" w:line="240" w:lineRule="auto"/>
    </w:pPr>
    <w:rPr>
      <w:rFonts w:eastAsia="Times New Roman" w:cs="Times New Roman"/>
      <w:sz w:val="24"/>
      <w:szCs w:val="24"/>
    </w:rPr>
  </w:style>
  <w:style w:type="paragraph" w:customStyle="1" w:styleId="arrowbtn3">
    <w:name w:val="arrowbtn3"/>
    <w:basedOn w:val="Normal"/>
    <w:rsid w:val="00C80421"/>
    <w:pPr>
      <w:spacing w:after="150" w:line="240" w:lineRule="auto"/>
    </w:pPr>
    <w:rPr>
      <w:rFonts w:eastAsia="Times New Roman" w:cs="Times New Roman"/>
      <w:color w:val="FFFFFF"/>
      <w:sz w:val="45"/>
      <w:szCs w:val="45"/>
    </w:rPr>
  </w:style>
  <w:style w:type="paragraph" w:customStyle="1" w:styleId="section-boxes4">
    <w:name w:val="section-boxes4"/>
    <w:basedOn w:val="Normal"/>
    <w:rsid w:val="00C80421"/>
    <w:pPr>
      <w:spacing w:before="390" w:after="600" w:line="240" w:lineRule="auto"/>
      <w:ind w:left="-165" w:right="-165"/>
    </w:pPr>
    <w:rPr>
      <w:rFonts w:eastAsia="Times New Roman" w:cs="Times New Roman"/>
      <w:sz w:val="24"/>
      <w:szCs w:val="24"/>
    </w:rPr>
  </w:style>
  <w:style w:type="paragraph" w:customStyle="1" w:styleId="box4">
    <w:name w:val="box4"/>
    <w:basedOn w:val="Normal"/>
    <w:rsid w:val="00C80421"/>
    <w:pPr>
      <w:shd w:val="clear" w:color="auto" w:fill="000000"/>
      <w:spacing w:line="240" w:lineRule="auto"/>
      <w:ind w:left="165" w:right="165"/>
    </w:pPr>
    <w:rPr>
      <w:rFonts w:eastAsia="Times New Roman" w:cs="Times New Roman"/>
      <w:sz w:val="24"/>
      <w:szCs w:val="24"/>
    </w:rPr>
  </w:style>
  <w:style w:type="paragraph" w:customStyle="1" w:styleId="b11">
    <w:name w:val="b11"/>
    <w:basedOn w:val="Normal"/>
    <w:rsid w:val="00C80421"/>
    <w:pPr>
      <w:spacing w:before="100" w:beforeAutospacing="1" w:after="210" w:line="240" w:lineRule="auto"/>
    </w:pPr>
    <w:rPr>
      <w:rFonts w:eastAsia="Times New Roman" w:cs="Times New Roman"/>
      <w:sz w:val="24"/>
      <w:szCs w:val="24"/>
    </w:rPr>
  </w:style>
  <w:style w:type="paragraph" w:customStyle="1" w:styleId="b21">
    <w:name w:val="b21"/>
    <w:basedOn w:val="Normal"/>
    <w:rsid w:val="00C80421"/>
    <w:pPr>
      <w:spacing w:before="100" w:beforeAutospacing="1" w:after="210" w:line="240" w:lineRule="auto"/>
    </w:pPr>
    <w:rPr>
      <w:rFonts w:eastAsia="Times New Roman" w:cs="Times New Roman"/>
      <w:sz w:val="24"/>
      <w:szCs w:val="24"/>
    </w:rPr>
  </w:style>
  <w:style w:type="paragraph" w:customStyle="1" w:styleId="b31">
    <w:name w:val="b31"/>
    <w:basedOn w:val="Normal"/>
    <w:rsid w:val="00C80421"/>
    <w:pPr>
      <w:spacing w:before="100" w:beforeAutospacing="1" w:after="210" w:line="240" w:lineRule="auto"/>
    </w:pPr>
    <w:rPr>
      <w:rFonts w:eastAsia="Times New Roman" w:cs="Times New Roman"/>
      <w:sz w:val="24"/>
      <w:szCs w:val="24"/>
    </w:rPr>
  </w:style>
  <w:style w:type="paragraph" w:customStyle="1" w:styleId="article-link1">
    <w:name w:val="article-link1"/>
    <w:basedOn w:val="Normal"/>
    <w:rsid w:val="00C80421"/>
    <w:pPr>
      <w:spacing w:before="100" w:beforeAutospacing="1" w:after="30" w:line="240" w:lineRule="auto"/>
    </w:pPr>
    <w:rPr>
      <w:rFonts w:eastAsia="Times New Roman" w:cs="Times New Roman"/>
      <w:sz w:val="24"/>
      <w:szCs w:val="24"/>
    </w:rPr>
  </w:style>
  <w:style w:type="paragraph" w:customStyle="1" w:styleId="article-desc1">
    <w:name w:val="article-desc1"/>
    <w:basedOn w:val="Normal"/>
    <w:rsid w:val="00C80421"/>
    <w:pPr>
      <w:spacing w:before="30" w:after="210" w:line="240" w:lineRule="auto"/>
    </w:pPr>
    <w:rPr>
      <w:rFonts w:eastAsia="Times New Roman" w:cs="Times New Roman"/>
      <w:color w:val="999999"/>
      <w:szCs w:val="21"/>
    </w:rPr>
  </w:style>
  <w:style w:type="paragraph" w:customStyle="1" w:styleId="hero19">
    <w:name w:val="hero19"/>
    <w:basedOn w:val="Normal"/>
    <w:rsid w:val="00C80421"/>
    <w:pPr>
      <w:spacing w:before="100" w:beforeAutospacing="1" w:after="210" w:line="240" w:lineRule="auto"/>
    </w:pPr>
    <w:rPr>
      <w:rFonts w:eastAsia="Times New Roman" w:cs="Times New Roman"/>
      <w:color w:val="FFFFFF"/>
      <w:sz w:val="24"/>
      <w:szCs w:val="24"/>
    </w:rPr>
  </w:style>
  <w:style w:type="paragraph" w:customStyle="1" w:styleId="section-float-left12">
    <w:name w:val="section-float-lef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2">
    <w:name w:val="section-float-righ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3">
    <w:name w:val="section-float-right13"/>
    <w:basedOn w:val="Normal"/>
    <w:rsid w:val="00C80421"/>
    <w:pPr>
      <w:spacing w:before="100" w:beforeAutospacing="1" w:after="210" w:line="240" w:lineRule="auto"/>
    </w:pPr>
    <w:rPr>
      <w:rFonts w:eastAsia="Times New Roman" w:cs="Times New Roman"/>
      <w:sz w:val="24"/>
      <w:szCs w:val="24"/>
    </w:rPr>
  </w:style>
  <w:style w:type="paragraph" w:customStyle="1" w:styleId="section-float-left13">
    <w:name w:val="section-float-left13"/>
    <w:basedOn w:val="Normal"/>
    <w:rsid w:val="00C80421"/>
    <w:pPr>
      <w:spacing w:before="100" w:beforeAutospacing="1" w:after="210" w:line="240" w:lineRule="auto"/>
    </w:pPr>
    <w:rPr>
      <w:rFonts w:eastAsia="Times New Roman" w:cs="Times New Roman"/>
      <w:sz w:val="24"/>
      <w:szCs w:val="24"/>
    </w:rPr>
  </w:style>
  <w:style w:type="paragraph" w:customStyle="1" w:styleId="s41">
    <w:name w:val="s41"/>
    <w:basedOn w:val="Normal"/>
    <w:rsid w:val="00C80421"/>
    <w:pPr>
      <w:spacing w:before="100" w:beforeAutospacing="1" w:after="210" w:line="240" w:lineRule="auto"/>
    </w:pPr>
    <w:rPr>
      <w:rFonts w:eastAsia="Times New Roman" w:cs="Times New Roman"/>
      <w:sz w:val="24"/>
      <w:szCs w:val="24"/>
    </w:rPr>
  </w:style>
  <w:style w:type="paragraph" w:customStyle="1" w:styleId="s51">
    <w:name w:val="s51"/>
    <w:basedOn w:val="Normal"/>
    <w:rsid w:val="00C80421"/>
    <w:pPr>
      <w:spacing w:before="100" w:beforeAutospacing="1" w:after="210" w:line="240" w:lineRule="auto"/>
    </w:pPr>
    <w:rPr>
      <w:rFonts w:eastAsia="Times New Roman" w:cs="Times New Roman"/>
      <w:sz w:val="24"/>
      <w:szCs w:val="24"/>
    </w:rPr>
  </w:style>
  <w:style w:type="paragraph" w:customStyle="1" w:styleId="s61">
    <w:name w:val="s6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1">
    <w:name w:val="wa-scriptcenter-controlcontainer1"/>
    <w:basedOn w:val="Normal"/>
    <w:rsid w:val="00C80421"/>
    <w:pPr>
      <w:pBdr>
        <w:bottom w:val="single" w:sz="6" w:space="11" w:color="CACACC"/>
      </w:pBdr>
      <w:spacing w:before="100" w:beforeAutospacing="1" w:after="750" w:line="240" w:lineRule="auto"/>
    </w:pPr>
    <w:rPr>
      <w:rFonts w:eastAsia="Times New Roman" w:cs="Times New Roman"/>
      <w:sz w:val="24"/>
      <w:szCs w:val="24"/>
    </w:rPr>
  </w:style>
  <w:style w:type="paragraph" w:customStyle="1" w:styleId="wa-scriptcenter-control1">
    <w:name w:val="wa-scriptcenter-control1"/>
    <w:basedOn w:val="Normal"/>
    <w:rsid w:val="00C80421"/>
    <w:pPr>
      <w:spacing w:before="100" w:beforeAutospacing="1" w:after="210" w:line="240" w:lineRule="auto"/>
      <w:ind w:left="450"/>
    </w:pPr>
    <w:rPr>
      <w:rFonts w:eastAsia="Times New Roman" w:cs="Times New Roman"/>
      <w:sz w:val="24"/>
      <w:szCs w:val="24"/>
    </w:rPr>
  </w:style>
  <w:style w:type="paragraph" w:customStyle="1" w:styleId="wa-scriptcenter-contentmain1">
    <w:name w:val="wa-scriptcenter-contentmai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1">
    <w:name w:val="wa-scriptcenter-contentaside1"/>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1">
    <w:name w:val="wa-scriptcenter-scriptcontainer1"/>
    <w:basedOn w:val="Normal"/>
    <w:rsid w:val="00C80421"/>
    <w:pPr>
      <w:spacing w:before="100" w:beforeAutospacing="1" w:after="750" w:line="240" w:lineRule="auto"/>
    </w:pPr>
    <w:rPr>
      <w:rFonts w:eastAsia="Times New Roman" w:cs="Times New Roman"/>
      <w:sz w:val="24"/>
      <w:szCs w:val="24"/>
    </w:rPr>
  </w:style>
  <w:style w:type="paragraph" w:customStyle="1" w:styleId="wa-scriptcenter-script1">
    <w:name w:val="wa-scriptcenter-script1"/>
    <w:basedOn w:val="Normal"/>
    <w:rsid w:val="00C80421"/>
    <w:pPr>
      <w:spacing w:before="100" w:beforeAutospacing="1" w:after="300" w:line="240" w:lineRule="auto"/>
    </w:pPr>
    <w:rPr>
      <w:rFonts w:eastAsia="Times New Roman" w:cs="Times New Roman"/>
      <w:sz w:val="24"/>
      <w:szCs w:val="24"/>
    </w:rPr>
  </w:style>
  <w:style w:type="paragraph" w:customStyle="1" w:styleId="wa-scriptcenter-furtherreading1">
    <w:name w:val="wa-scriptcenter-furtherreading1"/>
    <w:basedOn w:val="Normal"/>
    <w:rsid w:val="00C80421"/>
    <w:pPr>
      <w:spacing w:line="240" w:lineRule="auto"/>
    </w:pPr>
    <w:rPr>
      <w:rFonts w:eastAsia="Times New Roman" w:cs="Times New Roman"/>
      <w:sz w:val="24"/>
      <w:szCs w:val="24"/>
    </w:rPr>
  </w:style>
  <w:style w:type="paragraph" w:customStyle="1" w:styleId="pagination2">
    <w:name w:val="pagination2"/>
    <w:basedOn w:val="Normal"/>
    <w:rsid w:val="00C80421"/>
    <w:pPr>
      <w:spacing w:after="750" w:line="240" w:lineRule="auto"/>
      <w:jc w:val="center"/>
    </w:pPr>
    <w:rPr>
      <w:rFonts w:eastAsia="Times New Roman" w:cs="Times New Roman"/>
      <w:sz w:val="24"/>
      <w:szCs w:val="24"/>
    </w:rPr>
  </w:style>
  <w:style w:type="paragraph" w:customStyle="1" w:styleId="wa-resourceblocks-header1">
    <w:name w:val="wa-resourceblocks-header1"/>
    <w:basedOn w:val="Normal"/>
    <w:rsid w:val="00C80421"/>
    <w:pPr>
      <w:spacing w:before="100" w:beforeAutospacing="1" w:after="150" w:line="360" w:lineRule="atLeast"/>
    </w:pPr>
    <w:rPr>
      <w:rFonts w:eastAsia="Times New Roman" w:cs="Times New Roman"/>
      <w:sz w:val="30"/>
      <w:szCs w:val="30"/>
    </w:rPr>
  </w:style>
  <w:style w:type="paragraph" w:customStyle="1" w:styleId="pricing-quick-links1">
    <w:name w:val="pricing-quick-links1"/>
    <w:basedOn w:val="Normal"/>
    <w:rsid w:val="00C80421"/>
    <w:pPr>
      <w:spacing w:before="100" w:beforeAutospacing="1" w:after="210" w:line="240" w:lineRule="auto"/>
      <w:ind w:left="750"/>
    </w:pPr>
    <w:rPr>
      <w:rFonts w:eastAsia="Times New Roman" w:cs="Times New Roman"/>
      <w:sz w:val="24"/>
      <w:szCs w:val="24"/>
    </w:rPr>
  </w:style>
  <w:style w:type="paragraph" w:customStyle="1" w:styleId="search-box2">
    <w:name w:val="search-box2"/>
    <w:basedOn w:val="Normal"/>
    <w:rsid w:val="00C80421"/>
    <w:pPr>
      <w:spacing w:before="100" w:beforeAutospacing="1" w:after="210" w:line="240" w:lineRule="auto"/>
    </w:pPr>
    <w:rPr>
      <w:rFonts w:eastAsia="Times New Roman" w:cs="Times New Roman"/>
      <w:sz w:val="24"/>
      <w:szCs w:val="24"/>
    </w:rPr>
  </w:style>
  <w:style w:type="paragraph" w:customStyle="1" w:styleId="slider-pricing-group6">
    <w:name w:val="slider-pricing-group6"/>
    <w:basedOn w:val="Normal"/>
    <w:rsid w:val="00C80421"/>
    <w:pPr>
      <w:spacing w:before="100" w:beforeAutospacing="1" w:after="210" w:line="240" w:lineRule="auto"/>
    </w:pPr>
    <w:rPr>
      <w:rFonts w:eastAsia="Times New Roman" w:cs="Times New Roman"/>
      <w:sz w:val="24"/>
      <w:szCs w:val="24"/>
    </w:rPr>
  </w:style>
  <w:style w:type="paragraph" w:customStyle="1" w:styleId="ui-slider-range4">
    <w:name w:val="ui-slider-range4"/>
    <w:basedOn w:val="Normal"/>
    <w:rsid w:val="00C80421"/>
    <w:pPr>
      <w:spacing w:before="100" w:beforeAutospacing="1" w:after="210" w:line="240" w:lineRule="auto"/>
    </w:pPr>
    <w:rPr>
      <w:rFonts w:eastAsia="Times New Roman" w:cs="Times New Roman"/>
      <w:sz w:val="24"/>
      <w:szCs w:val="24"/>
    </w:rPr>
  </w:style>
  <w:style w:type="paragraph" w:customStyle="1" w:styleId="wizard-style1">
    <w:name w:val="wizard-style1"/>
    <w:basedOn w:val="Normal"/>
    <w:rsid w:val="00C80421"/>
    <w:pPr>
      <w:spacing w:before="100" w:beforeAutospacing="1" w:after="210" w:line="240" w:lineRule="auto"/>
    </w:pPr>
    <w:rPr>
      <w:rFonts w:eastAsia="Times New Roman" w:cs="Times New Roman"/>
      <w:vanish/>
      <w:sz w:val="24"/>
      <w:szCs w:val="24"/>
    </w:rPr>
  </w:style>
  <w:style w:type="paragraph" w:customStyle="1" w:styleId="wizard-style2">
    <w:name w:val="wizard-style2"/>
    <w:basedOn w:val="Normal"/>
    <w:rsid w:val="00C80421"/>
    <w:pPr>
      <w:spacing w:before="100" w:beforeAutospacing="1" w:after="210" w:line="240" w:lineRule="auto"/>
    </w:pPr>
    <w:rPr>
      <w:rFonts w:eastAsia="Times New Roman" w:cs="Times New Roman"/>
      <w:vanish/>
      <w:sz w:val="24"/>
      <w:szCs w:val="24"/>
    </w:rPr>
  </w:style>
  <w:style w:type="paragraph" w:customStyle="1" w:styleId="dev-onpage-video-wrapper3">
    <w:name w:val="dev-onpage-video-wrapper3"/>
    <w:basedOn w:val="Normal"/>
    <w:rsid w:val="00C80421"/>
    <w:pPr>
      <w:spacing w:before="100" w:beforeAutospacing="1" w:after="210" w:line="240" w:lineRule="auto"/>
    </w:pPr>
    <w:rPr>
      <w:rFonts w:eastAsia="Times New Roman" w:cs="Times New Roman"/>
      <w:sz w:val="24"/>
      <w:szCs w:val="24"/>
    </w:rPr>
  </w:style>
  <w:style w:type="paragraph" w:customStyle="1" w:styleId="hero20">
    <w:name w:val="hero20"/>
    <w:basedOn w:val="Normal"/>
    <w:rsid w:val="00C80421"/>
    <w:pPr>
      <w:spacing w:before="2430" w:after="210" w:line="240" w:lineRule="auto"/>
    </w:pPr>
    <w:rPr>
      <w:rFonts w:eastAsia="Times New Roman" w:cs="Times New Roman"/>
      <w:sz w:val="24"/>
      <w:szCs w:val="24"/>
    </w:rPr>
  </w:style>
  <w:style w:type="paragraph" w:customStyle="1" w:styleId="pagination-ellipses1">
    <w:name w:val="pagination-ellipses1"/>
    <w:basedOn w:val="Normal"/>
    <w:rsid w:val="00C80421"/>
    <w:pPr>
      <w:spacing w:before="100" w:beforeAutospacing="1" w:after="210" w:line="405" w:lineRule="atLeast"/>
      <w:ind w:left="-45" w:right="-45"/>
      <w:jc w:val="center"/>
    </w:pPr>
    <w:rPr>
      <w:rFonts w:eastAsia="Times New Roman" w:cs="Times New Roman"/>
      <w:color w:val="CCCCCC"/>
      <w:sz w:val="36"/>
      <w:szCs w:val="36"/>
    </w:rPr>
  </w:style>
  <w:style w:type="paragraph" w:customStyle="1" w:styleId="pagination-prev1">
    <w:name w:val="pagination-prev1"/>
    <w:basedOn w:val="Normal"/>
    <w:rsid w:val="00C80421"/>
    <w:pPr>
      <w:spacing w:before="100" w:beforeAutospacing="1" w:after="210" w:line="240" w:lineRule="auto"/>
    </w:pPr>
    <w:rPr>
      <w:rFonts w:eastAsia="Times New Roman" w:cs="Times New Roman"/>
      <w:sz w:val="23"/>
      <w:szCs w:val="23"/>
    </w:rPr>
  </w:style>
  <w:style w:type="paragraph" w:customStyle="1" w:styleId="pagination-next1">
    <w:name w:val="pagination-next1"/>
    <w:basedOn w:val="Normal"/>
    <w:rsid w:val="00C80421"/>
    <w:pPr>
      <w:spacing w:before="100" w:beforeAutospacing="1" w:after="210" w:line="240" w:lineRule="auto"/>
    </w:pPr>
    <w:rPr>
      <w:rFonts w:eastAsia="Times New Roman" w:cs="Times New Roman"/>
      <w:sz w:val="23"/>
      <w:szCs w:val="23"/>
    </w:rPr>
  </w:style>
  <w:style w:type="paragraph" w:customStyle="1" w:styleId="disabled1">
    <w:name w:val="disabled1"/>
    <w:basedOn w:val="Normal"/>
    <w:rsid w:val="00C80421"/>
    <w:pPr>
      <w:spacing w:before="100" w:beforeAutospacing="1" w:after="210" w:line="240" w:lineRule="auto"/>
    </w:pPr>
    <w:rPr>
      <w:rFonts w:eastAsia="Times New Roman" w:cs="Times New Roman"/>
      <w:color w:val="333333"/>
      <w:sz w:val="24"/>
      <w:szCs w:val="24"/>
    </w:rPr>
  </w:style>
  <w:style w:type="paragraph" w:customStyle="1" w:styleId="list3">
    <w:name w:val="list3"/>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active3">
    <w:name w:val="active3"/>
    <w:basedOn w:val="Normal"/>
    <w:rsid w:val="00C80421"/>
    <w:pPr>
      <w:spacing w:before="100" w:beforeAutospacing="1" w:after="210" w:line="240" w:lineRule="auto"/>
    </w:pPr>
    <w:rPr>
      <w:rFonts w:eastAsia="Times New Roman" w:cs="Times New Roman"/>
      <w:color w:val="008FBF"/>
      <w:sz w:val="24"/>
      <w:szCs w:val="24"/>
    </w:rPr>
  </w:style>
  <w:style w:type="paragraph" w:styleId="z-TopofForm">
    <w:name w:val="HTML Top of Form"/>
    <w:basedOn w:val="Normal"/>
    <w:next w:val="Normal"/>
    <w:link w:val="z-TopofFormChar"/>
    <w:hidden/>
    <w:uiPriority w:val="99"/>
    <w:semiHidden/>
    <w:unhideWhenUsed/>
    <w:rsid w:val="00C80421"/>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80421"/>
    <w:rPr>
      <w:rFonts w:ascii="Arial" w:eastAsia="Times New Roman" w:hAnsi="Arial" w:cs="Arial"/>
      <w:vanish/>
      <w:sz w:val="16"/>
      <w:szCs w:val="16"/>
    </w:rPr>
  </w:style>
  <w:style w:type="character" w:customStyle="1" w:styleId="kwd">
    <w:name w:val="kwd"/>
    <w:basedOn w:val="DefaultParagraphFont"/>
    <w:rsid w:val="00C80421"/>
  </w:style>
  <w:style w:type="character" w:customStyle="1" w:styleId="pln1">
    <w:name w:val="pln1"/>
    <w:basedOn w:val="DefaultParagraphFont"/>
    <w:rsid w:val="00C80421"/>
    <w:rPr>
      <w:color w:val="000000"/>
    </w:rPr>
  </w:style>
  <w:style w:type="character" w:customStyle="1" w:styleId="typ">
    <w:name w:val="typ"/>
    <w:basedOn w:val="DefaultParagraphFont"/>
    <w:rsid w:val="00C80421"/>
  </w:style>
  <w:style w:type="character" w:customStyle="1" w:styleId="pun">
    <w:name w:val="pun"/>
    <w:basedOn w:val="DefaultParagraphFont"/>
    <w:rsid w:val="00C80421"/>
  </w:style>
  <w:style w:type="character" w:customStyle="1" w:styleId="str">
    <w:name w:val="str"/>
    <w:basedOn w:val="DefaultParagraphFont"/>
    <w:rsid w:val="00C80421"/>
  </w:style>
  <w:style w:type="character" w:customStyle="1" w:styleId="short-header">
    <w:name w:val="short-header"/>
    <w:basedOn w:val="DefaultParagraphFont"/>
    <w:rsid w:val="00C80421"/>
  </w:style>
  <w:style w:type="character" w:customStyle="1" w:styleId="com">
    <w:name w:val="com"/>
    <w:basedOn w:val="DefaultParagraphFont"/>
    <w:rsid w:val="00C80421"/>
  </w:style>
  <w:style w:type="paragraph" w:styleId="z-BottomofForm">
    <w:name w:val="HTML Bottom of Form"/>
    <w:basedOn w:val="Normal"/>
    <w:next w:val="Normal"/>
    <w:link w:val="z-BottomofFormChar"/>
    <w:hidden/>
    <w:uiPriority w:val="99"/>
    <w:semiHidden/>
    <w:unhideWhenUsed/>
    <w:rsid w:val="00C80421"/>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80421"/>
    <w:rPr>
      <w:rFonts w:ascii="Arial" w:eastAsia="Times New Roman" w:hAnsi="Arial" w:cs="Arial"/>
      <w:vanish/>
      <w:sz w:val="16"/>
      <w:szCs w:val="16"/>
    </w:rPr>
  </w:style>
  <w:style w:type="paragraph" w:styleId="ListParagraph">
    <w:name w:val="List Paragraph"/>
    <w:basedOn w:val="Normal"/>
    <w:uiPriority w:val="34"/>
    <w:qFormat/>
    <w:rsid w:val="00DA58A8"/>
    <w:pPr>
      <w:contextualSpacing/>
    </w:pPr>
  </w:style>
  <w:style w:type="paragraph" w:customStyle="1" w:styleId="Style1">
    <w:name w:val="Style1"/>
    <w:basedOn w:val="Normal"/>
    <w:qFormat/>
    <w:rsid w:val="0045589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pPr>
    <w:rPr>
      <w:rFonts w:ascii="Courier New" w:hAnsi="Courier New" w:cs="Courier New"/>
      <w:sz w:val="20"/>
      <w:lang w:val="en"/>
    </w:rPr>
  </w:style>
  <w:style w:type="paragraph" w:styleId="TOCHeading">
    <w:name w:val="TOC Heading"/>
    <w:basedOn w:val="Heading1"/>
    <w:next w:val="Normal"/>
    <w:uiPriority w:val="39"/>
    <w:unhideWhenUsed/>
    <w:qFormat/>
    <w:rsid w:val="00DC00AE"/>
    <w:pPr>
      <w:keepNext/>
      <w:keepLines/>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1">
    <w:name w:val="toc 1"/>
    <w:basedOn w:val="Normal"/>
    <w:next w:val="Normal"/>
    <w:autoRedefine/>
    <w:uiPriority w:val="39"/>
    <w:unhideWhenUsed/>
    <w:rsid w:val="00DC00AE"/>
    <w:pPr>
      <w:spacing w:after="100"/>
    </w:pPr>
  </w:style>
  <w:style w:type="paragraph" w:styleId="TOC2">
    <w:name w:val="toc 2"/>
    <w:basedOn w:val="Normal"/>
    <w:next w:val="Normal"/>
    <w:autoRedefine/>
    <w:uiPriority w:val="39"/>
    <w:unhideWhenUsed/>
    <w:rsid w:val="00DC00AE"/>
    <w:pPr>
      <w:spacing w:after="100"/>
      <w:ind w:left="220"/>
    </w:pPr>
  </w:style>
  <w:style w:type="paragraph" w:styleId="TOC3">
    <w:name w:val="toc 3"/>
    <w:basedOn w:val="Normal"/>
    <w:next w:val="Normal"/>
    <w:autoRedefine/>
    <w:uiPriority w:val="39"/>
    <w:unhideWhenUsed/>
    <w:rsid w:val="00DC00AE"/>
    <w:pPr>
      <w:spacing w:after="100"/>
      <w:ind w:left="440"/>
    </w:pPr>
  </w:style>
  <w:style w:type="paragraph" w:customStyle="1" w:styleId="HOLTitle1">
    <w:name w:val="HOL Title 1"/>
    <w:basedOn w:val="Normal"/>
    <w:rsid w:val="009F5A24"/>
    <w:pPr>
      <w:spacing w:before="0" w:line="240" w:lineRule="auto"/>
    </w:pPr>
    <w:rPr>
      <w:rFonts w:ascii="Arial Black" w:eastAsia="Batang" w:hAnsi="Arial Black" w:cs="Times New Roman"/>
      <w:sz w:val="72"/>
      <w:szCs w:val="20"/>
      <w:lang w:eastAsia="ko-KR" w:bidi="en-US"/>
    </w:rPr>
  </w:style>
  <w:style w:type="paragraph" w:customStyle="1" w:styleId="CopyrightText">
    <w:name w:val="CopyrightText"/>
    <w:basedOn w:val="Normal"/>
    <w:rsid w:val="009F5A24"/>
    <w:pPr>
      <w:spacing w:before="0" w:line="240" w:lineRule="auto"/>
      <w:ind w:firstLine="360"/>
    </w:pPr>
    <w:rPr>
      <w:rFonts w:ascii="Arial" w:eastAsia="Times New Roman" w:hAnsi="Arial" w:cs="Arial"/>
      <w:sz w:val="20"/>
      <w:szCs w:val="20"/>
      <w:lang w:bidi="he-IL"/>
    </w:rPr>
  </w:style>
  <w:style w:type="character" w:customStyle="1" w:styleId="codelanguage1">
    <w:name w:val="codelanguage1"/>
    <w:basedOn w:val="DefaultParagraphFont"/>
    <w:rsid w:val="00402D18"/>
    <w:rPr>
      <w:b/>
      <w:bCs/>
      <w:vanish w:val="0"/>
      <w:webHidden w:val="0"/>
      <w:color w:val="000066"/>
      <w:shd w:val="clear" w:color="auto" w:fill="EFEFF7"/>
      <w:specVanish w:val="0"/>
    </w:rPr>
  </w:style>
  <w:style w:type="paragraph" w:styleId="Header">
    <w:name w:val="header"/>
    <w:basedOn w:val="Normal"/>
    <w:link w:val="HeaderChar"/>
    <w:uiPriority w:val="99"/>
    <w:unhideWhenUsed/>
    <w:rsid w:val="003C27E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C27E6"/>
    <w:rPr>
      <w:rFonts w:ascii="Times New Roman" w:hAnsi="Times New Roman"/>
    </w:rPr>
  </w:style>
  <w:style w:type="paragraph" w:styleId="Footer">
    <w:name w:val="footer"/>
    <w:basedOn w:val="Normal"/>
    <w:link w:val="FooterChar"/>
    <w:uiPriority w:val="99"/>
    <w:unhideWhenUsed/>
    <w:rsid w:val="003C27E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C27E6"/>
    <w:rPr>
      <w:rFonts w:ascii="Times New Roman" w:hAnsi="Times New Roman"/>
    </w:rPr>
  </w:style>
  <w:style w:type="paragraph" w:customStyle="1" w:styleId="DocumentTitleSecond">
    <w:name w:val="Document Title Second"/>
    <w:basedOn w:val="Normal"/>
    <w:next w:val="Normal"/>
    <w:qFormat/>
    <w:rsid w:val="002A153E"/>
    <w:pPr>
      <w:spacing w:before="360" w:after="360" w:line="240" w:lineRule="auto"/>
      <w:ind w:left="0" w:right="2160"/>
    </w:pPr>
    <w:rPr>
      <w:rFonts w:ascii="Arial" w:eastAsia="MS Mincho" w:hAnsi="Arial" w:cs="Tahoma"/>
      <w:bCs/>
      <w:kern w:val="32"/>
      <w:sz w:val="36"/>
      <w:szCs w:val="36"/>
      <w:lang w:eastAsia="ja-JP"/>
    </w:rPr>
  </w:style>
  <w:style w:type="paragraph" w:styleId="Title">
    <w:name w:val="Title"/>
    <w:basedOn w:val="Normal"/>
    <w:next w:val="Normal"/>
    <w:link w:val="TitleChar"/>
    <w:qFormat/>
    <w:rsid w:val="002A153E"/>
    <w:pPr>
      <w:pBdr>
        <w:bottom w:val="single" w:sz="8" w:space="2" w:color="5B9BD5" w:themeColor="accent1"/>
      </w:pBdr>
      <w:spacing w:before="0" w:after="300" w:line="240" w:lineRule="auto"/>
      <w:ind w:left="0"/>
      <w:contextualSpacing/>
    </w:pPr>
    <w:rPr>
      <w:rFonts w:ascii="Calibri" w:eastAsiaTheme="majorEastAsia" w:hAnsi="Calibri" w:cstheme="majorBidi"/>
      <w:b/>
      <w:color w:val="5B9BD5" w:themeColor="accent1"/>
      <w:kern w:val="28"/>
      <w:sz w:val="64"/>
      <w:szCs w:val="52"/>
    </w:rPr>
  </w:style>
  <w:style w:type="character" w:customStyle="1" w:styleId="TitleChar">
    <w:name w:val="Title Char"/>
    <w:basedOn w:val="DefaultParagraphFont"/>
    <w:link w:val="Title"/>
    <w:rsid w:val="002A153E"/>
    <w:rPr>
      <w:rFonts w:ascii="Calibri" w:eastAsiaTheme="majorEastAsia" w:hAnsi="Calibri" w:cstheme="majorBidi"/>
      <w:b/>
      <w:color w:val="5B9BD5" w:themeColor="accent1"/>
      <w:kern w:val="28"/>
      <w:sz w:val="64"/>
      <w:szCs w:val="52"/>
    </w:rPr>
  </w:style>
  <w:style w:type="paragraph" w:customStyle="1" w:styleId="Code">
    <w:name w:val="Code"/>
    <w:basedOn w:val="Normal"/>
    <w:qFormat/>
    <w:rsid w:val="002E2BC9"/>
    <w:pPr>
      <w:shd w:val="clear" w:color="auto" w:fill="F2F2F2" w:themeFill="background1" w:themeFillShade="F2"/>
      <w:spacing w:before="0"/>
      <w:ind w:left="1800"/>
    </w:pPr>
    <w:rPr>
      <w:rFonts w:ascii="Courier New" w:hAnsi="Courier New" w:cs="Courier New"/>
      <w:sz w:val="20"/>
    </w:rPr>
  </w:style>
  <w:style w:type="table" w:styleId="TableGrid">
    <w:name w:val="Table Grid"/>
    <w:basedOn w:val="TableNormal"/>
    <w:uiPriority w:val="39"/>
    <w:rsid w:val="00A766F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55F7F"/>
    <w:pPr>
      <w:spacing w:before="0" w:line="240" w:lineRule="auto"/>
    </w:pPr>
    <w:rPr>
      <w:rFonts w:cs="Segoe UI"/>
      <w:sz w:val="18"/>
      <w:szCs w:val="18"/>
    </w:rPr>
  </w:style>
  <w:style w:type="character" w:customStyle="1" w:styleId="BalloonTextChar">
    <w:name w:val="Balloon Text Char"/>
    <w:basedOn w:val="DefaultParagraphFont"/>
    <w:link w:val="BalloonText"/>
    <w:uiPriority w:val="99"/>
    <w:semiHidden/>
    <w:rsid w:val="00655F7F"/>
    <w:rPr>
      <w:rFonts w:ascii="Segoe UI" w:hAnsi="Segoe UI" w:cs="Segoe UI"/>
      <w:sz w:val="18"/>
      <w:szCs w:val="18"/>
    </w:rPr>
  </w:style>
  <w:style w:type="character" w:styleId="UnresolvedMention">
    <w:name w:val="Unresolved Mention"/>
    <w:basedOn w:val="DefaultParagraphFont"/>
    <w:uiPriority w:val="99"/>
    <w:semiHidden/>
    <w:unhideWhenUsed/>
    <w:rsid w:val="00C137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4834">
      <w:bodyDiv w:val="1"/>
      <w:marLeft w:val="0"/>
      <w:marRight w:val="0"/>
      <w:marTop w:val="0"/>
      <w:marBottom w:val="0"/>
      <w:divBdr>
        <w:top w:val="none" w:sz="0" w:space="0" w:color="auto"/>
        <w:left w:val="none" w:sz="0" w:space="0" w:color="auto"/>
        <w:bottom w:val="none" w:sz="0" w:space="0" w:color="auto"/>
        <w:right w:val="none" w:sz="0" w:space="0" w:color="auto"/>
      </w:divBdr>
    </w:div>
    <w:div w:id="243732145">
      <w:bodyDiv w:val="1"/>
      <w:marLeft w:val="0"/>
      <w:marRight w:val="0"/>
      <w:marTop w:val="0"/>
      <w:marBottom w:val="0"/>
      <w:divBdr>
        <w:top w:val="none" w:sz="0" w:space="0" w:color="auto"/>
        <w:left w:val="none" w:sz="0" w:space="0" w:color="auto"/>
        <w:bottom w:val="none" w:sz="0" w:space="0" w:color="auto"/>
        <w:right w:val="none" w:sz="0" w:space="0" w:color="auto"/>
      </w:divBdr>
      <w:divsChild>
        <w:div w:id="659768138">
          <w:marLeft w:val="0"/>
          <w:marRight w:val="0"/>
          <w:marTop w:val="0"/>
          <w:marBottom w:val="0"/>
          <w:divBdr>
            <w:top w:val="none" w:sz="0" w:space="0" w:color="auto"/>
            <w:left w:val="none" w:sz="0" w:space="0" w:color="auto"/>
            <w:bottom w:val="none" w:sz="0" w:space="0" w:color="auto"/>
            <w:right w:val="none" w:sz="0" w:space="0" w:color="auto"/>
          </w:divBdr>
          <w:divsChild>
            <w:div w:id="1989086814">
              <w:marLeft w:val="0"/>
              <w:marRight w:val="0"/>
              <w:marTop w:val="0"/>
              <w:marBottom w:val="0"/>
              <w:divBdr>
                <w:top w:val="none" w:sz="0" w:space="0" w:color="auto"/>
                <w:left w:val="none" w:sz="0" w:space="0" w:color="auto"/>
                <w:bottom w:val="none" w:sz="0" w:space="0" w:color="auto"/>
                <w:right w:val="none" w:sz="0" w:space="0" w:color="auto"/>
              </w:divBdr>
              <w:divsChild>
                <w:div w:id="1048262559">
                  <w:marLeft w:val="0"/>
                  <w:marRight w:val="0"/>
                  <w:marTop w:val="0"/>
                  <w:marBottom w:val="0"/>
                  <w:divBdr>
                    <w:top w:val="none" w:sz="0" w:space="0" w:color="auto"/>
                    <w:left w:val="none" w:sz="0" w:space="0" w:color="auto"/>
                    <w:bottom w:val="none" w:sz="0" w:space="0" w:color="auto"/>
                    <w:right w:val="none" w:sz="0" w:space="0" w:color="auto"/>
                  </w:divBdr>
                  <w:divsChild>
                    <w:div w:id="1801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95497">
      <w:bodyDiv w:val="1"/>
      <w:marLeft w:val="0"/>
      <w:marRight w:val="0"/>
      <w:marTop w:val="0"/>
      <w:marBottom w:val="0"/>
      <w:divBdr>
        <w:top w:val="none" w:sz="0" w:space="0" w:color="auto"/>
        <w:left w:val="none" w:sz="0" w:space="0" w:color="auto"/>
        <w:bottom w:val="none" w:sz="0" w:space="0" w:color="auto"/>
        <w:right w:val="none" w:sz="0" w:space="0" w:color="auto"/>
      </w:divBdr>
    </w:div>
    <w:div w:id="328949236">
      <w:bodyDiv w:val="1"/>
      <w:marLeft w:val="0"/>
      <w:marRight w:val="0"/>
      <w:marTop w:val="0"/>
      <w:marBottom w:val="0"/>
      <w:divBdr>
        <w:top w:val="none" w:sz="0" w:space="0" w:color="auto"/>
        <w:left w:val="none" w:sz="0" w:space="0" w:color="auto"/>
        <w:bottom w:val="none" w:sz="0" w:space="0" w:color="auto"/>
        <w:right w:val="none" w:sz="0" w:space="0" w:color="auto"/>
      </w:divBdr>
    </w:div>
    <w:div w:id="367413172">
      <w:bodyDiv w:val="1"/>
      <w:marLeft w:val="0"/>
      <w:marRight w:val="0"/>
      <w:marTop w:val="0"/>
      <w:marBottom w:val="0"/>
      <w:divBdr>
        <w:top w:val="none" w:sz="0" w:space="0" w:color="auto"/>
        <w:left w:val="none" w:sz="0" w:space="0" w:color="auto"/>
        <w:bottom w:val="none" w:sz="0" w:space="0" w:color="auto"/>
        <w:right w:val="none" w:sz="0" w:space="0" w:color="auto"/>
      </w:divBdr>
      <w:divsChild>
        <w:div w:id="13121599">
          <w:blockQuote w:val="1"/>
          <w:marLeft w:val="0"/>
          <w:marRight w:val="0"/>
          <w:marTop w:val="0"/>
          <w:marBottom w:val="0"/>
          <w:divBdr>
            <w:top w:val="none" w:sz="0" w:space="0" w:color="auto"/>
            <w:left w:val="none" w:sz="0" w:space="0" w:color="auto"/>
            <w:bottom w:val="single" w:sz="6" w:space="0" w:color="D5D5D3"/>
            <w:right w:val="none" w:sz="0" w:space="0" w:color="auto"/>
          </w:divBdr>
        </w:div>
        <w:div w:id="1286617978">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574170230">
      <w:bodyDiv w:val="1"/>
      <w:marLeft w:val="0"/>
      <w:marRight w:val="0"/>
      <w:marTop w:val="0"/>
      <w:marBottom w:val="0"/>
      <w:divBdr>
        <w:top w:val="none" w:sz="0" w:space="0" w:color="auto"/>
        <w:left w:val="none" w:sz="0" w:space="0" w:color="auto"/>
        <w:bottom w:val="none" w:sz="0" w:space="0" w:color="auto"/>
        <w:right w:val="none" w:sz="0" w:space="0" w:color="auto"/>
      </w:divBdr>
      <w:divsChild>
        <w:div w:id="2122258204">
          <w:marLeft w:val="0"/>
          <w:marRight w:val="0"/>
          <w:marTop w:val="0"/>
          <w:marBottom w:val="0"/>
          <w:divBdr>
            <w:top w:val="none" w:sz="0" w:space="0" w:color="auto"/>
            <w:left w:val="none" w:sz="0" w:space="0" w:color="auto"/>
            <w:bottom w:val="none" w:sz="0" w:space="0" w:color="auto"/>
            <w:right w:val="none" w:sz="0" w:space="0" w:color="auto"/>
          </w:divBdr>
          <w:divsChild>
            <w:div w:id="237516614">
              <w:marLeft w:val="0"/>
              <w:marRight w:val="0"/>
              <w:marTop w:val="0"/>
              <w:marBottom w:val="0"/>
              <w:divBdr>
                <w:top w:val="none" w:sz="0" w:space="0" w:color="auto"/>
                <w:left w:val="none" w:sz="0" w:space="0" w:color="auto"/>
                <w:bottom w:val="none" w:sz="0" w:space="0" w:color="auto"/>
                <w:right w:val="none" w:sz="0" w:space="0" w:color="auto"/>
              </w:divBdr>
              <w:divsChild>
                <w:div w:id="324477428">
                  <w:marLeft w:val="0"/>
                  <w:marRight w:val="0"/>
                  <w:marTop w:val="0"/>
                  <w:marBottom w:val="0"/>
                  <w:divBdr>
                    <w:top w:val="none" w:sz="0" w:space="0" w:color="auto"/>
                    <w:left w:val="none" w:sz="0" w:space="0" w:color="auto"/>
                    <w:bottom w:val="none" w:sz="0" w:space="0" w:color="auto"/>
                    <w:right w:val="none" w:sz="0" w:space="0" w:color="auto"/>
                  </w:divBdr>
                  <w:divsChild>
                    <w:div w:id="1286430494">
                      <w:marLeft w:val="0"/>
                      <w:marRight w:val="0"/>
                      <w:marTop w:val="0"/>
                      <w:marBottom w:val="0"/>
                      <w:divBdr>
                        <w:top w:val="none" w:sz="0" w:space="0" w:color="auto"/>
                        <w:left w:val="none" w:sz="0" w:space="0" w:color="auto"/>
                        <w:bottom w:val="none" w:sz="0" w:space="0" w:color="auto"/>
                        <w:right w:val="none" w:sz="0" w:space="0" w:color="auto"/>
                      </w:divBdr>
                      <w:divsChild>
                        <w:div w:id="1301963773">
                          <w:marLeft w:val="0"/>
                          <w:marRight w:val="0"/>
                          <w:marTop w:val="0"/>
                          <w:marBottom w:val="0"/>
                          <w:divBdr>
                            <w:top w:val="none" w:sz="0" w:space="0" w:color="auto"/>
                            <w:left w:val="none" w:sz="0" w:space="0" w:color="auto"/>
                            <w:bottom w:val="none" w:sz="0" w:space="0" w:color="auto"/>
                            <w:right w:val="none" w:sz="0" w:space="0" w:color="auto"/>
                          </w:divBdr>
                          <w:divsChild>
                            <w:div w:id="316805573">
                              <w:marLeft w:val="0"/>
                              <w:marRight w:val="0"/>
                              <w:marTop w:val="0"/>
                              <w:marBottom w:val="105"/>
                              <w:divBdr>
                                <w:top w:val="none" w:sz="0" w:space="0" w:color="auto"/>
                                <w:left w:val="single" w:sz="24" w:space="23" w:color="97CA41"/>
                                <w:bottom w:val="none" w:sz="0" w:space="0" w:color="auto"/>
                                <w:right w:val="none" w:sz="0" w:space="0" w:color="auto"/>
                              </w:divBdr>
                            </w:div>
                          </w:divsChild>
                        </w:div>
                        <w:div w:id="2110351932">
                          <w:marLeft w:val="0"/>
                          <w:marRight w:val="0"/>
                          <w:marTop w:val="0"/>
                          <w:marBottom w:val="0"/>
                          <w:divBdr>
                            <w:top w:val="none" w:sz="0" w:space="0" w:color="auto"/>
                            <w:left w:val="none" w:sz="0" w:space="0" w:color="auto"/>
                            <w:bottom w:val="none" w:sz="0" w:space="0" w:color="auto"/>
                            <w:right w:val="none" w:sz="0" w:space="0" w:color="auto"/>
                          </w:divBdr>
                          <w:divsChild>
                            <w:div w:id="29760750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635915948">
      <w:bodyDiv w:val="1"/>
      <w:marLeft w:val="0"/>
      <w:marRight w:val="0"/>
      <w:marTop w:val="0"/>
      <w:marBottom w:val="0"/>
      <w:divBdr>
        <w:top w:val="none" w:sz="0" w:space="0" w:color="auto"/>
        <w:left w:val="none" w:sz="0" w:space="0" w:color="auto"/>
        <w:bottom w:val="none" w:sz="0" w:space="0" w:color="auto"/>
        <w:right w:val="none" w:sz="0" w:space="0" w:color="auto"/>
      </w:divBdr>
    </w:div>
    <w:div w:id="756367631">
      <w:bodyDiv w:val="1"/>
      <w:marLeft w:val="0"/>
      <w:marRight w:val="0"/>
      <w:marTop w:val="0"/>
      <w:marBottom w:val="0"/>
      <w:divBdr>
        <w:top w:val="none" w:sz="0" w:space="0" w:color="auto"/>
        <w:left w:val="none" w:sz="0" w:space="0" w:color="auto"/>
        <w:bottom w:val="none" w:sz="0" w:space="0" w:color="auto"/>
        <w:right w:val="none" w:sz="0" w:space="0" w:color="auto"/>
      </w:divBdr>
    </w:div>
    <w:div w:id="858278915">
      <w:bodyDiv w:val="1"/>
      <w:marLeft w:val="0"/>
      <w:marRight w:val="0"/>
      <w:marTop w:val="0"/>
      <w:marBottom w:val="0"/>
      <w:divBdr>
        <w:top w:val="none" w:sz="0" w:space="0" w:color="auto"/>
        <w:left w:val="none" w:sz="0" w:space="0" w:color="auto"/>
        <w:bottom w:val="none" w:sz="0" w:space="0" w:color="auto"/>
        <w:right w:val="none" w:sz="0" w:space="0" w:color="auto"/>
      </w:divBdr>
      <w:divsChild>
        <w:div w:id="542907375">
          <w:marLeft w:val="0"/>
          <w:marRight w:val="0"/>
          <w:marTop w:val="0"/>
          <w:marBottom w:val="0"/>
          <w:divBdr>
            <w:top w:val="none" w:sz="0" w:space="0" w:color="auto"/>
            <w:left w:val="none" w:sz="0" w:space="0" w:color="auto"/>
            <w:bottom w:val="none" w:sz="0" w:space="0" w:color="auto"/>
            <w:right w:val="none" w:sz="0" w:space="0" w:color="auto"/>
          </w:divBdr>
          <w:divsChild>
            <w:div w:id="571161385">
              <w:marLeft w:val="0"/>
              <w:marRight w:val="0"/>
              <w:marTop w:val="0"/>
              <w:marBottom w:val="0"/>
              <w:divBdr>
                <w:top w:val="none" w:sz="0" w:space="0" w:color="auto"/>
                <w:left w:val="none" w:sz="0" w:space="0" w:color="auto"/>
                <w:bottom w:val="none" w:sz="0" w:space="0" w:color="auto"/>
                <w:right w:val="none" w:sz="0" w:space="0" w:color="auto"/>
              </w:divBdr>
              <w:divsChild>
                <w:div w:id="2115202220">
                  <w:marLeft w:val="0"/>
                  <w:marRight w:val="0"/>
                  <w:marTop w:val="0"/>
                  <w:marBottom w:val="0"/>
                  <w:divBdr>
                    <w:top w:val="none" w:sz="0" w:space="0" w:color="auto"/>
                    <w:left w:val="none" w:sz="0" w:space="0" w:color="auto"/>
                    <w:bottom w:val="none" w:sz="0" w:space="0" w:color="auto"/>
                    <w:right w:val="none" w:sz="0" w:space="0" w:color="auto"/>
                  </w:divBdr>
                  <w:divsChild>
                    <w:div w:id="1590580703">
                      <w:marLeft w:val="0"/>
                      <w:marRight w:val="0"/>
                      <w:marTop w:val="0"/>
                      <w:marBottom w:val="0"/>
                      <w:divBdr>
                        <w:top w:val="none" w:sz="0" w:space="0" w:color="auto"/>
                        <w:left w:val="none" w:sz="0" w:space="0" w:color="auto"/>
                        <w:bottom w:val="none" w:sz="0" w:space="0" w:color="auto"/>
                        <w:right w:val="none" w:sz="0" w:space="0" w:color="auto"/>
                      </w:divBdr>
                      <w:divsChild>
                        <w:div w:id="1170370715">
                          <w:marLeft w:val="0"/>
                          <w:marRight w:val="0"/>
                          <w:marTop w:val="0"/>
                          <w:marBottom w:val="0"/>
                          <w:divBdr>
                            <w:top w:val="none" w:sz="0" w:space="0" w:color="auto"/>
                            <w:left w:val="none" w:sz="0" w:space="0" w:color="auto"/>
                            <w:bottom w:val="none" w:sz="0" w:space="0" w:color="auto"/>
                            <w:right w:val="none" w:sz="0" w:space="0" w:color="auto"/>
                          </w:divBdr>
                          <w:divsChild>
                            <w:div w:id="99754155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014573014">
      <w:bodyDiv w:val="1"/>
      <w:marLeft w:val="0"/>
      <w:marRight w:val="0"/>
      <w:marTop w:val="0"/>
      <w:marBottom w:val="0"/>
      <w:divBdr>
        <w:top w:val="none" w:sz="0" w:space="0" w:color="auto"/>
        <w:left w:val="none" w:sz="0" w:space="0" w:color="auto"/>
        <w:bottom w:val="none" w:sz="0" w:space="0" w:color="auto"/>
        <w:right w:val="none" w:sz="0" w:space="0" w:color="auto"/>
      </w:divBdr>
    </w:div>
    <w:div w:id="1174417345">
      <w:bodyDiv w:val="1"/>
      <w:marLeft w:val="0"/>
      <w:marRight w:val="0"/>
      <w:marTop w:val="0"/>
      <w:marBottom w:val="0"/>
      <w:divBdr>
        <w:top w:val="none" w:sz="0" w:space="0" w:color="auto"/>
        <w:left w:val="none" w:sz="0" w:space="0" w:color="auto"/>
        <w:bottom w:val="none" w:sz="0" w:space="0" w:color="auto"/>
        <w:right w:val="none" w:sz="0" w:space="0" w:color="auto"/>
      </w:divBdr>
      <w:divsChild>
        <w:div w:id="57633167">
          <w:blockQuote w:val="1"/>
          <w:marLeft w:val="0"/>
          <w:marRight w:val="0"/>
          <w:marTop w:val="0"/>
          <w:marBottom w:val="0"/>
          <w:divBdr>
            <w:top w:val="none" w:sz="0" w:space="0" w:color="auto"/>
            <w:left w:val="none" w:sz="0" w:space="0" w:color="auto"/>
            <w:bottom w:val="single" w:sz="6" w:space="0" w:color="D5D5D3"/>
            <w:right w:val="none" w:sz="0" w:space="0" w:color="auto"/>
          </w:divBdr>
        </w:div>
        <w:div w:id="170680934">
          <w:blockQuote w:val="1"/>
          <w:marLeft w:val="0"/>
          <w:marRight w:val="0"/>
          <w:marTop w:val="0"/>
          <w:marBottom w:val="0"/>
          <w:divBdr>
            <w:top w:val="none" w:sz="0" w:space="0" w:color="auto"/>
            <w:left w:val="none" w:sz="0" w:space="0" w:color="auto"/>
            <w:bottom w:val="single" w:sz="6" w:space="0" w:color="D5D5D3"/>
            <w:right w:val="none" w:sz="0" w:space="0" w:color="auto"/>
          </w:divBdr>
        </w:div>
        <w:div w:id="864707763">
          <w:blockQuote w:val="1"/>
          <w:marLeft w:val="0"/>
          <w:marRight w:val="0"/>
          <w:marTop w:val="0"/>
          <w:marBottom w:val="0"/>
          <w:divBdr>
            <w:top w:val="none" w:sz="0" w:space="0" w:color="auto"/>
            <w:left w:val="none" w:sz="0" w:space="0" w:color="auto"/>
            <w:bottom w:val="single" w:sz="6" w:space="0" w:color="D5D5D3"/>
            <w:right w:val="none" w:sz="0" w:space="0" w:color="auto"/>
          </w:divBdr>
        </w:div>
        <w:div w:id="1028995462">
          <w:blockQuote w:val="1"/>
          <w:marLeft w:val="0"/>
          <w:marRight w:val="0"/>
          <w:marTop w:val="0"/>
          <w:marBottom w:val="0"/>
          <w:divBdr>
            <w:top w:val="none" w:sz="0" w:space="0" w:color="auto"/>
            <w:left w:val="none" w:sz="0" w:space="0" w:color="auto"/>
            <w:bottom w:val="single" w:sz="6" w:space="0" w:color="D5D5D3"/>
            <w:right w:val="none" w:sz="0" w:space="0" w:color="auto"/>
          </w:divBdr>
        </w:div>
        <w:div w:id="1978802722">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223177279">
      <w:bodyDiv w:val="1"/>
      <w:marLeft w:val="0"/>
      <w:marRight w:val="0"/>
      <w:marTop w:val="0"/>
      <w:marBottom w:val="0"/>
      <w:divBdr>
        <w:top w:val="none" w:sz="0" w:space="0" w:color="auto"/>
        <w:left w:val="none" w:sz="0" w:space="0" w:color="auto"/>
        <w:bottom w:val="none" w:sz="0" w:space="0" w:color="auto"/>
        <w:right w:val="none" w:sz="0" w:space="0" w:color="auto"/>
      </w:divBdr>
      <w:divsChild>
        <w:div w:id="1268001483">
          <w:marLeft w:val="0"/>
          <w:marRight w:val="0"/>
          <w:marTop w:val="0"/>
          <w:marBottom w:val="0"/>
          <w:divBdr>
            <w:top w:val="none" w:sz="0" w:space="0" w:color="auto"/>
            <w:left w:val="none" w:sz="0" w:space="0" w:color="auto"/>
            <w:bottom w:val="none" w:sz="0" w:space="0" w:color="auto"/>
            <w:right w:val="none" w:sz="0" w:space="0" w:color="auto"/>
          </w:divBdr>
          <w:divsChild>
            <w:div w:id="541207433">
              <w:marLeft w:val="0"/>
              <w:marRight w:val="0"/>
              <w:marTop w:val="0"/>
              <w:marBottom w:val="0"/>
              <w:divBdr>
                <w:top w:val="none" w:sz="0" w:space="0" w:color="auto"/>
                <w:left w:val="none" w:sz="0" w:space="0" w:color="auto"/>
                <w:bottom w:val="none" w:sz="0" w:space="0" w:color="auto"/>
                <w:right w:val="none" w:sz="0" w:space="0" w:color="auto"/>
              </w:divBdr>
              <w:divsChild>
                <w:div w:id="198393691">
                  <w:marLeft w:val="0"/>
                  <w:marRight w:val="0"/>
                  <w:marTop w:val="0"/>
                  <w:marBottom w:val="0"/>
                  <w:divBdr>
                    <w:top w:val="none" w:sz="0" w:space="0" w:color="auto"/>
                    <w:left w:val="none" w:sz="0" w:space="0" w:color="auto"/>
                    <w:bottom w:val="none" w:sz="0" w:space="0" w:color="auto"/>
                    <w:right w:val="none" w:sz="0" w:space="0" w:color="auto"/>
                  </w:divBdr>
                  <w:divsChild>
                    <w:div w:id="1686438058">
                      <w:marLeft w:val="0"/>
                      <w:marRight w:val="0"/>
                      <w:marTop w:val="0"/>
                      <w:marBottom w:val="0"/>
                      <w:divBdr>
                        <w:top w:val="none" w:sz="0" w:space="0" w:color="auto"/>
                        <w:left w:val="none" w:sz="0" w:space="0" w:color="auto"/>
                        <w:bottom w:val="none" w:sz="0" w:space="0" w:color="auto"/>
                        <w:right w:val="none" w:sz="0" w:space="0" w:color="auto"/>
                      </w:divBdr>
                      <w:divsChild>
                        <w:div w:id="82075898">
                          <w:marLeft w:val="0"/>
                          <w:marRight w:val="0"/>
                          <w:marTop w:val="0"/>
                          <w:marBottom w:val="0"/>
                          <w:divBdr>
                            <w:top w:val="none" w:sz="0" w:space="0" w:color="auto"/>
                            <w:left w:val="none" w:sz="0" w:space="0" w:color="auto"/>
                            <w:bottom w:val="none" w:sz="0" w:space="0" w:color="auto"/>
                            <w:right w:val="none" w:sz="0" w:space="0" w:color="auto"/>
                          </w:divBdr>
                          <w:divsChild>
                            <w:div w:id="1257783374">
                              <w:marLeft w:val="0"/>
                              <w:marRight w:val="0"/>
                              <w:marTop w:val="0"/>
                              <w:marBottom w:val="105"/>
                              <w:divBdr>
                                <w:top w:val="none" w:sz="0" w:space="0" w:color="auto"/>
                                <w:left w:val="single" w:sz="24" w:space="23" w:color="97CA41"/>
                                <w:bottom w:val="none" w:sz="0" w:space="0" w:color="auto"/>
                                <w:right w:val="none" w:sz="0" w:space="0" w:color="auto"/>
                              </w:divBdr>
                            </w:div>
                          </w:divsChild>
                        </w:div>
                        <w:div w:id="1029598875">
                          <w:marLeft w:val="0"/>
                          <w:marRight w:val="0"/>
                          <w:marTop w:val="0"/>
                          <w:marBottom w:val="0"/>
                          <w:divBdr>
                            <w:top w:val="none" w:sz="0" w:space="0" w:color="auto"/>
                            <w:left w:val="none" w:sz="0" w:space="0" w:color="auto"/>
                            <w:bottom w:val="none" w:sz="0" w:space="0" w:color="auto"/>
                            <w:right w:val="none" w:sz="0" w:space="0" w:color="auto"/>
                          </w:divBdr>
                          <w:divsChild>
                            <w:div w:id="2084789006">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675565945">
      <w:bodyDiv w:val="1"/>
      <w:marLeft w:val="0"/>
      <w:marRight w:val="0"/>
      <w:marTop w:val="0"/>
      <w:marBottom w:val="0"/>
      <w:divBdr>
        <w:top w:val="none" w:sz="0" w:space="0" w:color="auto"/>
        <w:left w:val="none" w:sz="0" w:space="0" w:color="auto"/>
        <w:bottom w:val="none" w:sz="0" w:space="0" w:color="auto"/>
        <w:right w:val="none" w:sz="0" w:space="0" w:color="auto"/>
      </w:divBdr>
      <w:divsChild>
        <w:div w:id="578907893">
          <w:blockQuote w:val="1"/>
          <w:marLeft w:val="0"/>
          <w:marRight w:val="0"/>
          <w:marTop w:val="0"/>
          <w:marBottom w:val="0"/>
          <w:divBdr>
            <w:top w:val="none" w:sz="0" w:space="0" w:color="auto"/>
            <w:left w:val="none" w:sz="0" w:space="0" w:color="auto"/>
            <w:bottom w:val="single" w:sz="6" w:space="0" w:color="D5D5D3"/>
            <w:right w:val="none" w:sz="0" w:space="0" w:color="auto"/>
          </w:divBdr>
        </w:div>
        <w:div w:id="620765514">
          <w:blockQuote w:val="1"/>
          <w:marLeft w:val="0"/>
          <w:marRight w:val="0"/>
          <w:marTop w:val="0"/>
          <w:marBottom w:val="0"/>
          <w:divBdr>
            <w:top w:val="none" w:sz="0" w:space="0" w:color="auto"/>
            <w:left w:val="none" w:sz="0" w:space="0" w:color="auto"/>
            <w:bottom w:val="single" w:sz="6" w:space="0" w:color="D5D5D3"/>
            <w:right w:val="none" w:sz="0" w:space="0" w:color="auto"/>
          </w:divBdr>
        </w:div>
        <w:div w:id="822355096">
          <w:blockQuote w:val="1"/>
          <w:marLeft w:val="0"/>
          <w:marRight w:val="0"/>
          <w:marTop w:val="0"/>
          <w:marBottom w:val="0"/>
          <w:divBdr>
            <w:top w:val="none" w:sz="0" w:space="0" w:color="auto"/>
            <w:left w:val="none" w:sz="0" w:space="0" w:color="auto"/>
            <w:bottom w:val="single" w:sz="6" w:space="0" w:color="D5D5D3"/>
            <w:right w:val="none" w:sz="0" w:space="0" w:color="auto"/>
          </w:divBdr>
        </w:div>
        <w:div w:id="1265696929">
          <w:blockQuote w:val="1"/>
          <w:marLeft w:val="0"/>
          <w:marRight w:val="0"/>
          <w:marTop w:val="0"/>
          <w:marBottom w:val="0"/>
          <w:divBdr>
            <w:top w:val="none" w:sz="0" w:space="0" w:color="auto"/>
            <w:left w:val="none" w:sz="0" w:space="0" w:color="auto"/>
            <w:bottom w:val="single" w:sz="6" w:space="0" w:color="D5D5D3"/>
            <w:right w:val="none" w:sz="0" w:space="0" w:color="auto"/>
          </w:divBdr>
        </w:div>
        <w:div w:id="1523400880">
          <w:blockQuote w:val="1"/>
          <w:marLeft w:val="0"/>
          <w:marRight w:val="0"/>
          <w:marTop w:val="0"/>
          <w:marBottom w:val="0"/>
          <w:divBdr>
            <w:top w:val="none" w:sz="0" w:space="0" w:color="auto"/>
            <w:left w:val="none" w:sz="0" w:space="0" w:color="auto"/>
            <w:bottom w:val="single" w:sz="6" w:space="0" w:color="D5D5D3"/>
            <w:right w:val="none" w:sz="0" w:space="0" w:color="auto"/>
          </w:divBdr>
        </w:div>
        <w:div w:id="1712605273">
          <w:blockQuote w:val="1"/>
          <w:marLeft w:val="0"/>
          <w:marRight w:val="0"/>
          <w:marTop w:val="0"/>
          <w:marBottom w:val="0"/>
          <w:divBdr>
            <w:top w:val="none" w:sz="0" w:space="0" w:color="auto"/>
            <w:left w:val="none" w:sz="0" w:space="0" w:color="auto"/>
            <w:bottom w:val="single" w:sz="6" w:space="0" w:color="D5D5D3"/>
            <w:right w:val="none" w:sz="0" w:space="0" w:color="auto"/>
          </w:divBdr>
        </w:div>
        <w:div w:id="1718890486">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707683280">
      <w:bodyDiv w:val="1"/>
      <w:marLeft w:val="0"/>
      <w:marRight w:val="0"/>
      <w:marTop w:val="0"/>
      <w:marBottom w:val="0"/>
      <w:divBdr>
        <w:top w:val="none" w:sz="0" w:space="0" w:color="auto"/>
        <w:left w:val="none" w:sz="0" w:space="0" w:color="auto"/>
        <w:bottom w:val="none" w:sz="0" w:space="0" w:color="auto"/>
        <w:right w:val="none" w:sz="0" w:space="0" w:color="auto"/>
      </w:divBdr>
      <w:divsChild>
        <w:div w:id="1250390527">
          <w:marLeft w:val="0"/>
          <w:marRight w:val="0"/>
          <w:marTop w:val="0"/>
          <w:marBottom w:val="0"/>
          <w:divBdr>
            <w:top w:val="none" w:sz="0" w:space="0" w:color="auto"/>
            <w:left w:val="none" w:sz="0" w:space="0" w:color="auto"/>
            <w:bottom w:val="none" w:sz="0" w:space="0" w:color="auto"/>
            <w:right w:val="none" w:sz="0" w:space="0" w:color="auto"/>
          </w:divBdr>
          <w:divsChild>
            <w:div w:id="423382260">
              <w:marLeft w:val="0"/>
              <w:marRight w:val="0"/>
              <w:marTop w:val="0"/>
              <w:marBottom w:val="0"/>
              <w:divBdr>
                <w:top w:val="none" w:sz="0" w:space="0" w:color="auto"/>
                <w:left w:val="none" w:sz="0" w:space="0" w:color="auto"/>
                <w:bottom w:val="none" w:sz="0" w:space="0" w:color="auto"/>
                <w:right w:val="none" w:sz="0" w:space="0" w:color="auto"/>
              </w:divBdr>
              <w:divsChild>
                <w:div w:id="178011224">
                  <w:marLeft w:val="0"/>
                  <w:marRight w:val="0"/>
                  <w:marTop w:val="0"/>
                  <w:marBottom w:val="0"/>
                  <w:divBdr>
                    <w:top w:val="none" w:sz="0" w:space="0" w:color="auto"/>
                    <w:left w:val="none" w:sz="0" w:space="0" w:color="auto"/>
                    <w:bottom w:val="none" w:sz="0" w:space="0" w:color="auto"/>
                    <w:right w:val="none" w:sz="0" w:space="0" w:color="auto"/>
                  </w:divBdr>
                  <w:divsChild>
                    <w:div w:id="12790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azure.microsoft.com/en-us/documentation/articles/vpn-gateway-vnet-vnet-rm-p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1D6E4C1B7616A418AB8216FE598AE35" ma:contentTypeVersion="1" ma:contentTypeDescription="Create a new document." ma:contentTypeScope="" ma:versionID="530a5e2bef1933d326790c39009d2e32">
  <xsd:schema xmlns:xsd="http://www.w3.org/2001/XMLSchema" xmlns:xs="http://www.w3.org/2001/XMLSchema" xmlns:p="http://schemas.microsoft.com/office/2006/metadata/properties" xmlns:ns3="c0d6e9e0-7e16-4854-873a-3c54c9582bf5" targetNamespace="http://schemas.microsoft.com/office/2006/metadata/properties" ma:root="true" ma:fieldsID="7f267597951e99807106d015c0af8697" ns3:_="">
    <xsd:import namespace="c0d6e9e0-7e16-4854-873a-3c54c9582bf5"/>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d6e9e0-7e16-4854-873a-3c54c9582bf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C9FCC-E697-405C-9D38-11E8FCE83984}">
  <ds:schemaRefs>
    <ds:schemaRef ds:uri="http://schemas.microsoft.com/sharepoint/v3/contenttype/forms"/>
  </ds:schemaRefs>
</ds:datastoreItem>
</file>

<file path=customXml/itemProps2.xml><?xml version="1.0" encoding="utf-8"?>
<ds:datastoreItem xmlns:ds="http://schemas.openxmlformats.org/officeDocument/2006/customXml" ds:itemID="{52FCA497-BE80-402E-8B0A-FE8B9467DE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d6e9e0-7e16-4854-873a-3c54c9582b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BFF459-4C2A-450C-A6A4-ED4B7E3288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C26117-15C1-47BB-83C2-452C13C1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Pages>
  <Words>2977</Words>
  <Characters>16969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Tim.Omta@microsoft.com</dc:creator>
  <cp:keywords/>
  <dc:description/>
  <cp:lastModifiedBy>Beth Quinlan</cp:lastModifiedBy>
  <cp:revision>175</cp:revision>
  <dcterms:created xsi:type="dcterms:W3CDTF">2016-01-24T19:27:00Z</dcterms:created>
  <dcterms:modified xsi:type="dcterms:W3CDTF">2018-04-11T18:21:00Z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0x01010001D6E4C1B7616A418AB8216FE598AE35</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shpillay@microsoft.com</vt:lpwstr>
  </property>
  <property fmtid="{D5CDD505-2E9C-101B-9397-08002B2CF9AE}" pid="6" name="MSIP_Label_f42aa342-8706-4288-bd11-ebb85995028c_SetDate">
    <vt:lpwstr>2017-11-02T11:51:25.8362883Z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